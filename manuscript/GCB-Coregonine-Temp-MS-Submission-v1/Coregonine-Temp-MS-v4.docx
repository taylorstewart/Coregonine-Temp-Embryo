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5660EC" w:rsidRPr="00155F65" w:rsidRDefault="00FB0BCD" w:rsidP="00373022">
      <w:pPr>
        <w:spacing w:line="480" w:lineRule="auto"/>
      </w:pPr>
      <w:r w:rsidRPr="00155F65">
        <w:t>Influence of warming temperatures on coregonine embryogenesis within and among species</w:t>
      </w:r>
    </w:p>
    <w:p w14:paraId="00000002" w14:textId="77777777" w:rsidR="005660EC" w:rsidRPr="00155F65" w:rsidRDefault="005660EC" w:rsidP="00373022">
      <w:pPr>
        <w:spacing w:line="480" w:lineRule="auto"/>
      </w:pPr>
    </w:p>
    <w:p w14:paraId="00000003" w14:textId="77777777" w:rsidR="005660EC" w:rsidRPr="00155F65" w:rsidRDefault="00FB0BCD" w:rsidP="00373022">
      <w:pPr>
        <w:spacing w:line="480" w:lineRule="auto"/>
      </w:pPr>
      <w:r w:rsidRPr="00155F65">
        <w:t>Taylor R. Stewart</w:t>
      </w:r>
      <w:r w:rsidRPr="00155F65">
        <w:rPr>
          <w:vertAlign w:val="superscript"/>
        </w:rPr>
        <w:t>1,5</w:t>
      </w:r>
      <w:r w:rsidRPr="00155F65">
        <w:t>, Mikko Mäkinen</w:t>
      </w:r>
      <w:r w:rsidRPr="00155F65">
        <w:rPr>
          <w:vertAlign w:val="superscript"/>
        </w:rPr>
        <w:t>2</w:t>
      </w:r>
      <w:r w:rsidRPr="00155F65">
        <w:t>, Chloé Goulon</w:t>
      </w:r>
      <w:r w:rsidRPr="00155F65">
        <w:rPr>
          <w:vertAlign w:val="superscript"/>
        </w:rPr>
        <w:t>3</w:t>
      </w:r>
      <w:r w:rsidRPr="00155F65">
        <w:t>, Jean Guillard</w:t>
      </w:r>
      <w:r w:rsidRPr="00155F65">
        <w:rPr>
          <w:vertAlign w:val="superscript"/>
        </w:rPr>
        <w:t>3</w:t>
      </w:r>
      <w:r w:rsidRPr="00155F65">
        <w:t>, Timo J. Marjomäki</w:t>
      </w:r>
      <w:r w:rsidRPr="00155F65">
        <w:rPr>
          <w:vertAlign w:val="superscript"/>
        </w:rPr>
        <w:t>2</w:t>
      </w:r>
      <w:r w:rsidRPr="00155F65">
        <w:t>, Emilien Lasne</w:t>
      </w:r>
      <w:r w:rsidRPr="00155F65">
        <w:rPr>
          <w:vertAlign w:val="superscript"/>
        </w:rPr>
        <w:t>4</w:t>
      </w:r>
      <w:r w:rsidRPr="00155F65">
        <w:t>, Juha Karjalainen</w:t>
      </w:r>
      <w:r w:rsidRPr="00155F65">
        <w:rPr>
          <w:vertAlign w:val="superscript"/>
        </w:rPr>
        <w:t>2</w:t>
      </w:r>
      <w:r w:rsidRPr="00155F65">
        <w:t>, and Jason D. Stockwell</w:t>
      </w:r>
      <w:r w:rsidRPr="00155F65">
        <w:rPr>
          <w:vertAlign w:val="superscript"/>
        </w:rPr>
        <w:t>5</w:t>
      </w:r>
    </w:p>
    <w:p w14:paraId="00000004" w14:textId="77777777" w:rsidR="005660EC" w:rsidRPr="00155F65" w:rsidRDefault="005660EC" w:rsidP="00373022">
      <w:pPr>
        <w:spacing w:line="480" w:lineRule="auto"/>
      </w:pPr>
    </w:p>
    <w:p w14:paraId="00000005" w14:textId="5AA1BEDA" w:rsidR="005660EC" w:rsidRPr="00155F65" w:rsidRDefault="00FB0BCD" w:rsidP="00373022">
      <w:pPr>
        <w:spacing w:line="480" w:lineRule="auto"/>
      </w:pPr>
      <w:r w:rsidRPr="00155F65">
        <w:rPr>
          <w:vertAlign w:val="superscript"/>
        </w:rPr>
        <w:t>1</w:t>
      </w:r>
      <w:r w:rsidRPr="00155F65">
        <w:t xml:space="preserve">Department of Biology, University of Vermont, Burlington, </w:t>
      </w:r>
      <w:r w:rsidR="00E751B6" w:rsidRPr="00155F65">
        <w:t>VT</w:t>
      </w:r>
      <w:r w:rsidRPr="00155F65">
        <w:t>, USA</w:t>
      </w:r>
    </w:p>
    <w:p w14:paraId="00000006" w14:textId="77777777" w:rsidR="005660EC" w:rsidRPr="00155F65" w:rsidRDefault="00FB0BCD" w:rsidP="00373022">
      <w:pPr>
        <w:spacing w:line="480" w:lineRule="auto"/>
      </w:pPr>
      <w:r w:rsidRPr="00155F65">
        <w:rPr>
          <w:vertAlign w:val="superscript"/>
        </w:rPr>
        <w:t>2</w:t>
      </w:r>
      <w:r w:rsidRPr="00155F65">
        <w:t>University of Jyväskylä, Jyväskylä, Finland</w:t>
      </w:r>
    </w:p>
    <w:p w14:paraId="00000007" w14:textId="77777777" w:rsidR="005660EC" w:rsidRPr="00155F65" w:rsidRDefault="00FB0BCD" w:rsidP="00373022">
      <w:pPr>
        <w:spacing w:line="480" w:lineRule="auto"/>
      </w:pPr>
      <w:r w:rsidRPr="00155F65">
        <w:rPr>
          <w:vertAlign w:val="superscript"/>
        </w:rPr>
        <w:t>3</w:t>
      </w:r>
      <w:r w:rsidRPr="00155F65">
        <w:t>University Savoie Mont Blanc, INRAE, CARRTEL, Thonon-les-Bains, France</w:t>
      </w:r>
    </w:p>
    <w:p w14:paraId="00000008" w14:textId="77777777" w:rsidR="005660EC" w:rsidRPr="00155F65" w:rsidRDefault="00FB0BCD" w:rsidP="00373022">
      <w:pPr>
        <w:spacing w:line="480" w:lineRule="auto"/>
      </w:pPr>
      <w:r w:rsidRPr="00155F65">
        <w:rPr>
          <w:vertAlign w:val="superscript"/>
        </w:rPr>
        <w:t>4</w:t>
      </w:r>
      <w:r w:rsidRPr="00155F65">
        <w:t>UMR ESE Agrocampus Ouest-INRAE, Rennes, France</w:t>
      </w:r>
    </w:p>
    <w:p w14:paraId="00000009" w14:textId="4D70F67A" w:rsidR="005660EC" w:rsidRPr="00155F65" w:rsidRDefault="00FB0BCD" w:rsidP="00373022">
      <w:pPr>
        <w:spacing w:line="480" w:lineRule="auto"/>
      </w:pPr>
      <w:r w:rsidRPr="00155F65">
        <w:rPr>
          <w:vertAlign w:val="superscript"/>
        </w:rPr>
        <w:t>5</w:t>
      </w:r>
      <w:r w:rsidRPr="00155F65">
        <w:t xml:space="preserve">Rubenstein Ecosystem Science Laboratory, University of Vermont, Burlington, </w:t>
      </w:r>
      <w:r w:rsidR="00E751B6" w:rsidRPr="00155F65">
        <w:t>VT</w:t>
      </w:r>
      <w:r w:rsidRPr="00155F65">
        <w:t>, USA</w:t>
      </w:r>
    </w:p>
    <w:p w14:paraId="0000000A" w14:textId="40ECA57E" w:rsidR="005660EC" w:rsidRPr="00155F65" w:rsidRDefault="005660EC" w:rsidP="00373022">
      <w:pPr>
        <w:spacing w:line="480" w:lineRule="auto"/>
      </w:pPr>
    </w:p>
    <w:p w14:paraId="3FD9500E" w14:textId="27807138" w:rsidR="00E751B6" w:rsidRPr="00155F65" w:rsidRDefault="00E751B6" w:rsidP="00373022">
      <w:pPr>
        <w:spacing w:line="480" w:lineRule="auto"/>
      </w:pPr>
      <w:r w:rsidRPr="00155F65">
        <w:t>Correspondence: Taylor R. Stewart, Department of Biology, Rubenstein Ecosystem Science Laboratory, University of Vermont, 3 College St, Burlington, VT 05401, USA. Email: taylor.stewart@uvm.edu</w:t>
      </w:r>
    </w:p>
    <w:p w14:paraId="7672C6B8" w14:textId="77777777" w:rsidR="00E751B6" w:rsidRPr="00155F65" w:rsidRDefault="00E751B6" w:rsidP="00373022">
      <w:pPr>
        <w:spacing w:line="480" w:lineRule="auto"/>
      </w:pPr>
    </w:p>
    <w:p w14:paraId="6B2C8A22" w14:textId="4D3E3E53" w:rsidR="006B600D" w:rsidRPr="00155F65" w:rsidRDefault="00FB0BCD" w:rsidP="00F755AB">
      <w:pPr>
        <w:pStyle w:val="Heading1"/>
        <w:spacing w:before="0" w:after="0" w:line="480" w:lineRule="auto"/>
        <w:rPr>
          <w:rFonts w:ascii="Times New Roman" w:eastAsia="Times New Roman" w:hAnsi="Times New Roman" w:cs="Times New Roman"/>
          <w:sz w:val="24"/>
          <w:szCs w:val="24"/>
        </w:rPr>
      </w:pPr>
      <w:bookmarkStart w:id="0" w:name="_heading=h.ec6fwbo7yubr" w:colFirst="0" w:colLast="0"/>
      <w:bookmarkEnd w:id="0"/>
      <w:r w:rsidRPr="00155F65">
        <w:rPr>
          <w:rFonts w:ascii="Times New Roman" w:eastAsia="Times New Roman" w:hAnsi="Times New Roman" w:cs="Times New Roman"/>
          <w:sz w:val="24"/>
          <w:szCs w:val="24"/>
        </w:rPr>
        <w:t>ABSTRACT</w:t>
      </w:r>
      <w:r w:rsidR="0034274C" w:rsidRPr="00155F65">
        <w:rPr>
          <w:rFonts w:ascii="Times New Roman" w:eastAsia="Times New Roman" w:hAnsi="Times New Roman" w:cs="Times New Roman"/>
          <w:sz w:val="24"/>
          <w:szCs w:val="24"/>
        </w:rPr>
        <w:t xml:space="preserve"> (limit 300 words)</w:t>
      </w:r>
      <w:r w:rsidRPr="00155F65">
        <w:rPr>
          <w:rFonts w:ascii="Times New Roman" w:eastAsia="Times New Roman" w:hAnsi="Times New Roman" w:cs="Times New Roman"/>
          <w:sz w:val="24"/>
          <w:szCs w:val="24"/>
        </w:rPr>
        <w:t>:</w:t>
      </w:r>
    </w:p>
    <w:p w14:paraId="367CCC8E" w14:textId="52A78866" w:rsidR="001D0859" w:rsidRPr="00155F65" w:rsidRDefault="004A26C3" w:rsidP="00E54605">
      <w:pPr>
        <w:spacing w:line="480" w:lineRule="auto"/>
      </w:pPr>
      <w:r>
        <w:t>T</w:t>
      </w:r>
      <w:r w:rsidR="004069A0" w:rsidRPr="00155F65">
        <w:t xml:space="preserve">he greatest response </w:t>
      </w:r>
      <w:r>
        <w:t xml:space="preserve">of lakes </w:t>
      </w:r>
      <w:r w:rsidR="004069A0" w:rsidRPr="00155F65">
        <w:t xml:space="preserve">to climate change has been the unprecedented rise of water temperatures on a global scale. The responses </w:t>
      </w:r>
      <w:r w:rsidR="00C31D54" w:rsidRPr="00155F65">
        <w:t xml:space="preserve">of many lake fishes </w:t>
      </w:r>
      <w:r w:rsidR="005A2B23" w:rsidRPr="00155F65">
        <w:t>to</w:t>
      </w:r>
      <w:r w:rsidR="004069A0" w:rsidRPr="00155F65">
        <w:t xml:space="preserve"> warming water temperatures are projected to be inadequate to counter the speed and magnitude of climate change, leaving some species vulnerable to decline and extinction. We experimentally </w:t>
      </w:r>
      <w:r w:rsidR="0033070D">
        <w:t xml:space="preserve">evaluated the responses of embryos </w:t>
      </w:r>
      <w:r w:rsidR="00DA5381">
        <w:t>from</w:t>
      </w:r>
      <w:r w:rsidR="00423EC2">
        <w:t xml:space="preserve"> a group </w:t>
      </w:r>
      <w:r w:rsidR="004069A0" w:rsidRPr="00155F65">
        <w:t>of cold, stenothermic fishes (Salmonidae Coregoninae)</w:t>
      </w:r>
      <w:r w:rsidR="00423EC2">
        <w:t xml:space="preserve"> –</w:t>
      </w:r>
      <w:r w:rsidR="004069A0" w:rsidRPr="00155F65">
        <w:t xml:space="preserve"> within conspecifics across lake systems, between congeners within the same lake system, and among congeners across all lake systems</w:t>
      </w:r>
      <w:r w:rsidR="00423EC2">
        <w:t xml:space="preserve"> – </w:t>
      </w:r>
      <w:r w:rsidR="004069A0" w:rsidRPr="00155F65">
        <w:t xml:space="preserve"> to a thermal gradient using an incubation method that </w:t>
      </w:r>
      <w:r w:rsidR="004069A0" w:rsidRPr="00155F65">
        <w:lastRenderedPageBreak/>
        <w:t>enable</w:t>
      </w:r>
      <w:r w:rsidR="00423EC2">
        <w:t>d</w:t>
      </w:r>
      <w:r w:rsidR="004069A0" w:rsidRPr="00155F65">
        <w:t xml:space="preserve"> global comparisons. Study groups included cisco (</w:t>
      </w:r>
      <w:r w:rsidR="004069A0" w:rsidRPr="00155F65">
        <w:rPr>
          <w:i/>
          <w:iCs/>
        </w:rPr>
        <w:t>Coregonus artedi</w:t>
      </w:r>
      <w:r w:rsidR="004069A0" w:rsidRPr="00155F65">
        <w:t xml:space="preserve">) in </w:t>
      </w:r>
      <w:r w:rsidR="00423EC2">
        <w:t>l</w:t>
      </w:r>
      <w:r w:rsidR="004069A0" w:rsidRPr="00155F65">
        <w:t>ake</w:t>
      </w:r>
      <w:r w:rsidR="00423EC2">
        <w:t>s</w:t>
      </w:r>
      <w:r w:rsidR="004069A0" w:rsidRPr="00155F65">
        <w:t xml:space="preserve"> Superior and Ontario</w:t>
      </w:r>
      <w:r w:rsidR="00423EC2">
        <w:t xml:space="preserve"> (USA)</w:t>
      </w:r>
      <w:r w:rsidR="004069A0" w:rsidRPr="00155F65">
        <w:t>, and vendace (</w:t>
      </w:r>
      <w:r w:rsidR="004069A0" w:rsidRPr="00155F65">
        <w:rPr>
          <w:i/>
          <w:iCs/>
        </w:rPr>
        <w:t>C. albula</w:t>
      </w:r>
      <w:r w:rsidR="004069A0" w:rsidRPr="00155F65">
        <w:t>) and European whitefish (</w:t>
      </w:r>
      <w:r w:rsidR="004069A0" w:rsidRPr="00155F65">
        <w:rPr>
          <w:i/>
          <w:iCs/>
        </w:rPr>
        <w:t>C. lavaretus</w:t>
      </w:r>
      <w:r w:rsidR="004069A0" w:rsidRPr="00155F65">
        <w:t>) in Lake Southern Konnevesi</w:t>
      </w:r>
      <w:r w:rsidR="00423EC2">
        <w:t xml:space="preserve"> (Finland)</w:t>
      </w:r>
      <w:r w:rsidR="004069A0" w:rsidRPr="00155F65">
        <w:t xml:space="preserve">. </w:t>
      </w:r>
      <w:r w:rsidR="00423EC2">
        <w:t xml:space="preserve">All species spawn in the fall and their embryos incubate over winter before hatching in spring. </w:t>
      </w:r>
      <w:r w:rsidR="004069A0" w:rsidRPr="00155F65">
        <w:t>Embryos were incubated at water temperatures of 2.0, 4.5, 7.0, and 9.0°C</w:t>
      </w:r>
      <w:r w:rsidR="00423EC2">
        <w:t>,</w:t>
      </w:r>
      <w:r w:rsidR="004069A0" w:rsidRPr="00155F65">
        <w:t xml:space="preserve"> and the responses to </w:t>
      </w:r>
      <w:r w:rsidR="00423EC2">
        <w:t>the</w:t>
      </w:r>
      <w:r w:rsidR="00423EC2" w:rsidRPr="00155F65">
        <w:t xml:space="preserve"> </w:t>
      </w:r>
      <w:r w:rsidR="004069A0" w:rsidRPr="00155F65">
        <w:t xml:space="preserve">incubation temperatures </w:t>
      </w:r>
      <w:r w:rsidR="00423EC2">
        <w:t xml:space="preserve">were </w:t>
      </w:r>
      <w:r w:rsidR="004069A0" w:rsidRPr="00155F65">
        <w:t>quantified for life-history (</w:t>
      </w:r>
      <w:r w:rsidR="004069A0" w:rsidRPr="00155F65">
        <w:rPr>
          <w:i/>
          <w:iCs/>
        </w:rPr>
        <w:t>i.e.,</w:t>
      </w:r>
      <w:r w:rsidR="004069A0" w:rsidRPr="00155F65">
        <w:t xml:space="preserve"> embryo survival and incubation period) and morphological traits (</w:t>
      </w:r>
      <w:r w:rsidR="004069A0" w:rsidRPr="00155F65">
        <w:rPr>
          <w:i/>
          <w:iCs/>
        </w:rPr>
        <w:t>i.e.,</w:t>
      </w:r>
      <w:r w:rsidR="004069A0" w:rsidRPr="00155F65">
        <w:t xml:space="preserve"> length-at-hatch and yolk-sac volume). </w:t>
      </w:r>
      <w:r w:rsidR="00423EC2">
        <w:t>We found</w:t>
      </w:r>
      <w:r w:rsidR="004069A0" w:rsidRPr="00155F65">
        <w:t xml:space="preserve"> contrasting reaction norms to temperature </w:t>
      </w:r>
      <w:r w:rsidR="00DF5CFF">
        <w:t>in embryo survival</w:t>
      </w:r>
      <w:r w:rsidR="00E54605">
        <w:t xml:space="preserve"> and</w:t>
      </w:r>
      <w:r w:rsidR="00DF5CFF">
        <w:t xml:space="preserve"> similar </w:t>
      </w:r>
      <w:r w:rsidR="00E54605" w:rsidRPr="00155F65">
        <w:t xml:space="preserve">reaction norms </w:t>
      </w:r>
      <w:r w:rsidR="00DF5CFF">
        <w:t>to temperature for incubation period, length-at-hatch</w:t>
      </w:r>
      <w:r w:rsidR="00E54605">
        <w:t>,</w:t>
      </w:r>
      <w:r w:rsidR="00DF5CFF" w:rsidRPr="00DF5CFF">
        <w:t xml:space="preserve"> and </w:t>
      </w:r>
      <w:r w:rsidR="00DF5CFF">
        <w:t>yolk-sac volume</w:t>
      </w:r>
      <w:r w:rsidR="004069A0" w:rsidRPr="00155F65">
        <w:t xml:space="preserve"> in conspecific and congeneric coregonines. Differential levels of parental effects were found within and among study groups and traits</w:t>
      </w:r>
      <w:r w:rsidR="00E54605">
        <w:t xml:space="preserve"> suggesting population biodiversity</w:t>
      </w:r>
      <w:r w:rsidR="00E54605" w:rsidRPr="00E54605">
        <w:t xml:space="preserve"> </w:t>
      </w:r>
      <w:r w:rsidR="00E54605">
        <w:t>may</w:t>
      </w:r>
      <w:r w:rsidR="00E54605" w:rsidRPr="00E54605">
        <w:t xml:space="preserve"> provide more flexibility for</w:t>
      </w:r>
      <w:r w:rsidR="00E54605">
        <w:t xml:space="preserve"> </w:t>
      </w:r>
      <w:r w:rsidR="00E54605" w:rsidRPr="00E54605">
        <w:t>population</w:t>
      </w:r>
      <w:r w:rsidR="00E54605">
        <w:t>s</w:t>
      </w:r>
      <w:r w:rsidR="00E54605" w:rsidRPr="00E54605">
        <w:t xml:space="preserve"> to cope with changing inter-annual environmental conditions</w:t>
      </w:r>
      <w:r w:rsidR="004069A0" w:rsidRPr="00155F65">
        <w:t xml:space="preserve">. </w:t>
      </w:r>
      <w:r w:rsidR="008B5319">
        <w:t>O</w:t>
      </w:r>
      <w:r w:rsidR="008B5319" w:rsidRPr="008B5319">
        <w:t xml:space="preserve">ur results suggest a wide range of </w:t>
      </w:r>
      <w:r w:rsidR="0089177D">
        <w:t xml:space="preserve">embryo </w:t>
      </w:r>
      <w:r w:rsidR="008B5319" w:rsidRPr="008B5319">
        <w:t>responses are possibl</w:t>
      </w:r>
      <w:r w:rsidR="008B5319">
        <w:t xml:space="preserve">e </w:t>
      </w:r>
      <w:r w:rsidR="008B5319" w:rsidRPr="008B5319">
        <w:t>to climate change</w:t>
      </w:r>
      <w:r w:rsidR="008B5319">
        <w:t xml:space="preserve"> based on </w:t>
      </w:r>
      <w:r w:rsidR="008B5319" w:rsidRPr="00155F65">
        <w:t xml:space="preserve">how </w:t>
      </w:r>
      <w:r w:rsidR="00BE78C1">
        <w:t>study groups</w:t>
      </w:r>
      <w:r w:rsidR="008B5319" w:rsidRPr="00155F65">
        <w:t xml:space="preserve"> </w:t>
      </w:r>
      <w:r w:rsidR="008B5319">
        <w:t>responded</w:t>
      </w:r>
      <w:r w:rsidR="008B5319" w:rsidRPr="00155F65">
        <w:t xml:space="preserve"> to </w:t>
      </w:r>
      <w:r w:rsidR="0068701A">
        <w:t>warming incubation temperatures</w:t>
      </w:r>
      <w:r w:rsidR="008B5319">
        <w:t>.</w:t>
      </w:r>
    </w:p>
    <w:p w14:paraId="42479028" w14:textId="77777777" w:rsidR="001D0859" w:rsidRPr="00155F65" w:rsidRDefault="001D0859" w:rsidP="00373022">
      <w:pPr>
        <w:spacing w:line="480" w:lineRule="auto"/>
      </w:pPr>
    </w:p>
    <w:p w14:paraId="77A22F4A" w14:textId="5EB022A1" w:rsidR="00373022" w:rsidRPr="00155F65" w:rsidRDefault="001D0859" w:rsidP="00373022">
      <w:pPr>
        <w:spacing w:line="480" w:lineRule="auto"/>
      </w:pPr>
      <w:r w:rsidRPr="00155F65">
        <w:t xml:space="preserve">Keywords (6-10): climate change, cisco, European whitefish, vendace, embryo incubation, water temperature, thermal habitat, plasticity, reaction norm, </w:t>
      </w:r>
      <w:r w:rsidRPr="00155F65">
        <w:rPr>
          <w:color w:val="000000"/>
        </w:rPr>
        <w:t>parental effect</w:t>
      </w:r>
      <w:r w:rsidR="00373022" w:rsidRPr="00155F65">
        <w:br w:type="page"/>
      </w:r>
    </w:p>
    <w:p w14:paraId="0000000E" w14:textId="77777777" w:rsidR="005660EC" w:rsidRPr="00155F65" w:rsidRDefault="00FB0BCD" w:rsidP="00F755AB">
      <w:pPr>
        <w:pStyle w:val="Heading1"/>
        <w:spacing w:before="0" w:after="0" w:line="480" w:lineRule="auto"/>
        <w:rPr>
          <w:rFonts w:ascii="Times New Roman" w:eastAsia="Times New Roman" w:hAnsi="Times New Roman" w:cs="Times New Roman"/>
          <w:sz w:val="24"/>
          <w:szCs w:val="24"/>
        </w:rPr>
      </w:pPr>
      <w:bookmarkStart w:id="1" w:name="_heading=h.txu0pjr7enbl" w:colFirst="0" w:colLast="0"/>
      <w:bookmarkEnd w:id="1"/>
      <w:r w:rsidRPr="00155F65">
        <w:rPr>
          <w:rFonts w:ascii="Times New Roman" w:eastAsia="Times New Roman" w:hAnsi="Times New Roman" w:cs="Times New Roman"/>
          <w:sz w:val="24"/>
          <w:szCs w:val="24"/>
        </w:rPr>
        <w:lastRenderedPageBreak/>
        <w:t>INTRODUCTION:</w:t>
      </w:r>
    </w:p>
    <w:p w14:paraId="0000000F" w14:textId="2060D481" w:rsidR="005660EC" w:rsidRPr="00155F65" w:rsidRDefault="00FB0BCD" w:rsidP="00F755AB">
      <w:pPr>
        <w:spacing w:line="480" w:lineRule="auto"/>
      </w:pPr>
      <w:r w:rsidRPr="00155F65">
        <w:t>Freshwater lakes are one of the most sensitive ecosystems to climate change</w:t>
      </w:r>
      <w:r w:rsidR="00FC61B1" w:rsidRPr="00155F65">
        <w:t xml:space="preserve"> </w:t>
      </w:r>
      <w:r w:rsidR="00767571" w:rsidRPr="00155F65">
        <w:fldChar w:fldCharType="begin" w:fldLock="1"/>
      </w:r>
      <w:r w:rsidR="00855412" w:rsidRPr="00155F65">
        <w:instrText>ADDIN CSL_CITATION {"citationItems":[{"id":"ITEM-1","itemData":{"DOI":"10.1016/j.jglr.2020.05.006","ISSN":"0380-1330","author":[{"dropping-particle":"","family":"Jenny","given":"Jean-Philippe","non-dropping-particle":"","parse-names":false,"suffix":""},{"dropping-particle":"","family":"Anneville","given":"Orlane","non-dropping-particle":"","parse-names":false,"suffix":""},{"dropping-particle":"","family":"Arnaud","given":"Fabien","non-dropping-particle":"","parse-names":false,"suffix":""},{"dropping-particle":"","family":"Baulaz","given":"Yoann","non-dropping-particle":"","parse-names":false,"suffix":""},{"dropping-particle":"","family":"Bouffard","given":"Damien","non-dropping-particle":"","parse-names":false,"suffix":""},{"dropping-particle":"","family":"Domaizon","given":"Isabelle","non-dropping-particle":"","parse-names":false,"suffix":""},{"dropping-particle":"","family":"Bocaniov","given":"Serghei A","non-dropping-particle":"","parse-names":false,"suffix":""},{"dropping-particle":"","family":"Chèvre","given":"Nathalie","non-dropping-particle":"","parse-names":false,"suffix":""},{"dropping-particle":"","family":"Dittrich","given":"Maria","non-dropping-particle":"","parse-names":false,"suffix":""},{"dropping-particle":"","family":"Dorioz","given":"Jean-Marcel","non-dropping-particle":"","parse-names":false,"suffix":""}],"container-title":"Journal of Great Lakes Research","id":"ITEM-1","issued":{"date-parts":[["2020"]]},"publisher":"Elsevier","title":"Scientists’ Warning to Humanity: Rapid degradation of the world’s large lakes","type":"article-journal"},"uris":["http://www.mendeley.com/documents/?uuid=7c0a0a71-080e-49c5-9a49-a80c6e0605c2"]},{"id":"ITEM-2","itemData":{"DOI":"10.1038/s43017-020-0067-5","ISSN":"2662-138X","author":[{"dropping-particle":"","family":"Woolway","given":"R Iestyn","non-dropping-particle":"","parse-names":false,"suffix":""},{"dropping-particle":"","family":"Kraemer","given":"Benjamin M","non-dropping-particle":"","parse-names":false,"suffix":""},{"dropping-particle":"","family":"Lenters","given":"John D","non-dropping-particle":"","parse-names":false,"suffix":""},{"dropping-particle":"","family":"Merchant","given":"Christopher J","non-dropping-particle":"","parse-names":false,"suffix":""},{"dropping-particle":"","family":"O’Reilly","given":"Catherine M","non-dropping-particle":"","parse-names":false,"suffix":""},{"dropping-particle":"","family":"Sharma","given":"Sapna","non-dropping-particle":"","parse-names":false,"suffix":""}],"container-title":"Nature Reviews Earth &amp; Environment","id":"ITEM-2","issued":{"date-parts":[["2020"]]},"page":"1-16","publisher":"Nature Publishing Group","title":"Global lake responses to climate change","type":"article-journal"},"uris":["http://www.mendeley.com/documents/?uuid=dffc00bd-fb03-4206-89b4-19eb9b0b2588"]}],"mendeley":{"formattedCitation":"(Jenny et al., 2020; Woolway et al., 2020)","plainTextFormattedCitation":"(Jenny et al., 2020; Woolway et al., 2020)","previouslyFormattedCitation":"(Jenny et al., 2020; Woolway et al., 2020)"},"properties":{"noteIndex":0},"schema":"https://github.com/citation-style-language/schema/raw/master/csl-citation.json"}</w:instrText>
      </w:r>
      <w:r w:rsidR="00767571" w:rsidRPr="00155F65">
        <w:fldChar w:fldCharType="separate"/>
      </w:r>
      <w:r w:rsidR="00AB1402" w:rsidRPr="00155F65">
        <w:rPr>
          <w:noProof/>
        </w:rPr>
        <w:t>(Jenny et al., 2020; Woolway et al., 2020)</w:t>
      </w:r>
      <w:r w:rsidR="00767571" w:rsidRPr="00155F65">
        <w:fldChar w:fldCharType="end"/>
      </w:r>
      <w:r w:rsidRPr="00155F65">
        <w:t>. One of the greatest threats of climate change to lakes is the unprecedented rise of water temperatures on a global scale</w:t>
      </w:r>
      <w:r w:rsidR="00767571" w:rsidRPr="00155F65">
        <w:t xml:space="preserve"> </w:t>
      </w:r>
      <w:r w:rsidR="00767571" w:rsidRPr="00155F65">
        <w:fldChar w:fldCharType="begin" w:fldLock="1"/>
      </w:r>
      <w:r w:rsidR="00855412" w:rsidRPr="00155F65">
        <w:instrText>ADDIN CSL_CITATION {"citationItems":[{"id":"ITEM-1","itemData":{"DOI":"10.1029/2006GL029021","ISBN":"0094-8276","ISSN":"00948276","PMID":"7310743","abstract":"Lake Superior summer (July -- September) surface water temperatures have increased approximately 2.5 over the interval 1979 -- 2006, equivalent to a rate of (11 $\\pm$ 6) 10 2 1, significantly in excess of regional atmospheric warming. This discrepancy is caused by declining winter ice cover, which is causing the onset of the positively stratified season to occur earlier at a rate of roughly a half day per year. An earlier start of the stratified season significantly increases the period over which the lake warms during the summer months, leading to a stronger trend in mean summer temperatures than would be expected from changes in summer air temperature alone.","author":[{"dropping-particle":"","family":"Austin","given":"Jay A","non-dropping-particle":"","parse-names":false,"suffix":""},{"dropping-particle":"","family":"Colman","given":"Steven M","non-dropping-particle":"","parse-names":false,"suffix":""}],"container-title":"Geophysical Research Letters","id":"ITEM-1","issue":"6","issued":{"date-parts":[["2007"]]},"language":"English","note":"149zs Times Cited:162 Cited References Count:30","page":"1-5","title":"Lake Superior summer water temperatures are increasing more rapidly than regional temperatures: A positive ice-albedo feedback","type":"article-journal","volume":"34"},"uris":["http://www.mendeley.com/documents/?uuid=177783e4-2777-317a-8736-90d78dc767a5"]},{"id":"ITEM-2","itemData":{"DOI":"10.1002/2015GL066235","ISSN":"1944-8007","abstract":"BIOGEOSCIENCES: Limnology; CRYOSPHERE: Lakes; GLOBAL CHANGE: Abrupt/rapid climate change; HYDROLOGY: Limnology, Climate impacts; OCEANOGRAPHY: GENERAL: Limnology; NATURAL HAZARDS: Climate impact; PALEOCEANOGRAPHY: Abrupt/rapid climate change, Limnology; VOLCANOLOGY: Volcano/climate interactions; GEOGRAPHIC LOCATION: Large bodies of water (e.g., lakes and inland seas)","author":[{"dropping-particle":"","family":"O'Reilly","given":"Catherine M","non-dropping-particle":"","parse-names":false,"suffix":""},{"dropping-particle":"","family":"Rowley","given":"Rex J","non-dropping-particle":"","parse-names":false,"suffix":""},{"dropping-particle":"","family":"Schneider","given":"Philipp","non-dropping-particle":"","parse-names":false,"suffix":""},{"dropping-particle":"","family":"Lenters","given":"John D","non-dropping-particle":"","parse-names":false,"suffix":""},{"dropping-particle":"","family":"Mcintyre","given":"Peter B.","non-dropping-particle":"","parse-names":false,"suffix":""},{"dropping-particle":"","family":"Kraemer","given":"Benjamin M","non-dropping-particle":"","parse-names":false,"suffix":""}],"container-title":"Geophysical Research Letters","id":"ITEM-2","issue":"24","issued":{"date-parts":[["2015"]]},"page":"1-9","title":"Rapid and highly variable warming of lake surface waters around the globe","type":"article-journal","volume":"42"},"uris":["http://www.mendeley.com/documents/?uuid=148ceb4a-054a-3a99-b7cc-8d1b9f93055f"]},{"id":"ITEM-3","itemData":{"DOI":"10.1007/s10584-017-1966-4","ISSN":"0165-0009","author":[{"dropping-particle":"","family":"Woolway","given":"R Iestyn","non-dropping-particle":"","parse-names":false,"suffix":""},{"dropping-particle":"","family":"Dokulil","given":"Martin T","non-dropping-particle":"","parse-names":false,"suffix":""},{"dropping-particle":"","family":"Marszelewski","given":"Wlodzimierz","non-dropping-particle":"","parse-names":false,"suffix":""},{"dropping-particle":"","family":"Schmid","given":"Martin","non-dropping-particle":"","parse-names":false,"suffix":""},{"dropping-particle":"","family":"Bouffard","given":"Damien","non-dropping-particle":"","parse-names":false,"suffix":""},{"dropping-particle":"","family":"Merchant","given":"Christopher J","non-dropping-particle":"","parse-names":false,"suffix":""}],"container-title":"Climatic Change","id":"ITEM-3","issue":"3-4","issued":{"date-parts":[["2017"]]},"page":"505-520","publisher":"Springer","title":"Warming of Central European lakes and their response to the 1980s climate regime shift","type":"article-journal","volume":"142"},"uris":["http://www.mendeley.com/documents/?uuid=05298e89-4f28-425e-be37-a42503745fa0"]}],"mendeley":{"formattedCitation":"(Austin &amp; Colman, 2007; O’Reilly et al., 2015; Woolway et al., 2017)","plainTextFormattedCitation":"(Austin &amp; Colman, 2007; O’Reilly et al., 2015; Woolway et al., 2017)","previouslyFormattedCitation":"(Austin &amp; Colman, 2007; O’Reilly et al., 2015; Woolway et al., 2017)"},"properties":{"noteIndex":0},"schema":"https://github.com/citation-style-language/schema/raw/master/csl-citation.json"}</w:instrText>
      </w:r>
      <w:r w:rsidR="00767571" w:rsidRPr="00155F65">
        <w:fldChar w:fldCharType="separate"/>
      </w:r>
      <w:r w:rsidR="00AB1402" w:rsidRPr="00155F65">
        <w:rPr>
          <w:noProof/>
        </w:rPr>
        <w:t>(Austin &amp; Colman, 2007; O’Reilly et al., 2015; Woolway et al., 2017)</w:t>
      </w:r>
      <w:r w:rsidR="00767571" w:rsidRPr="00155F65">
        <w:fldChar w:fldCharType="end"/>
      </w:r>
      <w:r w:rsidRPr="00155F65">
        <w:t>, although the rise is not projected to be consistent across regions, seasons, or lake types</w:t>
      </w:r>
      <w:r w:rsidR="00767571" w:rsidRPr="00155F65">
        <w:t xml:space="preserve"> </w:t>
      </w:r>
      <w:r w:rsidR="00767571" w:rsidRPr="00155F65">
        <w:fldChar w:fldCharType="begin" w:fldLock="1"/>
      </w:r>
      <w:r w:rsidR="00464B60" w:rsidRPr="00155F65">
        <w:instrText>ADDIN CSL_CITATION {"citationItems":[{"id":"ITEM-1","itemData":{"DOI":"10.1002/2015GL066235","ISSN":"1944-8007","abstract":"BIOGEOSCIENCES: Limnology; CRYOSPHERE: Lakes; GLOBAL CHANGE: Abrupt/rapid climate change; HYDROLOGY: Limnology, Climate impacts; OCEANOGRAPHY: GENERAL: Limnology; NATURAL HAZARDS: Climate impact; PALEOCEANOGRAPHY: Abrupt/rapid climate change, Limnology; VOLCANOLOGY: Volcano/climate interactions; GEOGRAPHIC LOCATION: Large bodies of water (e.g., lakes and inland seas)","author":[{"dropping-particle":"","family":"O'Reilly","given":"Catherine M","non-dropping-particle":"","parse-names":false,"suffix":""},{"dropping-particle":"","family":"Rowley","given":"Rex J","non-dropping-particle":"","parse-names":false,"suffix":""},{"dropping-particle":"","family":"Schneider","given":"Philipp","non-dropping-particle":"","parse-names":false,"suffix":""},{"dropping-particle":"","family":"Lenters","given":"John D","non-dropping-particle":"","parse-names":false,"suffix":""},{"dropping-particle":"","family":"Mcintyre","given":"Peter B.","non-dropping-particle":"","parse-names":false,"suffix":""},{"dropping-particle":"","family":"Kraemer","given":"Benjamin M","non-dropping-particle":"","parse-names":false,"suffix":""}],"container-title":"Geophysical Research Letters","id":"ITEM-1","issue":"24","issued":{"date-parts":[["2015"]]},"page":"1-9","title":"Rapid and highly variable warming of lake surface waters around the globe","type":"article-journal","volume":"42"},"uris":["http://www.mendeley.com/documents/?uuid=148ceb4a-054a-3a99-b7cc-8d1b9f93055f"]},{"id":"ITEM-2","itemData":{"DOI":"10.1002/eap.1836","ISSN":"1051-0761","author":[{"dropping-particle":"","family":"McCullough","given":"Ian M","non-dropping-particle":"","parse-names":false,"suffix":""},{"dropping-particle":"","family":"Cheruvelil","given":"Kendra Spence","non-dropping-particle":"","parse-names":false,"suffix":""},{"dropping-particle":"","family":"Collins","given":"Sarah M","non-dropping-particle":"","parse-names":false,"suffix":""},{"dropping-particle":"","family":"Soranno","given":"Patricia A","non-dropping-particle":"","parse-names":false,"suffix":""}],"container-title":"Ecological Applications","id":"ITEM-2","issue":"2","issued":{"date-parts":[["2019"]]},"page":"e01836","publisher":"Wiley Online Library","title":"Geographic patterns of the climate sensitivity of lakes","type":"article-journal","volume":"29"},"uris":["http://www.mendeley.com/documents/?uuid=097c358a-6e12-4a32-94e2-1e3c12dd23ce"]}],"mendeley":{"formattedCitation":"(McCullough et al., 2019; O’Reilly et al., 2015)","plainTextFormattedCitation":"(McCullough et al., 2019; O’Reilly et al., 2015)","previouslyFormattedCitation":"(McCullough et al., 2019; O’Reilly et al., 2015)"},"properties":{"noteIndex":0},"schema":"https://github.com/citation-style-language/schema/raw/master/csl-citation.json"}</w:instrText>
      </w:r>
      <w:r w:rsidR="00767571" w:rsidRPr="00155F65">
        <w:fldChar w:fldCharType="separate"/>
      </w:r>
      <w:r w:rsidR="00AB1402" w:rsidRPr="00155F65">
        <w:rPr>
          <w:noProof/>
        </w:rPr>
        <w:t>(McCullough et al., 2019; O’Reilly et al., 2015)</w:t>
      </w:r>
      <w:r w:rsidR="00767571" w:rsidRPr="00155F65">
        <w:fldChar w:fldCharType="end"/>
      </w:r>
      <w:r w:rsidRPr="00155F65">
        <w:t>. The greatest seasonal increase in water temperature of seasonally ice-covered lakes is projected to take place during the spring</w:t>
      </w:r>
      <w:r w:rsidR="00767571" w:rsidRPr="00155F65">
        <w:t xml:space="preserve"> </w:t>
      </w:r>
      <w:r w:rsidR="00767571" w:rsidRPr="00155F65">
        <w:fldChar w:fldCharType="begin" w:fldLock="1"/>
      </w:r>
      <w:r w:rsidR="006C44F7" w:rsidRPr="00155F65">
        <w:instrText>ADDIN CSL_CITATION {"citationItems":[{"id":"ITEM-1","itemData":{"DOI":"10.1126/science.250.4983.967","ISBN":"0036-8075","ISSN":"0036-8075","PMID":"17746921","abstract":"Twenty years of climatic, hydrologic, and ecological records for the Experimental Lakes Area of northwestern Ontario show that air and lake temperatures have increased by 2&amp;#xb0;C and the length of the ice-free season has increased by 3 weeks. Higher than normal evaporation and lower than average precipitation have decreased rates of water renewal in lakes. Concentrations of most chemicals have increased in both lakes and streams because of decreased water renewal and forest fires in the catchments. In Lake 239, populations and diversity of phytoplankton also increased, but primary production showed no consistent trend. Increased wind velocities, increased transparency, and increased exposure to wind of lakes in burned catchments caused thermoclines to deepen. As a result, summer habitats for cold stenothermic organisms like lake trout and opposum shrimp decreased. Our observations may provide a preview of the effects of increased greenhouse warming on boreal lakes.","author":[{"dropping-particle":"","family":"Schindler","given":"David W","non-dropping-particle":"","parse-names":false,"suffix":""},{"dropping-particle":"","family":"Beaty","given":"K. G.","non-dropping-particle":"","parse-names":false,"suffix":""},{"dropping-particle":"","family":"Fee","given":"E. J.","non-dropping-particle":"","parse-names":false,"suffix":""},{"dropping-particle":"","family":"Cruikshank","given":"D. R.","non-dropping-particle":"","parse-names":false,"suffix":""},{"dropping-particle":"","family":"DeBruyn","given":"E. R.","non-dropping-particle":"","parse-names":false,"suffix":""},{"dropping-particle":"","family":"Findlay","given":"D. L.","non-dropping-particle":"","parse-names":false,"suffix":""},{"dropping-particle":"","family":"Linsey","given":"G. A.","non-dropping-particle":"","parse-names":false,"suffix":""},{"dropping-particle":"","family":"Shearer","given":"J. A.","non-dropping-particle":"","parse-names":false,"suffix":""},{"dropping-particle":"","family":"Stainton","given":"M. P.","non-dropping-particle":"","parse-names":false,"suffix":""},{"dropping-particle":"","family":"Turner","given":"M. A.","non-dropping-particle":"","parse-names":false,"suffix":""}],"container-title":"Science","id":"ITEM-1","issue":"4983","issued":{"date-parts":[["1990"]]},"page":"967-970","publisher":"American Association for the Advancement of Science","title":"Effects of Climatic Warming on Lakes of the Central Boreal Forest","type":"article-journal","volume":"250"},"uris":["http://www.mendeley.com/documents/?uuid=dbeff355-ef6d-4187-8fe7-ae23c6607fbf"]},{"id":"ITEM-2","itemData":{"DOI":"10.1002/lno.10557","ISBN":"00243590","ISSN":"19395590","abstract":"Responses in lake temperatures to climate warming have primarily been characterized using seasonal met-rics of surface-water temperatures such as summertime or stratified period average temperatures. However, climate warming may not affect water temperatures equally across seasons or depths. We analyzed a long-term dataset (1981–2015) of biweekly water temperature data in six temperate lakes in Wisconsin, U.S.A. to understand (1) variability in monthly rates of surface-and deep-water warming, (2) how those rates com-pared to summertime average trends, and (3) if monthly heterogeneity in water temperature trends can be predicted by heterogeneity in air temperature trends. Monthly surface-water temperature warming rates varied across the open-water season, ranging from 0.013 in August to 0.0738C yr 21 in September (standard deviation [SD]: 0.0258C yr","author":[{"dropping-particle":"","family":"Winslow","given":"Luke A","non-dropping-particle":"","parse-names":false,"suffix":""},{"dropping-particle":"","family":"Read","given":"Jordan S","non-dropping-particle":"","parse-names":false,"suffix":""},{"dropping-particle":"","family":"Hansen","given":"Gretchen J A","non-dropping-particle":"","parse-names":false,"suffix":""},{"dropping-particle":"","family":"Rose","given":"Kevin C","non-dropping-particle":"","parse-names":false,"suffix":""},{"dropping-particle":"","family":"Robertson","given":"Dale M","non-dropping-particle":"","parse-names":false,"suffix":""}],"chapter-number":"2168","container-title":"Limnology and Oceanography","id":"ITEM-2","issue":"5","issued":{"date-parts":[["2017"]]},"page":"2168-2178","publisher":"Wiley Online Library","title":"Seasonality of change: Summer warming rates do not fully represent effects of climate change on lake temperatures","type":"article-journal","volume":"62"},"uris":["http://www.mendeley.com/documents/?uuid=b3982b8e-4007-4997-afe0-0c62a1cb5f36"]}],"mendeley":{"formattedCitation":"(D. W. Schindler et al., 1990; Winslow et al., 2017)","manualFormatting":"(Schindler et al., 1990; Winslow et al., 2017)","plainTextFormattedCitation":"(D. W. Schindler et al., 1990; Winslow et al., 2017)","previouslyFormattedCitation":"(D. W. Schindler et al., 1990; Winslow et al., 2017)"},"properties":{"noteIndex":0},"schema":"https://github.com/citation-style-language/schema/raw/master/csl-citation.json"}</w:instrText>
      </w:r>
      <w:r w:rsidR="00767571" w:rsidRPr="00155F65">
        <w:fldChar w:fldCharType="separate"/>
      </w:r>
      <w:r w:rsidR="00555150" w:rsidRPr="00155F65">
        <w:rPr>
          <w:noProof/>
        </w:rPr>
        <w:t>(Schindler et al., 1990; Winslow et al., 2017)</w:t>
      </w:r>
      <w:r w:rsidR="00767571" w:rsidRPr="00155F65">
        <w:fldChar w:fldCharType="end"/>
      </w:r>
      <w:r w:rsidRPr="00155F65">
        <w:t>, and the greatest seasonal increase in air temperature is expected during winter in northern Europe and North America</w:t>
      </w:r>
      <w:r w:rsidR="00767571" w:rsidRPr="00155F65">
        <w:t xml:space="preserve"> </w:t>
      </w:r>
      <w:r w:rsidR="00767571" w:rsidRPr="00155F65">
        <w:fldChar w:fldCharType="begin" w:fldLock="1"/>
      </w:r>
      <w:r w:rsidR="00FC61B1" w:rsidRPr="00155F65">
        <w:instrText>ADDIN CSL_CITATION {"citationItems":[{"id":"ITEM-1","itemData":{"ISBN":"0521880092","author":[{"dropping-particle":"","family":"Christensen","given":"Jens Hesselbjerg","non-dropping-particle":"","parse-names":false,"suffix":""},{"dropping-particle":"","family":"Hewitson","given":"Bruce","non-dropping-particle":"","parse-names":false,"suffix":""},{"dropping-particle":"","family":"Busuioc","given":"Aristita","non-dropping-particle":"","parse-names":false,"suffix":""},{"dropping-particle":"","family":"Chen","given":"Anthony","non-dropping-particle":"","parse-names":false,"suffix":""},{"dropping-particle":"","family":"Gao","given":"Xuejie","non-dropping-particle":"","parse-names":false,"suffix":""},{"dropping-particle":"","family":"Held","given":"R","non-dropping-particle":"","parse-names":false,"suffix":""},{"dropping-particle":"","family":"Jones","given":"Richard","non-dropping-particle":"","parse-names":false,"suffix":""},{"dropping-particle":"","family":"Kolli","given":"Rupa Kumar","non-dropping-particle":"","parse-names":false,"suffix":""},{"dropping-particle":"","family":"Kwon","given":"W K","non-dropping-particle":"","parse-names":false,"suffix":""},{"dropping-particle":"","family":"Laprise","given":"René","non-dropping-particle":"","parse-names":false,"suffix":""}],"container-title":"Climate Change, 2007: The Physical Science Basis. Contribution of Working group I to the Fourth Assessment Report of the Intergovernmental Panel on Climate Change, University Press, Cambridge, Chapter 11","id":"ITEM-1","issued":{"date-parts":[["2007"]]},"page":"847-940","title":"Regional climate projections","type":"chapter"},"uris":["http://www.mendeley.com/documents/?uuid=c975b89d-ee3b-4244-b1ac-501203314bfa"]}],"mendeley":{"formattedCitation":"(Christensen et al., 2007)","plainTextFormattedCitation":"(Christensen et al., 2007)","previouslyFormattedCitation":"(Christensen et al., 2007)"},"properties":{"noteIndex":0},"schema":"https://github.com/citation-style-language/schema/raw/master/csl-citation.json"}</w:instrText>
      </w:r>
      <w:r w:rsidR="00767571" w:rsidRPr="00155F65">
        <w:fldChar w:fldCharType="separate"/>
      </w:r>
      <w:r w:rsidR="00AB1402" w:rsidRPr="00155F65">
        <w:rPr>
          <w:noProof/>
        </w:rPr>
        <w:t>(Christensen et al., 2007)</w:t>
      </w:r>
      <w:r w:rsidR="00767571" w:rsidRPr="00155F65">
        <w:fldChar w:fldCharType="end"/>
      </w:r>
      <w:r w:rsidRPr="00155F65">
        <w:t xml:space="preserve">. </w:t>
      </w:r>
    </w:p>
    <w:p w14:paraId="00000010" w14:textId="77777777" w:rsidR="005660EC" w:rsidRPr="00155F65" w:rsidRDefault="005660EC" w:rsidP="00F755AB">
      <w:pPr>
        <w:spacing w:line="480" w:lineRule="auto"/>
      </w:pPr>
    </w:p>
    <w:p w14:paraId="00000011" w14:textId="0353FC75" w:rsidR="005660EC" w:rsidRPr="00155F65" w:rsidRDefault="00FB0BCD" w:rsidP="00F755AB">
      <w:pPr>
        <w:spacing w:line="480" w:lineRule="auto"/>
      </w:pPr>
      <w:r w:rsidRPr="00155F65">
        <w:t>Warming spring water temperatures and increases in the length of the frost-free season can prolong annual growing seasons with warmer summers, longer and warmer autumns, and shorter ice-cover duration</w:t>
      </w:r>
      <w:r w:rsidR="00767571" w:rsidRPr="00155F65">
        <w:t xml:space="preserve"> </w:t>
      </w:r>
      <w:r w:rsidR="00767571" w:rsidRPr="00155F65">
        <w:fldChar w:fldCharType="begin" w:fldLock="1"/>
      </w:r>
      <w:r w:rsidR="00981444" w:rsidRPr="00155F65">
        <w:instrText>ADDIN CSL_CITATION {"citationItems":[{"id":"ITEM-1","itemData":{"DOI":"10.1038/s41558-018-0393-5","ISSN":"1758-6798","author":[{"dropping-particle":"","family":"Sharma","given":"Sapna","non-dropping-particle":"","parse-names":false,"suffix":""},{"dropping-particle":"","family":"Blagrave","given":"Kevin","non-dropping-particle":"","parse-names":false,"suffix":""},{"dropping-particle":"","family":"Magnuson","given":"John J","non-dropping-particle":"","parse-names":false,"suffix":""},{"dropping-particle":"","family":"O’Reilly","given":"Catherine M","non-dropping-particle":"","parse-names":false,"suffix":""},{"dropping-particle":"","family":"Oliver","given":"Samantha","non-dropping-particle":"","parse-names":false,"suffix":""},{"dropping-particle":"","family":"Batt","given":"Ryan D","non-dropping-particle":"","parse-names":false,"suffix":""},{"dropping-particle":"","family":"Magee","given":"Madeline R","non-dropping-particle":"","parse-names":false,"suffix":""},{"dropping-particle":"","family":"Straile","given":"Dietmar","non-dropping-particle":"","parse-names":false,"suffix":""},{"dropping-particle":"","family":"Weyhenmeyer","given":"Gesa A","non-dropping-particle":"","parse-names":false,"suffix":""},{"dropping-particle":"","family":"Winslow","given":"Luke A","non-dropping-particle":"","parse-names":false,"suffix":""}],"container-title":"Nature Climate Change","id":"ITEM-1","issue":"3","issued":{"date-parts":[["2019"]]},"page":"227","publisher":"Nature Publishing Group","title":"Widespread loss of lake ice around the Northern Hemisphere in a warming world","type":"article-journal","volume":"9"},"uris":["http://www.mendeley.com/documents/?uuid=4db19035-4a72-47db-a3c9-b0bfccd70518"]},{"id":"ITEM-2","itemData":{"DOI":"10.1029/2020JG005799","ISSN":"2169-8953","author":[{"dropping-particle":"","family":"Sharma","given":"Sapna","non-dropping-particle":"","parse-names":false,"suffix":""},{"dropping-particle":"","family":"Meyer","given":"Michael F","non-dropping-particle":"","parse-names":false,"suffix":""},{"dropping-particle":"","family":"Culpepper","given":"Joshua","non-dropping-particle":"","parse-names":false,"suffix":""},{"dropping-particle":"","family":"Yang","given":"Xiao","non-dropping-particle":"","parse-names":false,"suffix":""},{"dropping-particle":"","family":"Hampton","given":"Stephanie E","non-dropping-particle":"","parse-names":false,"suffix":""},{"dropping-particle":"","family":"Berger","given":"Stella A","non-dropping-particle":"","parse-names":false,"suffix":""},{"dropping-particle":"","family":"Brousil","given":"Matthew R","non-dropping-particle":"","parse-names":false,"suffix":""},{"dropping-particle":"","family":"Fradkin","given":"Steven C","non-dropping-particle":"","parse-names":false,"suffix":""},{"dropping-particle":"","family":"Higgins","given":"Scott N","non-dropping-particle":"","parse-names":false,"suffix":""},{"dropping-particle":"","family":"Jankowski","given":"Kathi Jo","non-dropping-particle":"","parse-names":false,"suffix":""}],"container-title":"Journal of Geophysical Research: Biogeosciences","id":"ITEM-2","issue":"8","issued":{"date-parts":[["2020"]]},"page":"1-18","publisher":"Wiley Online Library","title":"Integrating perspectives to understand lake ice dynamics in a changing world","type":"article-journal","volume":"125"},"uris":["http://www.mendeley.com/documents/?uuid=d5bbb989-f640-425c-9c5e-e929a9530b3c"]}],"mendeley":{"formattedCitation":"(Sharma et al., 2019, 2020)","plainTextFormattedCitation":"(Sharma et al., 2019, 2020)","previouslyFormattedCitation":"(Sharma et al., 2019, 2020)"},"properties":{"noteIndex":0},"schema":"https://github.com/citation-style-language/schema/raw/master/csl-citation.json"}</w:instrText>
      </w:r>
      <w:r w:rsidR="00767571" w:rsidRPr="00155F65">
        <w:fldChar w:fldCharType="separate"/>
      </w:r>
      <w:r w:rsidR="0008297B" w:rsidRPr="00155F65">
        <w:rPr>
          <w:noProof/>
        </w:rPr>
        <w:t>(Sharma et al., 2019, 2020)</w:t>
      </w:r>
      <w:r w:rsidR="00767571" w:rsidRPr="00155F65">
        <w:fldChar w:fldCharType="end"/>
      </w:r>
      <w:r w:rsidRPr="00155F65">
        <w:t>. Temperature is an abiotic master factor for aquatic ecosystems because water temperature directly affects the physical and chemical properties of water, and phenolog</w:t>
      </w:r>
      <w:r w:rsidR="009E4754">
        <w:t>y,</w:t>
      </w:r>
      <w:r w:rsidRPr="00155F65">
        <w:t xml:space="preserve"> reproductive events, metabolic rates, growth, and survival of aquatic organisms</w:t>
      </w:r>
      <w:r w:rsidR="00767571" w:rsidRPr="00155F65">
        <w:t xml:space="preserve"> </w:t>
      </w:r>
      <w:r w:rsidR="00767571" w:rsidRPr="00155F65">
        <w:fldChar w:fldCharType="begin" w:fldLock="1"/>
      </w:r>
      <w:r w:rsidR="005F5479" w:rsidRPr="00155F65">
        <w:instrText>ADDIN CSL_CITATION {"citationItems":[{"id":"ITEM-1","itemData":{"DOI":"10.1016/S1546-5098(08)60033-3","author":[{"dropping-particle":"","family":"Brett","given":"J R","non-dropping-particle":"","parse-names":false,"suffix":""}],"container-title":"Fish physiology, vol. VIII. Bioenergetics and growth","id":"ITEM-1","issued":{"date-parts":[["1979"]]},"number-of-pages":"599-677","publisher":"Academic press","title":"Environmental factors and growth","type":"book"},"uris":["http://www.mendeley.com/documents/?uuid=58f19bb3-a102-4904-81be-37246dd56f48"]},{"id":"ITEM-2","itemData":{"DOI":"doi.org/10.1038/417070a","ISSN":"1476-4687","author":[{"dropping-particle":"","family":"Gillooly","given":"James F","non-dropping-particle":"","parse-names":false,"suffix":""},{"dropping-particle":"","family":"Charnov","given":"Eric L","non-dropping-particle":"","parse-names":false,"suffix":""},{"dropping-particle":"","family":"West","given":"Geoffrey B","non-dropping-particle":"","parse-names":false,"suffix":""},{"dropping-particle":"","family":"Savage","given":"Van M","non-dropping-particle":"","parse-names":false,"suffix":""},{"dropping-particle":"","family":"Brown","given":"James H","non-dropping-particle":"","parse-names":false,"suffix":""}],"container-title":"Nature","id":"ITEM-2","issue":"6884","issued":{"date-parts":[["2002"]]},"page":"70-73","publisher":"Nature Publishing Group","title":"Effects of size and temperature on developmental time","type":"article-journal","volume":"417"},"uris":["http://www.mendeley.com/documents/?uuid=ae3f1f8e-bacb-4d5e-b3de-e76279029b59"]},{"id":"ITEM-3","itemData":{"DOI":"10.1890/03-9000","ISSN":"1939-9170","author":[{"dropping-particle":"","family":"Brown","given":"James H","non-dropping-particle":"","parse-names":false,"suffix":""},{"dropping-particle":"","family":"Gillooly","given":"James F","non-dropping-particle":"","parse-names":false,"suffix":""},{"dropping-particle":"","family":"Allen","given":"Andrew P","non-dropping-particle":"","parse-names":false,"suffix":""},{"dropping-particle":"","family":"Savage","given":"Van M","non-dropping-particle":"","parse-names":false,"suffix":""},{"dropping-particle":"","family":"West","given":"Geoffrey B","non-dropping-particle":"","parse-names":false,"suffix":""}],"container-title":"Ecology","id":"ITEM-3","issue":"7","issued":{"date-parts":[["2004"]]},"page":"1771-1789","publisher":"Wiley Online Library","title":"Toward a metabolic theory of ecology","type":"article-journal","volume":"85"},"uris":["http://www.mendeley.com/documents/?uuid=ca9e72d6-a06d-4e9b-b4f4-67f6b2406d60"]},{"id":"ITEM-4","itemData":{"DOI":"10.1139/F08-120","ISSN":"0174-1578","author":[{"dropping-particle":"","family":"Ohlberger","given":"Jan","non-dropping-particle":"","parse-names":false,"suffix":""},{"dropping-particle":"","family":"Staaks","given":"Georg","non-dropping-particle":"","parse-names":false,"suffix":""},{"dropping-particle":"","family":"Hölker","given":"Franz","non-dropping-particle":"","parse-names":false,"suffix":""}],"container-title":"Journal of Comparative Physiology B","id":"ITEM-4","issue":"8","issued":{"date-parts":[["2007"]]},"page":"905-916","publisher":"Springer","title":"Effects of temperature, swimming speed and body mass on standard and active metabolic rate in vendace (Coregonus albula)","type":"article-journal","volume":"177"},"uris":["http://www.mendeley.com/documents/?uuid=ed7191f5-07e6-410d-9952-72d1aec8dd13"]},{"id":"ITEM-5","itemData":{"DOI":"10.1007/s00442-012-2286-z","ISSN":"1432-1939","author":[{"dropping-particle":"","family":"Busch","given":"Susan","non-dropping-particle":"","parse-names":false,"suffix":""},{"dropping-particle":"","family":"Kirillin","given":"Georgiy","non-dropping-particle":"","parse-names":false,"suffix":""},{"dropping-particle":"","family":"Mehner","given":"Thomas","non-dropping-particle":"","parse-names":false,"suffix":""}],"container-title":"Oecologia","id":"ITEM-5","issue":"1","issued":{"date-parts":[["2012"]]},"page":"275-287","publisher":"Springer","title":"Plasticity in habitat use determines metabolic response of fish to global warming in stratified lakes","type":"article-journal","volume":"170"},"uris":["http://www.mendeley.com/documents/?uuid=c498a69f-78e3-47d3-89b3-11ab95b5f821"]},{"id":"ITEM-6","itemData":{"DOI":"10.1111/jfb.14402","ISSN":"0022-1112","author":[{"dropping-particle":"","family":"Little","given":"Alexander G","non-dropping-particle":"","parse-names":false,"suffix":""},{"dropping-particle":"","family":"Loughland","given":"Isabella","non-dropping-particle":"","parse-names":false,"suffix":""},{"dropping-particle":"","family":"Seebacher","given":"Frank","non-dropping-particle":"","parse-names":false,"suffix":""}],"container-title":"Journal of Fish Biology","id":"ITEM-6","issued":{"date-parts":[["2020"]]},"page":"328-340","publisher":"Wiley Online Library","title":"What do warming waters mean for fish physiology and fisheries?","type":"article-journal","volume":"97"},"uris":["http://www.mendeley.com/documents/?uuid=0721a301-1198-4d8e-8d15-24181dd79059"]}],"mendeley":{"formattedCitation":"(Brett, 1979; Brown et al., 2004; Busch et al., 2012; Gillooly et al., 2002; Little et al., 2020; Ohlberger et al., 2007)","plainTextFormattedCitation":"(Brett, 1979; Brown et al., 2004; Busch et al., 2012; Gillooly et al., 2002; Little et al., 2020; Ohlberger et al., 2007)","previouslyFormattedCitation":"(Brett, 1979; Brown et al., 2004; Busch et al., 2012; Gillooly et al., 2002; Little et al., 2020; Ohlberger et al., 2007)"},"properties":{"noteIndex":0},"schema":"https://github.com/citation-style-language/schema/raw/master/csl-citation.json"}</w:instrText>
      </w:r>
      <w:r w:rsidR="00767571" w:rsidRPr="00155F65">
        <w:fldChar w:fldCharType="separate"/>
      </w:r>
      <w:r w:rsidR="00AB1402" w:rsidRPr="00155F65">
        <w:rPr>
          <w:noProof/>
        </w:rPr>
        <w:t>(Brett, 1979; Brown et al., 2004; Busch et al., 2012; Gillooly et al., 2002; Little et al., 2020; Ohlberger et al., 2007)</w:t>
      </w:r>
      <w:r w:rsidR="00767571" w:rsidRPr="00155F65">
        <w:fldChar w:fldCharType="end"/>
      </w:r>
      <w:r w:rsidRPr="00155F65">
        <w:t>. Although the broader impacts of climate-derived changes in lake dynamics remain unclear</w:t>
      </w:r>
      <w:r w:rsidR="00767571" w:rsidRPr="00155F65">
        <w:t xml:space="preserve"> </w:t>
      </w:r>
      <w:r w:rsidR="00767571" w:rsidRPr="00155F65">
        <w:fldChar w:fldCharType="begin" w:fldLock="1"/>
      </w:r>
      <w:r w:rsidR="00855412" w:rsidRPr="00155F65">
        <w:instrText>ADDIN CSL_CITATION {"citationItems":[{"id":"ITEM-1","itemData":{"DOI":"10.5194/hess-23-1533-2019","ISSN":"1027-5606","author":[{"dropping-particle":"","family":"Shatwell","given":"Tom","non-dropping-particle":"","parse-names":false,"suffix":""},{"dropping-particle":"","family":"Thiery","given":"Wim","non-dropping-particle":"","parse-names":false,"suffix":""},{"dropping-particle":"","family":"Kirillin","given":"Georgiy","non-dropping-particle":"","parse-names":false,"suffix":""}],"container-title":"Hydrology and Earth System Sciences","id":"ITEM-1","issue":"3","issued":{"date-parts":[["2019"]]},"page":"1533-1551","publisher":"Copernicus Publications","title":"Future projections of temperature and mixing regime of European temperate lakes","type":"article-journal","volume":"23"},"uris":["http://www.mendeley.com/documents/?uuid=f1acb70f-0804-4628-987a-b2bb04d87e3e"]}],"mendeley":{"formattedCitation":"(Shatwell et al., 2019)","plainTextFormattedCitation":"(Shatwell et al., 2019)","previouslyFormattedCitation":"(Shatwell et al., 2019)"},"properties":{"noteIndex":0},"schema":"https://github.com/citation-style-language/schema/raw/master/csl-citation.json"}</w:instrText>
      </w:r>
      <w:r w:rsidR="00767571" w:rsidRPr="00155F65">
        <w:fldChar w:fldCharType="separate"/>
      </w:r>
      <w:r w:rsidR="00AB1402" w:rsidRPr="00155F65">
        <w:rPr>
          <w:noProof/>
        </w:rPr>
        <w:t>(Shatwell et al., 2019)</w:t>
      </w:r>
      <w:r w:rsidR="00767571" w:rsidRPr="00155F65">
        <w:fldChar w:fldCharType="end"/>
      </w:r>
      <w:r w:rsidRPr="00155F65">
        <w:t>, the responses of many lake organisms are projected to be inadequate to counter the speed and magnitude of climate change, leaving some species vulnerable to decline and extinction</w:t>
      </w:r>
      <w:r w:rsidR="00767571" w:rsidRPr="00155F65">
        <w:t xml:space="preserve"> </w:t>
      </w:r>
      <w:r w:rsidR="00767571" w:rsidRPr="00155F65">
        <w:fldChar w:fldCharType="begin" w:fldLock="1"/>
      </w:r>
      <w:r w:rsidR="00B4243F" w:rsidRPr="00155F65">
        <w:instrText>ADDIN CSL_CITATION {"citationItems":[{"id":"ITEM-1","itemData":{"DOI":"10.1038/nature09670","ISBN":"1476-4687","author":[{"dropping-particle":"","family":"Hoffmann","given":"A A","non-dropping-particle":"","parse-names":false,"suffix":""},{"dropping-particle":"","family":"Sgrò","given":"C M","non-dropping-particle":"","parse-names":false,"suffix":""}],"container-title":"Nature Australia","id":"ITEM-1","issue":"7335","issued":{"date-parts":[["2011"]]},"page":"479-485","title":"Climate change and evolutionary adaptation","type":"article-journal","volume":"470"},"uris":["http://www.mendeley.com/documents/?uuid=30356c3f-7ef8-4fdb-a840-3b869b2d3abe"]}],"mendeley":{"formattedCitation":"(Hoffmann &amp; Sgrò, 2011)","plainTextFormattedCitation":"(Hoffmann &amp; Sgrò, 2011)","previouslyFormattedCitation":"(Hoffmann &amp; Sgrò, 2011)"},"properties":{"noteIndex":0},"schema":"https://github.com/citation-style-language/schema/raw/master/csl-citation.json"}</w:instrText>
      </w:r>
      <w:r w:rsidR="00767571" w:rsidRPr="00155F65">
        <w:fldChar w:fldCharType="separate"/>
      </w:r>
      <w:r w:rsidR="00AB1402" w:rsidRPr="00155F65">
        <w:rPr>
          <w:noProof/>
        </w:rPr>
        <w:t>(Hoffmann &amp; Sgrò, 2011)</w:t>
      </w:r>
      <w:r w:rsidR="00767571" w:rsidRPr="00155F65">
        <w:fldChar w:fldCharType="end"/>
      </w:r>
      <w:r w:rsidRPr="00155F65">
        <w:t xml:space="preserve">. These pressures present challenges for biodiversity conservation and sustainability of ecosystem services. To navigate challenges, a foundational understanding of the primary threats to aquatic </w:t>
      </w:r>
      <w:r w:rsidRPr="00155F65">
        <w:lastRenderedPageBreak/>
        <w:t>ecosystems and organisms across a range of spatial scales from local to global is needed</w:t>
      </w:r>
      <w:r w:rsidR="00767571" w:rsidRPr="00155F65">
        <w:t xml:space="preserve"> </w:t>
      </w:r>
      <w:r w:rsidR="00767571" w:rsidRPr="00155F65">
        <w:fldChar w:fldCharType="begin" w:fldLock="1"/>
      </w:r>
      <w:r w:rsidR="00855412" w:rsidRPr="00155F65">
        <w:instrText>ADDIN CSL_CITATION {"citationItems":[{"id":"ITEM-1","itemData":{"DOI":"10.1038/nature09440","ISSN":"1476-4687","author":[{"dropping-particle":"","family":"Vörösmarty","given":"Charles J","non-dropping-particle":"","parse-names":false,"suffix":""},{"dropping-particle":"","family":"McIntyre","given":"Peter B","non-dropping-particle":"","parse-names":false,"suffix":""},{"dropping-particle":"","family":"Gessner","given":"Mark O","non-dropping-particle":"","parse-names":false,"suffix":""},{"dropping-particle":"","family":"Dudgeon","given":"David","non-dropping-particle":"","parse-names":false,"suffix":""},{"dropping-particle":"","family":"Prusevich","given":"Alexander","non-dropping-particle":"","parse-names":false,"suffix":""},{"dropping-particle":"","family":"Green","given":"Pamela","non-dropping-particle":"","parse-names":false,"suffix":""},{"dropping-particle":"","family":"Glidden","given":"Stanley","non-dropping-particle":"","parse-names":false,"suffix":""},{"dropping-particle":"","family":"Bunn","given":"Stuart E","non-dropping-particle":"","parse-names":false,"suffix":""},{"dropping-particle":"","family":"Sullivan","given":"Caroline A","non-dropping-particle":"","parse-names":false,"suffix":""},{"dropping-particle":"","family":"Liermann","given":"C Reidy","non-dropping-particle":"","parse-names":false,"suffix":""}],"container-title":"nature","id":"ITEM-1","issue":"7315","issued":{"date-parts":[["2010"]]},"page":"555-561","publisher":"Nature Publishing Group","title":"Global threats to human water security and river biodiversity","type":"article-journal","volume":"467"},"uris":["http://www.mendeley.com/documents/?uuid=ad4e2e17-7c98-4bc5-b94f-8909886cf654"]},{"id":"ITEM-2","itemData":{"DOI":"10.1038/ncomms8615","ISSN":"2041-1723","author":[{"dropping-particle":"","family":"Halpern","given":"B S","non-dropping-particle":"","parse-names":false,"suffix":""},{"dropping-particle":"","family":"Frazier","given":"M","non-dropping-particle":"","parse-names":false,"suffix":""},{"dropping-particle":"","family":"Potapenko","given":"J","non-dropping-particle":"","parse-names":false,"suffix":""},{"dropping-particle":"","family":"Casey","given":"K S","non-dropping-particle":"","parse-names":false,"suffix":""},{"dropping-particle":"","family":"Koenig","given":"K","non-dropping-particle":"","parse-names":false,"suffix":""},{"dropping-particle":"","family":"Longo","given":"C","non-dropping-particle":"","parse-names":false,"suffix":""},{"dropping-particle":"","family":"Lowndes","given":"J S","non-dropping-particle":"","parse-names":false,"suffix":""},{"dropping-particle":"","family":"Rockwood","given":"R C","non-dropping-particle":"","parse-names":false,"suffix":""},{"dropping-particle":"","family":"Selig","given":"E R","non-dropping-particle":"","parse-names":false,"suffix":""},{"dropping-particle":"","family":"Selkoe","given":"K A","non-dropping-particle":"","parse-names":false,"suffix":""},{"dropping-particle":"","family":"Walbridge","given":"S","non-dropping-particle":"","parse-names":false,"suffix":""}],"container-title":"Nature Communications","id":"ITEM-2","issued":{"date-parts":[["2015"]]},"page":"1-7","publisher":"Nature Publishing Group","title":"Spatial and temporal changes in cumulative human impacts on the world’s ocean","type":"article-journal","volume":"6"},"uris":["http://www.mendeley.com/documents/?uuid=0b31bcc6-2047-4a48-b005-88e39db3e8fb"]},{"id":"ITEM-3","itemData":{"DOI":"10.1016/j.scitotenv.2019.04.025","ISBN":"0048-9697","author":[{"dropping-particle":"","family":"Langhans","given":"Simone D","non-dropping-particle":"","parse-names":false,"suffix":""},{"dropping-particle":"","family":"Jähnig","given":"Sonja C","non-dropping-particle":"","parse-names":false,"suffix":""},{"dropping-particle":"","family":"Lago","given":"Manuel","non-dropping-particle":"","parse-names":false,"suffix":""},{"dropping-particle":"","family":"Schmidt-Kloiber","given":"Astrid","non-dropping-particle":"","parse-names":false,"suffix":""},{"dropping-particle":"","family":"Hein","given":"Thomas","non-dropping-particle":"","parse-names":false,"suffix":""}],"container-title":"Science of The Total Environment","id":"ITEM-3","issued":{"date-parts":[["2019"]]},"page":"1017-1020","publisher":"Elsevier","title":"The potential of ecosystem-based management to integrate biodiversity conservation and ecosystem service provision in aquatic ecosystems","type":"article-journal","volume":"672"},"uris":["http://www.mendeley.com/documents/?uuid=c794aa3c-c1b8-4fd2-87f5-69c843df2d72"]}],"mendeley":{"formattedCitation":"(Halpern et al., 2015; Langhans et al., 2019; Vörösmarty et al., 2010)","plainTextFormattedCitation":"(Halpern et al., 2015; Langhans et al., 2019; Vörösmarty et al., 2010)","previouslyFormattedCitation":"(Halpern et al., 2015; Langhans et al., 2019; Vörösmarty et al., 2010)"},"properties":{"noteIndex":0},"schema":"https://github.com/citation-style-language/schema/raw/master/csl-citation.json"}</w:instrText>
      </w:r>
      <w:r w:rsidR="00767571" w:rsidRPr="00155F65">
        <w:fldChar w:fldCharType="separate"/>
      </w:r>
      <w:r w:rsidR="00AB1402" w:rsidRPr="00155F65">
        <w:rPr>
          <w:noProof/>
        </w:rPr>
        <w:t>(Halpern et al., 2015; Langhans et al., 2019; Vörösmarty et al., 2010)</w:t>
      </w:r>
      <w:r w:rsidR="00767571" w:rsidRPr="00155F65">
        <w:fldChar w:fldCharType="end"/>
      </w:r>
      <w:r w:rsidRPr="00155F65">
        <w:t>.</w:t>
      </w:r>
    </w:p>
    <w:p w14:paraId="00000012" w14:textId="77777777" w:rsidR="005660EC" w:rsidRPr="00155F65" w:rsidRDefault="005660EC" w:rsidP="00F755AB">
      <w:pPr>
        <w:spacing w:line="480" w:lineRule="auto"/>
      </w:pPr>
    </w:p>
    <w:p w14:paraId="00000013" w14:textId="32FFF9FC" w:rsidR="005660EC" w:rsidRPr="00155F65" w:rsidRDefault="00FB0BCD" w:rsidP="00F755AB">
      <w:pPr>
        <w:spacing w:line="480" w:lineRule="auto"/>
      </w:pPr>
      <w:r w:rsidRPr="00155F65">
        <w:t>The effects of increasing temperature on lake fishes are predicted to lead to declines in cold-water species and increases in warm-water species</w:t>
      </w:r>
      <w:r w:rsidR="00767571" w:rsidRPr="00155F65">
        <w:t xml:space="preserve"> </w:t>
      </w:r>
      <w:r w:rsidR="00767571" w:rsidRPr="00155F65">
        <w:fldChar w:fldCharType="begin" w:fldLock="1"/>
      </w:r>
      <w:r w:rsidR="00FC61B1" w:rsidRPr="00155F65">
        <w:instrText>ADDIN CSL_CITATION {"citationItems":[{"id":"ITEM-1","itemData":{"DOI":"10.1111/fwb.12081","ISBN":"0046-5070","ISSN":"00465070","PMID":"16407945","abstract":"1. Climate change could be one of the main threats faced by aquatic ecosystems and freshwater biodiversity. Improved understanding, monitoring and forecasting of its effects are thus crucial for researchers, policy makers and biodiversity managers. 2. Here, we provide a review and some meta-analyses of the literature reporting both observed and predictedclimate-inducedeffects on the distribution of freshwater fish. After reviewing threedecades of research,wesummarisehowmethods in assessing the effects of climate change have evolved, and whether current knowledge is geographically or taxonomically biased. We conducted multispecies qualitativeandquantitative analyses to find outwhether the observedresponses of freshwater fish to recent changes in climate are consistent with those predicted under future climate scenarios. 3. We highlight the fact that, in recent years, freshwater fish distributions have already been affected by contemporary climate change in ways consistent with anticipated responses under future climate change scenarios: the range of most cold-water species could be reduced or shift to higher altitude or latitude, whereas that of cool- and warm-water species could expand or contract. 4. Most evidence about the effects of climate change is underpinned by the large number of studies devoted to cold-water fish species (mainly salmonids). Our knowledge is still incomplete, however, particularly due to taxonomic and geographic biases. 5. Observed and expected responses are well correlated among families, suggesting that model predictions are supported by empirical evidence. The observed effects are of greater magnitude and show higher variability than the predicted effects, however, indicating that other drivers of changes may be interacting with climate and seriously affecting freshwater fish. 6. Finally, we suggest avenues of research required to address current gaps in what we know about the climate-induced effects on freshwater fish distribution, including (i) the need for more long-term data analyses, (ii) the assessment of climate-induced effects at higher levels of organisation (e.g. assemblages), (iii) methodological improvements (e.g. accounting for uncer- tainty among projections and species’ dispersal abilities, combining both distributional and empirical approaches and including multiple non-climatic stressors) and (iv) systematic confrontation of observed versus predicted effects across multi-species assemblages and at several lev…","author":[{"dropping-particle":"","family":"Comte","given":"Lise","non-dropping-particle":"","parse-names":false,"suffix":""},{"dropping-particle":"","family":"Buisson","given":"Laëtitia","non-dropping-particle":"","parse-names":false,"suffix":""},{"dropping-particle":"","family":"Daufresne","given":"Martin","non-dropping-particle":"","parse-names":false,"suffix":""},{"dropping-particle":"","family":"Grenouillet","given":"Gaël","non-dropping-particle":"","parse-names":false,"suffix":""}],"container-title":"Freshwater Biology","id":"ITEM-1","issue":"4","issued":{"date-parts":[["2013"]]},"page":"625-639","publisher":"Wiley Online Library","title":"Climate-induced changes in the distribution of freshwater fish: Observed and predicted trends","type":"article-journal","volume":"58"},"uris":["http://www.mendeley.com/documents/?uuid=7691d5b2-27c0-49fd-93e9-a3d67e618f14"]},{"id":"ITEM-2","itemData":{"DOI":"10.1111/gcb.13462","ISBN":"1365-2486","ISSN":"13652486","PMID":"27608297","abstract":"Temperate lakes may contain both coolwater fish species such as walleye (Sander vitreus) and warmwater fish species such as largemouth bass (Micropterus salmoides). Recent declining walleye and increasing largemouth bass populations have raised questions regarding the future trajectories and management actions for these species.Wedeveloped a ther- modynamic model of water temperatures driven by downscaled climate data and lake-specific characteristics to esti- mate daily water temperature profiles for 2148 lakes in Wisconsin, US, under contemporary (1989–2014) and future (2040–2064 and 2065–2089) conditions. We correlated contemporary walleye recruitment and largemouth bass relative abundance to modeled water temperature, lake morphometry, and lake productivity, and projected lake-specific changes in each species under future climate conditions. Walleye recruitment success was negatively related and large- mouth bass abundance was positively related to water temperature degree days. Both species exhibited a threshold response at the same degree day value, albeit in opposite directions. Degree days were predicted to increase in the future, although the magnitude of increase varied among lakes, time periods, and global circulation models (GCMs). Under future conditions, we predicted a loss of walleye recruitment in 33–75% of lakes where recruitment is currently supported and a 27–60% increase in the number of lakes suitable for high largemouth bass abundance. The percentage of lakes capable of supporting abundant largemouth bass but failed walleye recruitment was predicted to increase from 58% in contemporary conditions to 86% by mid-century and to 91% of lakes by late century, based on median projec- tions across GCMs. Conversely, the percentage of lakes with successful walleye recruitment and low largemouth bass abundance was predicted to decline from9%of lakes in contemporary conditions to only1%of lakes in both future peri- ods. Importantly, weidentify up to 85 resilient lakes predicted to continue to support natural walleye recruitment. Man- agement","author":[{"dropping-particle":"","family":"Hansen","given":"Gretchen J A","non-dropping-particle":"","parse-names":false,"suffix":""},{"dropping-particle":"","family":"Read","given":"Jordan S","non-dropping-particle":"","parse-names":false,"suffix":""},{"dropping-particle":"","family":"Hansen","given":"Jonathan F","non-dropping-particle":"","parse-names":false,"suffix":""},{"dropping-particle":"","family":"Winslow","given":"Luke A","non-dropping-particle":"","parse-names":false,"suffix":""}],"container-title":"Global Change Biology","edition":"2016/09/09","id":"ITEM-2","issue":"4","issued":{"date-parts":[["2017"]]},"note":"Hansen, Gretchen J A\nRead, Jordan S\nHansen, Jonathan F\nWinslow, Luke A\neng\nResearch Support, Non-U.S. Gov't\nResearch Support, U.S. Gov't, Non-P.H.S.\nEngland\nGlob Chang Biol. 2017 Apr;23(4):1463-1476. doi: 10.1111/gcb.13462. Epub 2016 Sep 8.","page":"1463-1476","title":"Projected shifts in fish species dominance in Wisconsin lakes under climate change","type":"article-journal","volume":"23"},"uris":["http://www.mendeley.com/documents/?uuid=c12d9805-5b38-4e0a-8055-9356111ea520"]}],"mendeley":{"formattedCitation":"(Comte et al., 2013; Hansen et al., 2017)","plainTextFormattedCitation":"(Comte et al., 2013; Hansen et al., 2017)","previouslyFormattedCitation":"(Comte et al., 2013; Hansen et al., 2017)"},"properties":{"noteIndex":0},"schema":"https://github.com/citation-style-language/schema/raw/master/csl-citation.json"}</w:instrText>
      </w:r>
      <w:r w:rsidR="00767571" w:rsidRPr="00155F65">
        <w:fldChar w:fldCharType="separate"/>
      </w:r>
      <w:r w:rsidR="00AB1402" w:rsidRPr="00155F65">
        <w:rPr>
          <w:noProof/>
        </w:rPr>
        <w:t>(Comte et al., 2013; Hansen et al., 2017)</w:t>
      </w:r>
      <w:r w:rsidR="00767571" w:rsidRPr="00155F65">
        <w:fldChar w:fldCharType="end"/>
      </w:r>
      <w:r w:rsidRPr="00155F65">
        <w:t>. Species that possess narrow optimal thermal ranges, live near their thermal limits, or have long development times at cold temperatures are at-risk under warming climate scenarios as temperature can have strong direct and indirect effects at early-life stages</w:t>
      </w:r>
      <w:r w:rsidR="00767571" w:rsidRPr="00155F65">
        <w:t xml:space="preserve"> </w:t>
      </w:r>
      <w:r w:rsidR="00767571" w:rsidRPr="00155F65">
        <w:fldChar w:fldCharType="begin" w:fldLock="1"/>
      </w:r>
      <w:r w:rsidR="006C44F7" w:rsidRPr="00155F65">
        <w:instrText>ADDIN CSL_CITATION {"citationItems":[{"id":"ITEM-1","itemData":{"DOI":"10.1163/156854291X00379","ISSN":"00282960","abstract":"The influence of temperature on fish eggs and larvae is briefly described from an autecological viewpoint. Temperature may have lethal or sub-lethal effects as well as pacing metabolism, other physiological responses and behaviour. It influences body size, growth, differentiation of muscle and meristic characters. Increase of temperature, as would occur with global warming, will change the timing of ecological events such as the spring plankton outburst so influencing the match or mismatch of larvae with their food supply and their predators. © 1991 BRILL.","author":[{"dropping-particle":"","family":"Blaxter","given":"J. H.S.","non-dropping-particle":"","parse-names":false,"suffix":""}],"container-title":"Netherlands Journal of Zoology","id":"ITEM-1","issue":"2-3","issued":{"date-parts":[["1991"]]},"page":"336-357","publisher":"Brill","title":"The effect of temperature on larval fishes","type":"article-journal","volume":"42"},"uris":["http://www.mendeley.com/documents/?uuid=93b86901-952a-4ef1-9af3-d781e8c4cd54"]},{"id":"ITEM-2","itemData":{"DOI":"10.1139/f91-065","ISSN":"0706-652X","author":[{"dropping-particle":"","family":"Pepin","given":"Pierre","non-dropping-particle":"","parse-names":false,"suffix":""}],"container-title":"Canadian Journal of Fisheries and Aquatic Sciences","id":"ITEM-2","issue":"3","issued":{"date-parts":[["1991"]]},"page":"503-518","publisher":"NRC Research Press","title":"Effect of temperature and size on development, mortality, and survival rates of the pelagic early life history stages of marine fish","type":"article-journal","volume":"48"},"uris":["http://www.mendeley.com/documents/?uuid=903c2e48-8a33-4401-bf04-e465c042b28f"]},{"id":"ITEM-3","itemData":{"DOI":"10.1007/s11160-007-9059-5","ISSN":"0960-3166","author":[{"dropping-particle":"","family":"Ficke","given":"Ashley D","non-dropping-particle":"","parse-names":false,"suffix":""},{"dropping-particle":"","family":"Myrick","given":"Christopher A","non-dropping-particle":"","parse-names":false,"suffix":""},{"dropping-particle":"","family":"Hansen","given":"Lara J","non-dropping-particle":"","parse-names":false,"suffix":""}],"container-title":"Reviews in Fish Biology and Fisheries","id":"ITEM-3","issue":"4","issued":{"date-parts":[["2007"]]},"page":"581-613","publisher":"Springer","title":"Potential impacts of global climate change on freshwater fisheries","type":"article-journal","volume":"17"},"uris":["http://www.mendeley.com/documents/?uuid=357a996e-df3f-465c-9c9a-029d62900019"]},{"id":"ITEM-4","itemData":{"DOI":"10.1098/rsbl.2016.0745","ISBN":"1744-9561","ISSN":"1744-9561","abstract":"In a warming climate, higher temperatures are likely to modulate positively or negatively the effect of other environmental factors on biota, although such interactions are poorly documented. Here, we explore under controlled conditions thecombined effects of two common stressors in freshwater ecosys- tems, higher temperature and sediment load, on the embryonic development of arctic charr (Salvelinus alpinus L.). In the warm treatment, embryos had a lower survival, a longer incubation period and a smaller body size with a bigger yolk sac volume. Our data showa significant interaction between temp- erature and sediment load with temperature increasing dramatically the negative effects of sediment load on fitness-related traits. In the climate change context, these findings highlight the importance of taking into account different thermal scenarios when examining the effect of environmental or anthropogenic stressors.","author":[{"dropping-particle":"","family":"Mari","given":"Lisandrina","non-dropping-particle":"","parse-names":false,"suffix":""},{"dropping-particle":"","family":"Garaud","given":"Laura","non-dropping-particle":"","parse-names":false,"suffix":""},{"dropping-particle":"","family":"Evanno","given":"Guillaume","non-dropping-particle":"","parse-names":false,"suffix":""},{"dropping-particle":"","family":"Lasne","given":"Emilien","non-dropping-particle":"","parse-names":false,"suffix":""}],"container-title":"Biology Letters","id":"ITEM-4","issue":"12","issued":{"date-parts":[["2016"]]},"page":"20160745","title":"Higher temperature exacerbates the impact of sediments on embryo performances in a salmonid","type":"article-journal","volume":"12"},"uris":["http://www.mendeley.com/documents/?uuid=cb4afc67-4332-3427-ae97-d7d17fedaf0e"]},{"id":"ITEM-5","itemData":{"DOI":"10.1016/j.cbpa.2017.08.010","ISSN":"1095-6433","author":[{"dropping-particle":"","family":"Lim","given":"Michael Y-T","non-dropping-particle":"","parse-names":false,"suffix":""},{"dropping-particle":"","family":"Manzon","given":"Richard G","non-dropping-particle":"","parse-names":false,"suffix":""},{"dropping-particle":"","family":"Somers","given":"Christopher M","non-dropping-particle":"","parse-names":false,"suffix":""},{"dropping-particle":"","family":"Boreham","given":"Douglas R","non-dropping-particle":"","parse-names":false,"suffix":""},{"dropping-particle":"","family":"Wilson","given":"Joanna Y","non-dropping-particle":"","parse-names":false,"suffix":""}],"container-title":"Comparative Biochemistry and Physiology Part A: Molecular &amp; Integrative Physiology","id":"ITEM-5","issued":{"date-parts":[["2017"]]},"page":"19-29","publisher":"Elsevier","title":"The effects of fluctuating temperature regimes on the embryonic development of lake whitefish (Coregonus clupeaformis)","type":"article-journal","volume":"214"},"uris":["http://www.mendeley.com/documents/?uuid=a6e513a3-f8db-4f0c-b604-836e4411419b"]},{"id":"ITEM-6","itemData":{"DOI":"10.1126/science.aaz3658","ISSN":"0036-8075","author":[{"dropping-particle":"","family":"Dahlke","given":"Flemming T","non-dropping-particle":"","parse-names":false,"suffix":""},{"dropping-particle":"","family":"Wohlrab","given":"Sylke","non-dropping-particle":"","parse-names":false,"suffix":""},{"dropping-particle":"","family":"Butzin","given":"Martin","non-dropping-particle":"","parse-names":false,"suffix":""},{"dropping-particle":"","family":"Pörtner","given":"Hans-Otto","non-dropping-particle":"","parse-names":false,"suffix":""}],"container-title":"Science","id":"ITEM-6","issue":"6499","issued":{"date-parts":[["2020"]]},"page":"65-70","publisher":"American Association for the Advancement of Science","title":"Thermal bottlenecks in the life cycle define climate vulnerability of fish","type":"article-journal","volume":"369"},"uris":["http://www.mendeley.com/documents/?uuid=cb551f1a-363f-4a8d-8301-b7fb25971e86"]}],"mendeley":{"formattedCitation":"(Blaxter, 1991; Dahlke et al., 2020; Ficke et al., 2007; Lim et al., 2017; Mari et al., 2016; Pepin, 1991)","plainTextFormattedCitation":"(Blaxter, 1991; Dahlke et al., 2020; Ficke et al., 2007; Lim et al., 2017; Mari et al., 2016; Pepin, 1991)","previouslyFormattedCitation":"(Blaxter, 1991; Dahlke et al., 2020; Ficke et al., 2007; Lim et al., 2017; Mari et al., 2016; Pepin, 1991)"},"properties":{"noteIndex":0},"schema":"https://github.com/citation-style-language/schema/raw/master/csl-citation.json"}</w:instrText>
      </w:r>
      <w:r w:rsidR="00767571" w:rsidRPr="00155F65">
        <w:fldChar w:fldCharType="separate"/>
      </w:r>
      <w:r w:rsidR="00AB1402" w:rsidRPr="00155F65">
        <w:rPr>
          <w:noProof/>
        </w:rPr>
        <w:t>(Blaxter, 1991; Dahlke et al., 2020; Ficke et al., 2007; Lim et al., 2017; Mari et al., 2016; Pepin, 1991)</w:t>
      </w:r>
      <w:r w:rsidR="00767571" w:rsidRPr="00155F65">
        <w:fldChar w:fldCharType="end"/>
      </w:r>
      <w:r w:rsidRPr="00155F65">
        <w:t>. Unlike their marine counterparts, most freshwater fishes are restricted to lake systems, where their ability to evade the effects of climate change is impeded due to the isolated nature of lakes</w:t>
      </w:r>
      <w:r w:rsidR="00E46F64" w:rsidRPr="00155F65">
        <w:t xml:space="preserve"> </w:t>
      </w:r>
      <w:r w:rsidR="00E46F64" w:rsidRPr="00155F65">
        <w:fldChar w:fldCharType="begin" w:fldLock="1"/>
      </w:r>
      <w:r w:rsidR="00F35200" w:rsidRPr="00155F65">
        <w:instrText>ADDIN CSL_CITATION {"citationItems":[{"id":"ITEM-1","itemData":{"DOI":"10.1007/s11160-007-9059-5","ISSN":"0960-3166","author":[{"dropping-particle":"","family":"Ficke","given":"Ashley D","non-dropping-particle":"","parse-names":false,"suffix":""},{"dropping-particle":"","family":"Myrick","given":"Christopher A","non-dropping-particle":"","parse-names":false,"suffix":""},{"dropping-particle":"","family":"Hansen","given":"Lara J","non-dropping-particle":"","parse-names":false,"suffix":""}],"container-title":"Reviews in Fish Biology and Fisheries","id":"ITEM-1","issue":"4","issued":{"date-parts":[["2007"]]},"page":"581-613","publisher":"Springer","title":"Potential impacts of global climate change on freshwater fisheries","type":"article-journal","volume":"17"},"uris":["http://www.mendeley.com/documents/?uuid=357a996e-df3f-465c-9c9a-029d62900019"]}],"mendeley":{"formattedCitation":"(Ficke et al., 2007)","plainTextFormattedCitation":"(Ficke et al., 2007)","previouslyFormattedCitation":"(Ficke et al., 2007)"},"properties":{"noteIndex":0},"schema":"https://github.com/citation-style-language/schema/raw/master/csl-citation.json"}</w:instrText>
      </w:r>
      <w:r w:rsidR="00E46F64" w:rsidRPr="00155F65">
        <w:fldChar w:fldCharType="separate"/>
      </w:r>
      <w:r w:rsidR="00AB1402" w:rsidRPr="00155F65">
        <w:rPr>
          <w:noProof/>
        </w:rPr>
        <w:t>(Ficke et al., 2007)</w:t>
      </w:r>
      <w:r w:rsidR="00E46F64" w:rsidRPr="00155F65">
        <w:fldChar w:fldCharType="end"/>
      </w:r>
      <w:r w:rsidRPr="00155F65">
        <w:t xml:space="preserve"> and limited swimming capacity during early-life stages</w:t>
      </w:r>
      <w:r w:rsidR="00E46F64" w:rsidRPr="00155F65">
        <w:t xml:space="preserve"> </w:t>
      </w:r>
      <w:r w:rsidR="00E46F64" w:rsidRPr="00155F65">
        <w:fldChar w:fldCharType="begin" w:fldLock="1"/>
      </w:r>
      <w:r w:rsidR="00B4243F" w:rsidRPr="00155F65">
        <w:instrText>ADDIN CSL_CITATION {"citationItems":[{"id":"ITEM-1","itemData":{"DOI":"10.1111/j.1095-8649.2002.tb01848.x","ISSN":"0022-1112","author":[{"dropping-particle":"von","family":"Herbing","given":"I Hunt","non-dropping-particle":"","parse-names":false,"suffix":""}],"container-title":"Journal of Fish Biology","id":"ITEM-1","issue":"4","issued":{"date-parts":[["2002"]]},"page":"865-876","publisher":"Wiley Online Library","title":"Effects of temperature on larval fish swimming performance: the importance of physics to physiology","type":"article-journal","volume":"61"},"uris":["http://www.mendeley.com/documents/?uuid=f4f6e267-41de-4631-b31b-c366e3b0bf88"]},{"id":"ITEM-2","itemData":{"DOI":"10.1007/s11160-019-09592-w","ISSN":"1573-5184","author":[{"dropping-particle":"","family":"Downie","given":"Adam T","non-dropping-particle":"","parse-names":false,"suffix":""},{"dropping-particle":"","family":"Illing","given":"Björn","non-dropping-particle":"","parse-names":false,"suffix":""},{"dropping-particle":"","family":"Faria","given":"Ana M","non-dropping-particle":"","parse-names":false,"suffix":""},{"dropping-particle":"","family":"Rummer","given":"Jodie L","non-dropping-particle":"","parse-names":false,"suffix":""}],"container-title":"Reviews in Fish Biology and Fisheries","id":"ITEM-2","issued":{"date-parts":[["2020"]]},"page":"1-16","publisher":"Springer","title":"Swimming performance of marine fish larvae: review of a universal trait under ecological and environmental pressure","type":"article-journal"},"uris":["http://www.mendeley.com/documents/?uuid=025e7e4e-45d9-4bab-bbf3-5b5594613a1b"]}],"mendeley":{"formattedCitation":"(Downie et al., 2020; Herbing, 2002)","plainTextFormattedCitation":"(Downie et al., 2020; Herbing, 2002)","previouslyFormattedCitation":"(Downie et al., 2020; Herbing, 2002)"},"properties":{"noteIndex":0},"schema":"https://github.com/citation-style-language/schema/raw/master/csl-citation.json"}</w:instrText>
      </w:r>
      <w:r w:rsidR="00E46F64" w:rsidRPr="00155F65">
        <w:fldChar w:fldCharType="separate"/>
      </w:r>
      <w:r w:rsidR="00AB1402" w:rsidRPr="00155F65">
        <w:rPr>
          <w:noProof/>
        </w:rPr>
        <w:t>(Downie et al., 2020; Herbing, 2002)</w:t>
      </w:r>
      <w:r w:rsidR="00E46F64" w:rsidRPr="00155F65">
        <w:fldChar w:fldCharType="end"/>
      </w:r>
      <w:r w:rsidRPr="00155F65">
        <w:t>. Fundamental questions for eco-evolutionary and conservation biologists in a global change context include how lake fishes will respond to rising water temperatures and what adaptive mechanisms may be involved</w:t>
      </w:r>
      <w:r w:rsidR="00E46F64" w:rsidRPr="00155F65">
        <w:t xml:space="preserve"> </w:t>
      </w:r>
      <w:r w:rsidR="00E46F64" w:rsidRPr="00155F65">
        <w:fldChar w:fldCharType="begin" w:fldLock="1"/>
      </w:r>
      <w:r w:rsidR="00FC61B1" w:rsidRPr="00155F65">
        <w:instrText>ADDIN CSL_CITATION {"citationItems":[{"id":"ITEM-1","itemData":{"DOI":"10.1111/j.1461-0248.2005.00812.x","ISSN":"1461-0248","author":[{"dropping-particle":"","family":"Hairston","given":"Nelson G","non-dropping-particle":"","parse-names":false,"suffix":""},{"dropping-particle":"","family":"Ellner","given":"Stephen P","non-dropping-particle":"","parse-names":false,"suffix":""},{"dropping-particle":"","family":"Geber","given":"Monica A","non-dropping-particle":"","parse-names":false,"suffix":""},{"dropping-particle":"","family":"Yoshida","given":"Takehito","non-dropping-particle":"","parse-names":false,"suffix":""},{"dropping-particle":"","family":"Fox","given":"Jennifer A","non-dropping-particle":"","parse-names":false,"suffix":""}],"container-title":"Ecology Letters","id":"ITEM-1","issue":"10","issued":{"date-parts":[["2005"]]},"page":"1114-1127","publisher":"Wiley Online Library","title":"Rapid evolution and the convergence of ecological and evolutionary time","type":"article-journal","volume":"8"},"uris":["http://www.mendeley.com/documents/?uuid=697d0414-3e83-4a28-bca7-a013fcfd0dff"]},{"id":"ITEM-2","itemData":{"DOI":"10.1111/j.1365-2435.2007.01278.x","ISBN":"0269-8463","ISSN":"02698463","abstract":"1. Natural and human mediated perturbations present challenges to the fate of populations but fuel contemporary evolution (evolution over humanly observable time-scales). Here we ask if such evolution is sufficient to make the difference between population extinction and persistence. 2. To answer this question requires a shift from the usual focus on trait evolution to the emergent ‘eco-evolutionary’ dynamics that arise through interactions of evolution, its fitness consequences and population abundance. 3. By combining theory, models and insights from empirical studies of contemporary evolution, we provide an assessment of three contexts: persistence of populations in situ , persistence of colonising populations, and persistence under gene flow and in metapopulations. 4. Contemporary evolution can likely rescue some, but not all, populations facing environmental change. Populations may fail partly because of the demographic cost of selection. 5. Contemporary evolution that initiates positive population growth, such as selective founding processes, may create a ‘persistence vortex’ that overcomes the problems of small populations. 6. Complex, even shifting, relationships between gene flow and adaptation may aid the persistence of subpopulations as well as the persistence and expansion of metapopulations. 7. An eco-evolutionary perspective suggests that we expand our focus beyond the acute problems of threatened populations and growing invasions, to consider how contemporary evolutionary mechanics contribute to such problems in the first place or affect their resolution.","author":[{"dropping-particle":"","family":"Kinnison","given":"Michael T","non-dropping-particle":"","parse-names":false,"suffix":""},{"dropping-particle":"","family":"Hairston","given":"Nelson G","non-dropping-particle":"","parse-names":false,"suffix":""}],"container-title":"Functional Ecology","id":"ITEM-2","issue":"3","issued":{"date-parts":[["2007"]]},"page":"444-454","publisher":"Wiley Online Library","title":"Eco-evolutionary conservation biology: Contemporary evolution and the dynamics of persistence","type":"article-journal","volume":"21"},"uris":["http://www.mendeley.com/documents/?uuid=fad8f94c-1db2-4ea7-9809-45f234e88737"]},{"id":"ITEM-3","itemData":{"DOI":"10.1098/rstb.2009.0027","ISBN":"0962-8436","ISSN":"0962-8436","PMID":"19414463","abstract":"Evolutionary ecologists and population biologists have recently considered that ecological and evolutionary changes are intimately linked and can occur on the same time-scale. Recent theoretical developments have shown how the feedback between ecological and evolutionary dynamics can be linked, and there are now empirical demonstrations showing that ecological change can lead to rapid evolutionary change. We also have evidence that microevolutionary change can leave an ecological signature.We are at a stage where the integration of ecology and evolution is a necessary step towards major advances in our understanding of the processes that shape and maintain biodiversity. This special feature about ‘eco-evolutionary dynamics’ brings together biologists from empirical and theoretical backgrounds to bridge the gap between ecology and evolution and provide a series of contributions aimed at quantifying the interactions between these fundamental processes","author":[{"dropping-particle":"","family":"Pelletier","given":"F","non-dropping-particle":"","parse-names":false,"suffix":""},{"dropping-particle":"","family":"Garant","given":"D","non-dropping-particle":"","parse-names":false,"suffix":""},{"dropping-particle":"","family":"Hendry","given":"A P","non-dropping-particle":"","parse-names":false,"suffix":""}],"container-title":"Philosophical Transactions of the Royal Society B: Biological Sciences","id":"ITEM-3","issue":"1523","issued":{"date-parts":[["2009"]]},"page":"1483-1489","publisher":"The Royal Society","title":"Eco-evolutionary dynamics","type":"article","volume":"364"},"uris":["http://www.mendeley.com/documents/?uuid=511d034d-2bd1-4bae-ab2e-fc098130b0ad"]}],"mendeley":{"formattedCitation":"(Hairston et al., 2005; Kinnison &amp; Hairston, 2007; Pelletier et al., 2009)","plainTextFormattedCitation":"(Hairston et al., 2005; Kinnison &amp; Hairston, 2007; Pelletier et al., 2009)","previouslyFormattedCitation":"(Hairston et al., 2005; Kinnison &amp; Hairston, 2007; Pelletier et al., 2009)"},"properties":{"noteIndex":0},"schema":"https://github.com/citation-style-language/schema/raw/master/csl-citation.json"}</w:instrText>
      </w:r>
      <w:r w:rsidR="00E46F64" w:rsidRPr="00155F65">
        <w:fldChar w:fldCharType="separate"/>
      </w:r>
      <w:r w:rsidR="00AB1402" w:rsidRPr="00155F65">
        <w:rPr>
          <w:noProof/>
        </w:rPr>
        <w:t>(Hairston et al., 2005; Kinnison &amp; Hairston, 2007; Pelletier et al., 2009)</w:t>
      </w:r>
      <w:r w:rsidR="00E46F64" w:rsidRPr="00155F65">
        <w:fldChar w:fldCharType="end"/>
      </w:r>
      <w:r w:rsidRPr="00155F65">
        <w:t>. Shifts in physiology of lake fish populations living close to their upper thermal limits will be required if species are to persist under increasingly stressful thermal conditions</w:t>
      </w:r>
      <w:r w:rsidR="00E46F64" w:rsidRPr="00155F65">
        <w:t xml:space="preserve"> </w:t>
      </w:r>
      <w:r w:rsidR="00E46F64" w:rsidRPr="00155F65">
        <w:fldChar w:fldCharType="begin" w:fldLock="1"/>
      </w:r>
      <w:r w:rsidR="00855412" w:rsidRPr="00155F65">
        <w:instrText>ADDIN CSL_CITATION {"citationItems":[{"id":"ITEM-1","itemData":{"DOI":"10.1007/s00338-014-1253-z","ISSN":"0722-4028","author":[{"dropping-particle":"","family":"Woolsey","given":"E S","non-dropping-particle":"","parse-names":false,"suffix":""},{"dropping-particle":"","family":"Keith","given":"Sally Anne","non-dropping-particle":"","parse-names":false,"suffix":""},{"dropping-particle":"","family":"Byrne","given":"Maria","non-dropping-particle":"","parse-names":false,"suffix":""},{"dropping-particle":"","family":"Schmidt-Roach","given":"S","non-dropping-particle":"","parse-names":false,"suffix":""},{"dropping-particle":"","family":"Baird","given":"A H","non-dropping-particle":"","parse-names":false,"suffix":""}],"container-title":"Coral Reefs","id":"ITEM-1","issue":"2","issued":{"date-parts":[["2015"]]},"page":"471-478","publisher":"Springer","title":"Latitudinal variation in thermal tolerance thresholds of early life stages of corals","type":"article-journal","volume":"34"},"uris":["http://www.mendeley.com/documents/?uuid=3a341772-fa39-4844-b484-ecf25021358d"]},{"id":"ITEM-2","itemData":{"DOI":"10.1111/gcb.13250","ISSN":"1365-2486","author":[{"dropping-particle":"","family":"Howells","given":"Emily J","non-dropping-particle":"","parse-names":false,"suffix":""},{"dropping-particle":"","family":"Abrego","given":"David","non-dropping-particle":"","parse-names":false,"suffix":""},{"dropping-particle":"","family":"Meyer","given":"Eli","non-dropping-particle":"","parse-names":false,"suffix":""},{"dropping-particle":"","family":"Kirk","given":"Nathan L","non-dropping-particle":"","parse-names":false,"suffix":""},{"dropping-particle":"","family":"Burt","given":"John A","non-dropping-particle":"","parse-names":false,"suffix":""}],"container-title":"Global change biology","id":"ITEM-2","issue":"8","issued":{"date-parts":[["2016"]]},"page":"2702-2714","publisher":"Wiley Online Library","title":"Host adaptation and unexpected symbiont partners enable reef‐building corals to tolerate extreme temperatures","type":"article-journal","volume":"22"},"uris":["http://www.mendeley.com/documents/?uuid=adc8f89f-78d9-4dd0-9307-030799c57de6"]}],"mendeley":{"formattedCitation":"(Howells et al., 2016; Woolsey et al., 2015)","plainTextFormattedCitation":"(Howells et al., 2016; Woolsey et al., 2015)","previouslyFormattedCitation":"(Howells et al., 2016; Woolsey et al., 2015)"},"properties":{"noteIndex":0},"schema":"https://github.com/citation-style-language/schema/raw/master/csl-citation.json"}</w:instrText>
      </w:r>
      <w:r w:rsidR="00E46F64" w:rsidRPr="00155F65">
        <w:fldChar w:fldCharType="separate"/>
      </w:r>
      <w:r w:rsidR="00AB1402" w:rsidRPr="00155F65">
        <w:rPr>
          <w:noProof/>
        </w:rPr>
        <w:t>(Howells et al., 2016; Woolsey et al., 2015)</w:t>
      </w:r>
      <w:r w:rsidR="00E46F64" w:rsidRPr="00155F65">
        <w:fldChar w:fldCharType="end"/>
      </w:r>
      <w:r w:rsidRPr="00155F65">
        <w:t xml:space="preserve">. </w:t>
      </w:r>
    </w:p>
    <w:p w14:paraId="00000014" w14:textId="77777777" w:rsidR="005660EC" w:rsidRPr="00155F65" w:rsidRDefault="005660EC" w:rsidP="00F755AB">
      <w:pPr>
        <w:spacing w:line="480" w:lineRule="auto"/>
      </w:pPr>
    </w:p>
    <w:p w14:paraId="00000015" w14:textId="500E6E81" w:rsidR="005660EC" w:rsidRPr="00155F65" w:rsidRDefault="00FB0BCD" w:rsidP="00F755AB">
      <w:pPr>
        <w:spacing w:line="480" w:lineRule="auto"/>
      </w:pPr>
      <w:r w:rsidRPr="00155F65">
        <w:t>Freshwater whitefishes, Salmonidae Coregoninae (hereafter coregonines), are of great socio-economic value</w:t>
      </w:r>
      <w:r w:rsidR="00E46F64" w:rsidRPr="00155F65">
        <w:t xml:space="preserve"> </w:t>
      </w:r>
      <w:r w:rsidR="00E46F64" w:rsidRPr="00155F65">
        <w:fldChar w:fldCharType="begin" w:fldLock="1"/>
      </w:r>
      <w:r w:rsidR="00047705" w:rsidRPr="00155F65">
        <w:instrText>ADDIN CSL_CITATION {"citationItems":[{"id":"ITEM-1","itemData":{"DOI":"10.1579/0044-7447-30.8.559","ISBN":"0044-7447","ISSN":"0044-7447","PMID":"11878031","abstract":"Pelagic fish population biology was studied in the large Swedish lakes Vänern, Vättern, Mälaren and Hjälmaren. It is crucial for fish fry in temperate regions to hatch early in the growth season to survive, and achieve large size before winter, and it is suggested that the key factors are to match the spring development of phyto- and zooplankton, but to avoid predation. This is more easily accomplished by the studied spring spawners smelt (Osmerus eperlanus) and pike-perch (Stizostedion lucioperca) than autumn spawners, such as vendace (Coregonus albula). It is shown that hatching of vendace fry shortly after ice-break-up is beneficial for year-class strength. In oligotrophic large lakes with few predatory species a rapid increase in water temperature after ice-break is also promoting recruitment, whereas this is not the case in eutrophic lakes where predation pressure from other species may become too high. The results indicate that autumn spawners will have difficulties in adapting to global warming and it is also suggested that the life history can explain the large variations observed in year-class strength between years.","author":[{"dropping-particle":"","family":"Nyberg","given":"P","non-dropping-particle":"","parse-names":false,"suffix":""},{"dropping-particle":"","family":"Bergstrand","given":"E","non-dropping-particle":"","parse-names":false,"suffix":""},{"dropping-particle":"","family":"Degerman","given":"E","non-dropping-particle":"","parse-names":false,"suffix":""},{"dropping-particle":"","family":"Enderlein","given":"O","non-dropping-particle":"","parse-names":false,"suffix":""}],"container-title":"Ambio","edition":"2002/03/07","id":"ITEM-1","issue":"8","issued":{"date-parts":[["2001"]]},"note":"Nyberg, P Bergstrand, E Degerman, E Enderlein, O eng Sweden Ambio. 2001 Dec;30(8):559-64.","page":"559-564","title":"Recruitment of pelagic fish in an unstable climate: studies in Sweden's four largest lakes.","type":"article-journal","volume":"30"},"uris":["http://www.mendeley.com/documents/?uuid=7b4d0f7e-3730-30da-9120-e36976a7be8d"]},{"id":"ITEM-2","itemData":{"author":[{"dropping-particle":"","family":"Ebener","given":"Mark P","non-dropping-particle":"","parse-names":false,"suffix":""},{"dropping-particle":"","family":"Stockwell","given":"Jason D","non-dropping-particle":"","parse-names":false,"suffix":""},{"dropping-particle":"","family":"Yule","given":"Daniel L","non-dropping-particle":"","parse-names":false,"suffix":""},{"dropping-particle":"","family":"Gorman","given":"Owen T","non-dropping-particle":"","parse-names":false,"suffix":""},{"dropping-particle":"","family":"Hrabik","given":"Thomas R","non-dropping-particle":"","parse-names":false,"suffix":""},{"dropping-particle":"","family":"Kinnunen","given":"Ronald E","non-dropping-particle":"","parse-names":false,"suffix":""},{"dropping-particle":"","family":"Mattes","given":"William P","non-dropping-particle":"","parse-names":false,"suffix":""},{"dropping-particle":"","family":"Oyadomari","given":"Jason K","non-dropping-particle":"","parse-names":false,"suffix":""},{"dropping-particle":"","family":"Schreiner","given":"Donald R","non-dropping-particle":"","parse-names":false,"suffix":""},{"dropping-particle":"","family":"Geving","given":"Steven","non-dropping-particle":"","parse-names":false,"suffix":""},{"dropping-particle":"","family":"Scribner","given":"Kim","non-dropping-particle":"","parse-names":false,"suffix":""},{"dropping-particle":"","family":"Schram","given":"Stephen T","non-dropping-particle":"","parse-names":false,"suffix":""},{"dropping-particle":"","family":"Seider","given":"Michael J","non-dropping-particle":"","parse-names":false,"suffix":""},{"dropping-particle":"","family":"Sitar","given":"Shawn P","non-dropping-particle":"","parse-names":false,"suffix":""}],"container-title":"Ann Arbor, Michigan: Great Lakes Fishery Commission, Lake Superior Technical Report","id":"ITEM-2","issued":{"date-parts":[["2008"]]},"page":"126","title":"Status of cisco (Coregonus artedi) in Lake Superior during 1970-2006 and management and research considerations","type":"article-journal","volume":"1"},"uris":["http://www.mendeley.com/documents/?uuid=5e4dbd0d-0fff-3084-a60d-a56c35a656b8"]},{"id":"ITEM-3","itemData":{"DOI":"10.1111/j.1420-9101.2008.01670.x","ISSN":"1010-061X","author":[{"dropping-particle":"","family":"Vonlanthen","given":"Pascal","non-dropping-particle":"","parse-names":false,"suffix":""},{"dropping-particle":"","family":"Roy","given":"Denis","non-dropping-particle":"","parse-names":false,"suffix":""},{"dropping-particle":"","family":"Hudson","given":"A G","non-dropping-particle":"","parse-names":false,"suffix":""},{"dropping-particle":"","family":"Largiadèr","given":"Carlo Rodolfo","non-dropping-particle":"","parse-names":false,"suffix":""},{"dropping-particle":"","family":"Bittner","given":"David","non-dropping-particle":"","parse-names":false,"suffix":""},{"dropping-particle":"","family":"Seehausen","given":"Ole","non-dropping-particle":"","parse-names":false,"suffix":""}],"container-title":"Journal of Evolutionary Biology","id":"ITEM-3","issue":"3","issued":{"date-parts":[["2009"]]},"page":"498-514","publisher":"Wiley Online Library","title":"Divergence along a steep ecological gradient in lake whitefish (Coregonus sp.)","type":"article-journal","volume":"22"},"uris":["http://www.mendeley.com/documents/?uuid=2b136426-e016-43ef-8b1d-907dded5da3f"]},{"id":"ITEM-4","itemData":{"DOI":"10.1038/nature10824","ISBN":"0028-0836","ISSN":"1476-4687","PMID":"22337055","abstract":"Species diversity can be lost through two different but potentially interacting extinction processes: demographic decline and speciation reversal through introgressive hybridization. To investigate the relative contribution of these processes, we analysed historical and contemporary data of replicate whitefish radiations from 17 pre-alpine European lakes and reconstructed changes in genetic species differentiation through time using historical samples. Here we provide evidence that species diversity evolved in response to ecological opportunity, and that eutrophication, by diminishing this opportunity, has driven extinctions through speciation reversal and demographic decline. Across the radiations, the magnitude of eutrophication explains the pattern of species loss and levels of genetic and functional distinctiveness among remaining species. We argue that extinction by speciation reversal may be more widespread than currently appreciated. Preventing such extinctions will require that conservation efforts not only target existing species but identify and protect the ecological and evolutionary processes that generate and maintain species.","author":[{"dropping-particle":"","family":"Vonlanthen","given":"Pascal","non-dropping-particle":"","parse-names":false,"suffix":""},{"dropping-particle":"","family":"Bittner","given":"David","non-dropping-particle":"","parse-names":false,"suffix":""},{"dropping-particle":"","family":"Hudson","given":"Alan G.","non-dropping-particle":"","parse-names":false,"suffix":""},{"dropping-particle":"","family":"Young","given":"Kyle A.","non-dropping-particle":"","parse-names":false,"suffix":""},{"dropping-particle":"","family":"Müller","given":"Ruedi","non-dropping-particle":"","parse-names":false,"suffix":""},{"dropping-particle":"","family":"Lundsgaard-Hansen","given":"Bänz","non-dropping-particle":"","parse-names":false,"suffix":""},{"dropping-particle":"","family":"Roy","given":"Denis","non-dropping-particle":"","parse-names":false,"suffix":""},{"dropping-particle":"","family":"Piazza","given":"Sacha","non-dropping-particle":"Di","parse-names":false,"suffix":""},{"dropping-particle":"","family":"Largiader","given":"C. R.","non-dropping-particle":"","parse-names":false,"suffix":""},{"dropping-particle":"","family":"Seehausen","given":"Ole","non-dropping-particle":"","parse-names":false,"suffix":""},{"dropping-particle":"","family":"Largiadèr","given":"Carlo Rodolfo","non-dropping-particle":"","parse-names":false,"suffix":""},{"dropping-particle":"","family":"Seehausen","given":"Ole","non-dropping-particle":"","parse-names":false,"suffix":""}],"container-title":"Nature","id":"ITEM-4","issue":"7385","issued":{"date-parts":[["2012"]]},"page":"357-362","publisher":"Nature Publishing Group","title":"Eutrophication causes speciation reversal in whitefish adaptive radiations","type":"article-journal","volume":"482"},"uris":["http://www.mendeley.com/documents/?uuid=0fb8d59d-007a-488a-9e8a-33b63b6a64f5"]},{"id":"ITEM-5","itemData":{"DOI":"10.1016/j.jglr.2015.03.015","ISBN":"0380-1330","ISSN":"03801330","abstract":"Lake whitefish (. Coregonus clupeaformis) is an ecologically, culturally, and economically important species in the Laurentian Great Lakes. Lake whitefish have been a staple food source for thousands of years and, since 1980, have supported the most economically valuable (annual catch value. ≈. US$16.6 million) and productive (annual harvest. ≈. 7 million kg) commercial fishery in the upper Great Lakes (Lakes Huron, Michigan, and Superior). Climate changes, specifically changes in temperature, wind, and ice cover, are expected to impact the ecology, production dynamics, and value of this fishery because the success of recruitment to the fishery has been linked with these climatic variables. We used linear regression to determine the relationship between fall and spring air temperature indices, fall wind speed, winter ice cover, and lake whitefish recruitment in 13 management units located in the 1836 Treaty Waters of the Upper Great Lakes ceded by the Ottawa and Chippewa nations, a culturally and commercially important region for the lake whitefish fishery. In eight of the 13 management units evaluated, models including one or more climate variables (temperature, wind, ice cover) explained significantly more variation in recruitment than models with only the stock-recruitment relationship, using corrected Akaike's Information Criterion comparisons (δAICc. &gt;. 3). Isolating the climate-recruitment relationship and projecting recruitment with the Coupled Hydrosphere-Atmosphere Research Model (CHARM) indicated the potential for increased lake whitefish recruitment in the majority of the 1836 Treaty Waters management units. These results can inform adaptive management strategies by providing anticipated implications of climate on lake whitefish recruitment.","author":[{"dropping-particle":"","family":"Lynch","given":"Abigail J","non-dropping-particle":"","parse-names":false,"suffix":""},{"dropping-particle":"","family":"Taylor","given":"William W","non-dropping-particle":"","parse-names":false,"suffix":""},{"dropping-particle":"","family":"Beard","given":"T Douglas","non-dropping-particle":"","parse-names":false,"suffix":""},{"dropping-particle":"","family":"Lofgren","given":"Brent M","non-dropping-particle":"","parse-names":false,"suffix":""}],"container-title":"Journal of Great Lakes Research","id":"ITEM-5","issue":"2","issued":{"date-parts":[["2015"]]},"language":"English","note":"Ck7ge Times Cited:9 Cited References Count:45","page":"415-422","title":"Climate change projections for lake whitefish (Coregonus clupeaformis) recruitment in the 1836 Treaty Waters of the Upper Great Lakes","type":"article-journal","volume":"41"},"uris":["http://www.mendeley.com/documents/?uuid=bbb81d8d-4564-3614-b626-a063cb2ef3e9"]},{"id":"ITEM-6","itemData":{"DOI":"10.1139/er-2015-0064","ISBN":"1208-6053","ISSN":"1181-8700","abstract":"Though reported capture fisheries are dominated by marine production, inland fish and fisheries make substantial contributions to meeting the challenges faced by individuals, society, and the environment in a changing global landscape. Inland capture fisheries and aquaculture contribute over 40% to the world’s reported finfish production from less than 0.01% of the total volume of water on earth. These fisheries provide food for billions and livelihoods for millions of people worldwide. Herein, using supporting evidence from the literature, we review 10 reasons why inland fish and fisheries are important to the individual (food security, economic security, empowerment), to society (cultural services, recreational services, human health and well-being, knowledge transfer and capacity building), and to the environment (ecosystem function and biodiversity, as aquatic “canaries”, the “green food” movement). However, the current limitations to valuing the services provided by inland fish and fisheries make com...","author":[{"dropping-particle":"","family":"Lynch","given":"Abigail J","non-dropping-particle":"","parse-names":false,"suffix":""},{"dropping-particle":"","family":"Cooke","given":"Steven J","non-dropping-particle":"","parse-names":false,"suffix":""},{"dropping-particle":"","family":"Deines","given":"Andrew M","non-dropping-particle":"","parse-names":false,"suffix":""},{"dropping-particle":"","family":"Bower","given":"Shannon D","non-dropping-particle":"","parse-names":false,"suffix":""},{"dropping-particle":"","family":"Bunnell","given":"David B","non-dropping-particle":"","parse-names":false,"suffix":""},{"dropping-particle":"","family":"Cowx","given":"Ian G","non-dropping-particle":"","parse-names":false,"suffix":""},{"dropping-particle":"","family":"Nguyen","given":"Vivian M","non-dropping-particle":"","parse-names":false,"suffix":""},{"dropping-particle":"","family":"Nohner","given":"Joel","non-dropping-particle":"","parse-names":false,"suffix":""},{"dropping-particle":"","family":"Phouthavong","given":"Kaviphone","non-dropping-particle":"","parse-names":false,"suffix":""},{"dropping-particle":"","family":"Riley","given":"Betsy","non-dropping-particle":"","parse-names":false,"suffix":""},{"dropping-particle":"","family":"Rogers","given":"Mark W","non-dropping-particle":"","parse-names":false,"suffix":""},{"dropping-particle":"","family":"Taylor","given":"William W","non-dropping-particle":"","parse-names":false,"suffix":""},{"dropping-particle":"","family":"Woelmer","given":"Whitney","non-dropping-particle":"","parse-names":false,"suffix":""},{"dropping-particle":"","family":"Youn","given":"So-Jung","non-dropping-particle":"","parse-names":false,"suffix":""},{"dropping-particle":"","family":"Beard","given":"T Douglas","non-dropping-particle":"","parse-names":false,"suffix":""}],"container-title":"Environmental Reviews","id":"ITEM-6","issue":"2","issued":{"date-parts":[["2016"]]},"language":"English","note":"Dn5pw Times Cited:17 Cited References Count:76","page":"115-121","title":"The social, economic, and environmental importance of inland fish and fisheries","type":"article-journal","volume":"24"},"uris":["http://www.mendeley.com/documents/?uuid=55b239ce-dc4a-3d6f-8bfa-71e067cc5b25"]}],"mendeley":{"formattedCitation":"(Ebener et al., 2008; Lynch et al., 2015, 2016; Nyberg et al., 2001; Vonlanthen et al., 2009, 2012)","plainTextFormattedCitation":"(Ebener et al., 2008; Lynch et al., 2015, 2016; Nyberg et al., 2001; Vonlanthen et al., 2009, 2012)","previouslyFormattedCitation":"(Ebener et al., 2008; Lynch et al., 2015, 2016; Nyberg et al., 2001; Vonlanthen et al., 2009, 2012)"},"properties":{"noteIndex":0},"schema":"https://github.com/citation-style-language/schema/raw/master/csl-citation.json"}</w:instrText>
      </w:r>
      <w:r w:rsidR="00E46F64" w:rsidRPr="00155F65">
        <w:fldChar w:fldCharType="separate"/>
      </w:r>
      <w:r w:rsidR="00D2618C" w:rsidRPr="00155F65">
        <w:rPr>
          <w:noProof/>
        </w:rPr>
        <w:t>(Ebener et al., 2008; Lynch et al., 2015, 2016; Nyberg et al., 2001; Vonlanthen et al., 2009, 2012)</w:t>
      </w:r>
      <w:r w:rsidR="00E46F64" w:rsidRPr="00155F65">
        <w:fldChar w:fldCharType="end"/>
      </w:r>
      <w:r w:rsidRPr="00155F65">
        <w:t>, and are also considered to be critically sensitive to the effects of climate change because they are cold, stenothermic fishes</w:t>
      </w:r>
      <w:r w:rsidR="00E46F64" w:rsidRPr="00155F65">
        <w:t xml:space="preserve"> </w:t>
      </w:r>
      <w:r w:rsidR="00E46F64" w:rsidRPr="00155F65">
        <w:fldChar w:fldCharType="begin" w:fldLock="1"/>
      </w:r>
      <w:r w:rsidR="005F5479" w:rsidRPr="00155F65">
        <w:instrText>ADDIN CSL_CITATION {"citationItems":[{"id":"ITEM-1","itemData":{"DOI":"10.1577/M08-002.1","ISBN":"0275-5947","ISSN":"0275-5947","abstract":"Populations of cisco Coregonus artedi in the Laurentian Great Lakes supported large-scale commercial fisheries and were the primary forage of piscivores during the first half of the 20th century. However, by 1970 populations had collapsed in all of the lakes. Since then, ciscoes have staged a recovery ill Lake Superior. In this synthesis, we describe the Status of ciscoes in Lake Superior during 1970-2006 and provide a comprehensive review of their ecology. Better understanding of age estimation techniques. application of hydroacoustic and midwater trawl sampling, and compilation of long-term data sets have advanced our understanding of the species. Management agencies contemplating rehabilitation of cisco populations Should recognize that (1) knowledge of cisco ecology and population dynamics is increasing: (2) ciscoes are long-lived; (3) Great Lakes population,; are probably composed of both shallow-water and deepwater spawning forms (4) large year-classes call be produced from small adult stocks (5) large variation in year-class strength is probably intrinsic to Great Lakes populations: (6) despite the longevity and early maturity of ciscoes. stocks can be overfished because large year-classes are produced infrequently: (7) regional environmental factors appear to play a large role in reproductive success: and (8) rainbow smelt Osmerus mordax are likely to have a negative effect oil cisco recruitment under certain conditions. A top-down approach for rehabilitating lake trout Salvelinus namaycush in Lake Superior probably benefited cisco recovery through lake trout predation on invasive rainbow smelt populations. We argue that managing for populations of exotic alewives Alosa pseudoharengus to support popular recreational fisheries of exotic Pacific salmonids in the other Great Lakes conflicts with stocking efforts to rehabilitate native lake trout in those lakes. If native fish rehabilitation is a serious and primary goal for management agencies in the Great Lakes basin, we propose that an ecosystem-based approach to modifying the environment for tire benefit of native fish species (i.e., decimation or eradication of invasive species) is required.","author":[{"dropping-particle":"","family":"Stockwell","given":"Jason D","non-dropping-particle":"","parse-names":false,"suffix":""},{"dropping-particle":"","family":"Ebener","given":"Mark P","non-dropping-particle":"","parse-names":false,"suffix":""},{"dropping-particle":"","family":"Black","given":"Jeff A","non-dropping-particle":"","parse-names":false,"suffix":""},{"dropping-particle":"","family":"Gorman","given":"Owen T","non-dropping-particle":"","parse-names":false,"suffix":""},{"dropping-particle":"","family":"Hrabik","given":"Thomas R","non-dropping-particle":"","parse-names":false,"suffix":""},{"dropping-particle":"","family":"Kinnunen","given":"Ronald E","non-dropping-particle":"","parse-names":false,"suffix":""},{"dropping-particle":"","family":"Mattes","given":"William P","non-dropping-particle":"","parse-names":false,"suffix":""},{"dropping-particle":"","family":"Oyadomari","given":"Jason K","non-dropping-particle":"","parse-names":false,"suffix":""},{"dropping-particle":"","family":"Schram","given":"Stephen T","non-dropping-particle":"","parse-names":false,"suffix":""},{"dropping-particle":"","family":"Schreiner","given":"Donald R","non-dropping-particle":"","parse-names":false,"suffix":""},{"dropping-particle":"","family":"Seider","given":"Michael J","non-dropping-particle":"","parse-names":false,"suffix":""},{"dropping-particle":"","family":"Sitar","given":"Shawn P","non-dropping-particle":"","parse-names":false,"suffix":""},{"dropping-particle":"","family":"Yule","given":"Daniel L","non-dropping-particle":"","parse-names":false,"suffix":""}],"container-title":"North American Journal of Fisheries Management","id":"ITEM-1","issue":"3","issued":{"date-parts":[["2009"]]},"language":"English","note":"477fx Times Cited:34 Cited References Count:209","page":"626-652","title":"A Synthesis of Cisco Recovery in Lake Superior: Implications for Native Fish Rehabilitation in the Laurentian Great Lakes","type":"article-journal","volume":"29"},"uris":["http://www.mendeley.com/documents/?uuid=efbd3358-ce1f-3dc7-afe5-232740387d1e"]},{"id":"ITEM-2","itemData":{"DOI":"10.1111/j.1365-2427.2010.02506.x","ISBN":"1365-2427","ISSN":"00465070","abstract":"Summary 1.The long-term suitability of Bassenthwaite Lake as a habitat for vendace (Coregonus albula) was assessed using two models. The first was the phytoplankton model (PROTECH) that provided temperature and phytoplankton biomass outputs that were used to drive a second model of lake oxygen (LOX). 2.Both temperature and oxygen concentrations were used to define the available habitat for the adult vendace, using 18 °C as an upper and 2 mg L−1 as a lower threshold, respectively. The outputs of both models were compared with 4 years of observed data for the purposes of validation and produced good simulations of water temperature, total chlorophyll a and oxygen concentrations in the epilimnion, hypolimnion and at the lake bottom. 3.Using the outputs of a regional climate model (RCM) simulating 20 years of both present and future climate conditions for this part of the United Kingdom, both models were re-run. These data suggest the future climate will cause a mean increase of &gt;2 °C in water temperature, little change in overall phytoplankton biomass and a 10% decline in oxygen concentration. 4.Using the thresholds defined above, the habitat volume will decline greatly under the future climate scenarios, with all of the 20 years simulated having periods of zero habitat volume for &gt;7 consecutive days, primarily caused by high temperature. These results suggest that the long-term viability of the lake as a habitat for this rare fish is extremely low.","author":[{"dropping-particle":"","family":"Elliott","given":"J Alex","non-dropping-particle":"","parse-names":false,"suffix":""},{"dropping-particle":"","family":"Bell","given":"Victoria A","non-dropping-particle":"","parse-names":false,"suffix":""}],"container-title":"Freshwater Biology","id":"ITEM-2","issue":"2","issued":{"date-parts":[["2011"]]},"page":"395-405","title":"Predicting the potential long-term influence of climate change on vendace (Coregonus albula) habitat in Bassenthwaite Lake, U.K.","type":"article-journal","volume":"56"},"uris":["http://www.mendeley.com/documents/?uuid=a373c4bf-80e9-35c3-8016-176e343ca1d1"]},{"id":"ITEM-3","itemData":{"DOI":"10.1007/s10750-012-1182-1","ISBN":"0018-8158","ISSN":"00188158","abstract":"Fish play a key role in the trophic dynamics of lakes. With climate warming, complex changes in fish assemblage structure may be expected owing to direct effects of temperature and indirect effects operating through eutrophication, water level changes, stratification and salinisation. We reviewed published and new long-term (10–100 years) fish data series from 24 European lakes (area: 0.04–5,648 km2; mean depth: 1–177 m; a north–south gradient from Sweden to Spain). Along with an annual temperature increase of about 0.15–0.3°C per decade profound changes have occurred in either fish assemblage composition, body size and/or age structure during recent decades and a shift towards higher dominance of eurythermal species. These shifts have occurred despite a reduction in nutrient loading in many of the lakes that should have benefited the larger-sized individuals and the fish species typically inhabiting cold-water, low-nutrient lakes. The cold-stenothermic Arctic charr has been particularly affected and its abundance has decreased in the majority of the lakes where its presence was recorded. The harvest of cool-stenothermal brown trout has decreased substantially in two southern lakes. Vendace, whitefish and smelt show a different response depending on lake depth and latitude. Perch has apparently been stimulated in the north, with stronger year classes in warm years, but its abundance has declined in the southern Lake Maggiore, Italy. Where introduced, roach seems to take advantage of the higher temperature after years of low population densities. Eurythermal species such as common bream, pike–perch and/or shad are apparently on the increase in several of the lakes. The response of fish to the warming has been surprisingly strong and fast in recent decades, making them ideal sentinels for detecting and documenting climate-induced modifications of freshwater ecosystems.","author":[{"dropping-particle":"","family":"Jeppesen","given":"Erik","non-dropping-particle":"","parse-names":false,"suffix":""},{"dropping-particle":"","family":"Mehner","given":"Thomas","non-dropping-particle":"","parse-names":false,"suffix":""},{"dropping-particle":"","family":"Winfield","given":"Ian J","non-dropping-particle":"","parse-names":false,"suffix":""},{"dropping-particle":"","family":"Kangur","given":"Külli","non-dropping-particle":"","parse-names":false,"suffix":""},{"dropping-particle":"","family":"Sarvala","given":"Jouko","non-dropping-particle":"","parse-names":false,"suffix":""},{"dropping-particle":"","family":"Gerdeaux","given":"Daniel","non-dropping-particle":"","parse-names":false,"suffix":""},{"dropping-particle":"","family":"Rask","given":"Martti","non-dropping-particle":"","parse-names":false,"suffix":""},{"dropping-particle":"","family":"Malmquist","given":"Hilmar J","non-dropping-particle":"","parse-names":false,"suffix":""},{"dropping-particle":"","family":"Holmgren","given":"Kerstin","non-dropping-particle":"","parse-names":false,"suffix":""},{"dropping-particle":"","family":"Volta","given":"Pietro","non-dropping-particle":"","parse-names":false,"suffix":""},{"dropping-particle":"","family":"Romo","given":"Susana","non-dropping-particle":"","parse-names":false,"suffix":""},{"dropping-particle":"","family":"Eckmann","given":"Reiner","non-dropping-particle":"","parse-names":false,"suffix":""},{"dropping-particle":"","family":"Sandström","given":"Alfred","non-dropping-particle":"","parse-names":false,"suffix":""},{"dropping-particle":"","family":"Blanco","given":"Saúl","non-dropping-particle":"","parse-names":false,"suffix":""},{"dropping-particle":"","family":"Kangur","given":"Andu","non-dropping-particle":"","parse-names":false,"suffix":""},{"dropping-particle":"","family":"Ragnarsson Stabo","given":"Henrik","non-dropping-particle":"","parse-names":false,"suffix":""},{"dropping-particle":"","family":"Tarvainen","given":"Marjo","non-dropping-particle":"","parse-names":false,"suffix":""},{"dropping-particle":"","family":"Ventelä","given":"Anne Mari","non-dropping-particle":"","parse-names":false,"suffix":""},{"dropping-particle":"","family":"Søndergaard","given":"Martin","non-dropping-particle":"","parse-names":false,"suffix":""},{"dropping-particle":"","family":"Lauridsen","given":"Torben L","non-dropping-particle":"","parse-names":false,"suffix":""},{"dropping-particle":"","family":"Meerhoff","given":"Mariana","non-dropping-particle":"","parse-names":false,"suffix":""}],"container-title":"Hydrobiologia","id":"ITEM-3","issue":"1","issued":{"date-parts":[["2012"]]},"language":"English","note":"971qe Times Cited:92 Cited References Count:186","page":"1-39","title":"Impacts of climate warming on the long-term dynamics of key fish species in 24 European lakes","type":"article","volume":"694"},"uris":["http://www.mendeley.com/documents/?uuid=83952b8f-a0ae-3585-b9b2-5bc50214f285"]},{"id":"ITEM-4","itemData":{"ISBN":"978-1-934874-38-7","author":[{"dropping-particle":"","family":"Isaak","given":"Daniel J","non-dropping-particle":"","parse-names":false,"suffix":""}],"container-title":"Future of Fisheries: Perspectives for Emerging Professionals","id":"ITEM-4","issued":{"date-parts":[["2014"]]},"number-of-pages":"435-441","title":"Climate Change and the Future of Freshwater Fisheries","type":"book"},"uris":["http://www.mendeley.com/documents/?uuid=8cdd9a8d-1c6e-3ff5-8bf6-f67e20365a9c"]},{"id":"ITEM-5","itemData":{"DOI":"10.1111/jfb.12432","ISBN":"1095-8649","ISSN":"10958649","PMID":"24961386","abstract":"Conditions fish encounter during embryogenesis and early life history can leave lasting effects not only on morphology, but also on growth rate, life-history and behavioural traits. The ecology of offspring can be affected by conditions experienced by their parents and mother in particular. This review summarizes such early impacts and their ecological influences for a variety of teleost species, but with special reference to salmonids. Growth and adult body size, sex ratio, egg size, lifespan and tendency to migrate can all be affected by early influences. Mechanisms behind such phenotypically plastic impacts are not well known, but epigenetic change appears to be one central mechanism. The thermal regime during development and incubation is particularly important, but also early food consumption and intraspecific density can all be responsible for later life-history variation. For behavioural traits, early experiences with effects on brain, sensory development and cognition appear essential. This may also influence boldness and other social behaviours such as mate choice. At the end of the review, several issues and questions for future studies are given.","author":[{"dropping-particle":"","family":"Jonsson","given":"B.","non-dropping-particle":"","parse-names":false,"suffix":""},{"dropping-particle":"","family":"Jonsson","given":"Nina","non-dropping-particle":"","parse-names":false,"suffix":""}],"container-title":"Journal of Fish Biology","id":"ITEM-5","issue":"2","issued":{"date-parts":[["2014"]]},"page":"151-188","title":"Early environment influences later performance in fishes","type":"article-journal","volume":"85"},"uris":["http://www.mendeley.com/documents/?uuid=fd5e17f6-7f67-3ecd-92b2-e5255d68c6c7"]},{"id":"ITEM-6","itemData":{"DOI":"10.1007/s10641-014-0331-y","abstract":"We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Fishes","id":"ITEM-6","issue":"4","issued":{"date-parts":[["2015"]]},"language":"English","note":"Cc7ry Times Cited:4 Cited References Count:57","page":"979-991","title":"Climate change alters the egg development dynamics in cold-water adapted coregonids","type":"article-journal","volume":"98"},"uris":["http://www.mendeley.com/documents/?uuid=1120a55e-f2ad-394b-ad89-0b3bb220dad8"]},{"id":"ITEM-7","itemData":{"DOI":"10.1007/s10750-016-2807-6","ISBN":"0018-8158","ISSN":"15735117","abstract":"Hatching time (HT) of autumn-spawning fishes depends strongly on the egg incubation temperature and especially on the warming of water in spring, which synchronizes the hatching with ice-out despite the large inter-annual variability in spring phenology. However, the relative roles of genetic and environmental effects on the HT have rarely been explored. We studied experimentally the parental effects on the HT and size of vendace (Coregonus albula (L.)) and whitefish (C. lavaretus L.) larvae under short and long winter conditions using a full-factorial breeding design. Both parents significantly affected the HT of vendace, mostly by additive genetic effects, and the difference between short and long winter treatment was also significant. In whitefish, the female × male interaction was significant, implying non-additive genetic effects. The maximum range of the HT of eggs between parent pairs within certain winter condition was 3 weeks and was clearly lower than the potential range for the temperature-adjusted HT. The size of eggs or hatched larvae did not correlate with the HT in either of the species. The variation in HT between eggs from different parents creates a basis for genetic adaptation to climate change and for local adaption of populations in their thermal environments.","author":[{"dropping-particle":"","family":"Karjalainen","given":"Juha","non-dropping-particle":"","parse-names":false,"suffix":""},{"dropping-particle":"","family":"Jokinen","given":"L","non-dropping-particle":"","parse-names":false,"suffix":""},{"dropping-particle":"","family":"Keskinen","given":"T","non-dropping-particle":"","parse-names":false,"suffix":""},{"dropping-particle":"","family":"Marjomäki","given":"Timo J","non-dropping-particle":"","parse-names":false,"suffix":""}],"container-title":"Hydrobiologia","id":"ITEM-7","issue":"1","issued":{"date-parts":[["2016"]]},"language":"English","page":"135-143","title":"Environmental and genetic effects on larval hatching time in two coregonids","type":"article-journal","volume":"780"},"uris":["http://www.mendeley.com/documents/?uuid=0d549f7f-c7c3-3965-9f8a-2eeacb37787f"]}],"mendeley":{"formattedCitation":"(Elliott &amp; Bell, 2011; Isaak, 2014; Jeppesen et al., 2012; Jonsson &amp; Jonsson, 2014; Karjalainen et al., 2015; Karjalainen, Jokinen, et al., 2016; Stockwell et al., 2009)","plainTextFormattedCitation":"(Elliott &amp; Bell, 2011; Isaak, 2014; Jeppesen et al., 2012; Jonsson &amp; Jonsson, 2014; Karjalainen et al., 2015; Karjalainen, Jokinen, et al., 2016; Stockwell et al., 2009)","previouslyFormattedCitation":"(Elliott &amp; Bell, 2011; Isaak, 2014; Jeppesen et al., 2012; Jonsson &amp; Jonsson, 2014; Karjalainen et al., 2015; Karjalainen, Jokinen, et al., 2016; Stockwell et al., 2009)"},"properties":{"noteIndex":0},"schema":"https://github.com/citation-style-language/schema/raw/master/csl-citation.json"}</w:instrText>
      </w:r>
      <w:r w:rsidR="00E46F64" w:rsidRPr="00155F65">
        <w:fldChar w:fldCharType="separate"/>
      </w:r>
      <w:r w:rsidR="00AB1402" w:rsidRPr="00155F65">
        <w:rPr>
          <w:noProof/>
        </w:rPr>
        <w:t xml:space="preserve">(Elliott &amp; Bell, 2011; Isaak, 2014; Jeppesen et </w:t>
      </w:r>
      <w:r w:rsidR="00AB1402" w:rsidRPr="00155F65">
        <w:rPr>
          <w:noProof/>
        </w:rPr>
        <w:lastRenderedPageBreak/>
        <w:t>al., 2012; Jonsson &amp; Jonsson, 2014; Karjalainen et al., 2015; Karjalainen, Jokinen, et al., 2016; Stockwell et al., 2009)</w:t>
      </w:r>
      <w:r w:rsidR="00E46F64" w:rsidRPr="00155F65">
        <w:fldChar w:fldCharType="end"/>
      </w:r>
      <w:r w:rsidRPr="00155F65">
        <w:t>. Coregonine fisheries worldwide have experienced population declines due to highly variable and weak year-class strengths</w:t>
      </w:r>
      <w:r w:rsidR="00E46F64" w:rsidRPr="00155F65">
        <w:t xml:space="preserve"> </w:t>
      </w:r>
      <w:r w:rsidR="00E46F64" w:rsidRPr="00155F65">
        <w:fldChar w:fldCharType="begin" w:fldLock="1"/>
      </w:r>
      <w:r w:rsidR="00177438" w:rsidRPr="00155F65">
        <w:instrText>ADDIN CSL_CITATION {"citationItems":[{"id":"ITEM-1","itemData":{"DOI":"10.1579/0044-7447-30.8.559","ISBN":"0044-7447","ISSN":"0044-7447","PMID":"11878031","abstract":"Pelagic fish population biology was studied in the large Swedish lakes Vänern, Vättern, Mälaren and Hjälmaren. It is crucial for fish fry in temperate regions to hatch early in the growth season to survive, and achieve large size before winter, and it is suggested that the key factors are to match the spring development of phyto- and zooplankton, but to avoid predation. This is more easily accomplished by the studied spring spawners smelt (Osmerus eperlanus) and pike-perch (Stizostedion lucioperca) than autumn spawners, such as vendace (Coregonus albula). It is shown that hatching of vendace fry shortly after ice-break-up is beneficial for year-class strength. In oligotrophic large lakes with few predatory species a rapid increase in water temperature after ice-break is also promoting recruitment, whereas this is not the case in eutrophic lakes where predation pressure from other species may become too high. The results indicate that autumn spawners will have difficulties in adapting to global warming and it is also suggested that the life history can explain the large variations observed in year-class strength between years.","author":[{"dropping-particle":"","family":"Nyberg","given":"P","non-dropping-particle":"","parse-names":false,"suffix":""},{"dropping-particle":"","family":"Bergstrand","given":"E","non-dropping-particle":"","parse-names":false,"suffix":""},{"dropping-particle":"","family":"Degerman","given":"E","non-dropping-particle":"","parse-names":false,"suffix":""},{"dropping-particle":"","family":"Enderlein","given":"O","non-dropping-particle":"","parse-names":false,"suffix":""}],"container-title":"Ambio","edition":"2002/03/07","id":"ITEM-1","issue":"8","issued":{"date-parts":[["2001"]]},"note":"Nyberg, P Bergstrand, E Degerman, E Enderlein, O eng Sweden Ambio. 2001 Dec;30(8):559-64.","page":"559-564","title":"Recruitment of pelagic fish in an unstable climate: studies in Sweden's four largest lakes.","type":"article-journal","volume":"30"},"uris":["http://www.mendeley.com/documents/?uuid=7b4d0f7e-3730-30da-9120-e36976a7be8d"]},{"id":"ITEM-2","itemData":{"DOI":"10.1038/nature10824","ISBN":"0028-0836","ISSN":"1476-4687","PMID":"22337055","abstract":"Species diversity can be lost through two different but potentially interacting extinction processes: demographic decline and speciation reversal through introgressive hybridization. To investigate the relative contribution of these processes, we analysed historical and contemporary data of replicate whitefish radiations from 17 pre-alpine European lakes and reconstructed changes in genetic species differentiation through time using historical samples. Here we provide evidence that species diversity evolved in response to ecological opportunity, and that eutrophication, by diminishing this opportunity, has driven extinctions through speciation reversal and demographic decline. Across the radiations, the magnitude of eutrophication explains the pattern of species loss and levels of genetic and functional distinctiveness among remaining species. We argue that extinction by speciation reversal may be more widespread than currently appreciated. Preventing such extinctions will require that conservation efforts not only target existing species but identify and protect the ecological and evolutionary processes that generate and maintain species.","author":[{"dropping-particle":"","family":"Vonlanthen","given":"Pascal","non-dropping-particle":"","parse-names":false,"suffix":""},{"dropping-particle":"","family":"Bittner","given":"David","non-dropping-particle":"","parse-names":false,"suffix":""},{"dropping-particle":"","family":"Hudson","given":"Alan G.","non-dropping-particle":"","parse-names":false,"suffix":""},{"dropping-particle":"","family":"Young","given":"Kyle A.","non-dropping-particle":"","parse-names":false,"suffix":""},{"dropping-particle":"","family":"Müller","given":"Ruedi","non-dropping-particle":"","parse-names":false,"suffix":""},{"dropping-particle":"","family":"Lundsgaard-Hansen","given":"Bänz","non-dropping-particle":"","parse-names":false,"suffix":""},{"dropping-particle":"","family":"Roy","given":"Denis","non-dropping-particle":"","parse-names":false,"suffix":""},{"dropping-particle":"","family":"Piazza","given":"Sacha","non-dropping-particle":"Di","parse-names":false,"suffix":""},{"dropping-particle":"","family":"Largiader","given":"C. R.","non-dropping-particle":"","parse-names":false,"suffix":""},{"dropping-particle":"","family":"Seehausen","given":"Ole","non-dropping-particle":"","parse-names":false,"suffix":""},{"dropping-particle":"","family":"Largiadèr","given":"Carlo Rodolfo","non-dropping-particle":"","parse-names":false,"suffix":""},{"dropping-particle":"","family":"Seehausen","given":"Ole","non-dropping-particle":"","parse-names":false,"suffix":""}],"container-title":"Nature","id":"ITEM-2","issue":"7385","issued":{"date-parts":[["2012"]]},"page":"357-362","publisher":"Nature Publishing Group","title":"Eutrophication causes speciation reversal in whitefish adaptive radiations","type":"article-journal","volume":"482"},"uris":["http://www.mendeley.com/documents/?uuid=0fb8d59d-007a-488a-9e8a-33b63b6a64f5"]},{"id":"ITEM-3","itemData":{"DOI":"10.4236/fns.2015.611108","ISBN":"2157-944X 2157-9458","ISSN":"2157-944X","abstract":"Fish species diversity can be lost through interacting stressors including habitat loss, stocking and overfishing. Although a multitude of stressors have played a role in the global decline of coregonid (Coregonus spp.) diversity, a number of contemporary studies have identified habitat loss stemming from eutrophication as the primary cause. Unfortunately, reconstructing the role of fishing and stocking practices can be difficult, because these records are incomplete or appear only in hard-to-access historic grey literature. Based on an illustrative set of historic and contemporary studies, we describe how fisheries management practices may have contributed to coregonid diversity loss in European and North American lakes. We provide case studies examining how fishing and stocking may reduce coregonid diversity through demographic decline and introgressive hybridization. In some lakes, fisheries management practices may have led to a loss of coregonid diversity well before issues with habitat degradation manifested. Our review suggests that fish conservation policies could beneficially consider the relative importance of all stressors, including management practices, as potential drivers of diversity loss.","author":[{"dropping-particle":"","family":"Anneville","given":"Orlane","non-dropping-particle":"","parse-names":false,"suffix":""},{"dropping-particle":"","family":"Lasne","given":"Emilien","non-dropping-particle":"","parse-names":false,"suffix":""},{"dropping-particle":"","family":"Guillard","given":"Jean","non-dropping-particle":"","parse-names":false,"suffix":""},{"dropping-particle":"","family":"Eckmann","given":"Reiner","non-dropping-particle":"","parse-names":false,"suffix":""},{"dropping-particle":"","family":"Stockwell","given":"Jason D","non-dropping-particle":"","parse-names":false,"suffix":""},{"dropping-particle":"","family":"Gillet","given":"Christian","non-dropping-particle":"","parse-names":false,"suffix":""},{"dropping-particle":"","family":"Yule","given":"Daniel L","non-dropping-particle":"","parse-names":false,"suffix":""}],"chapter-number":"1045","container-title":"Food and Nutrition Sciences","id":"ITEM-3","issue":"11","issued":{"date-parts":[["2015"]]},"page":"1045-1055","title":"Impact of Fishing and Stocking Practices on Coregonid Diversity","type":"article-journal","volume":"06"},"uris":["http://www.mendeley.com/documents/?uuid=58b1ea73-5b06-3b17-8574-e90300108f85"]},{"id":"ITEM-4","itemData":{"DOI":"10.1016/j.fishres.2014.12.014","ISBN":"0165-7836","ISSN":"01657836","abstract":"We examined the spatial scale of recruitment variability for disparate cisco (Coregonus artedi) populations in the Great Lakes (n= 8) and Minnesota inland lakes (n= 4). We found that the scale of synchrony was approximately 400. km when all available data were utilized; much greater than the 50-km scale suggested for freshwater fish populations in an earlier global analysis. The presence of recruitment synchrony between Great Lakes and inland lake cisco populations supports the hypothesis that synchronicity is driven by climate and not dispersal. We also found synchrony in larval densities among three Lake Superior populations separated by 25-275. km, which further supports the hypothesis that broad-scale climatic factors are the cause of spatial synchrony. Among several candidate climate variables measured during the period of larval cisco emergence, maximum wind speeds exhibited the most similar spatial scale of synchrony to that observed for cisco. Other factors, such as average water temperatures, exhibited synchrony on broader spatial scales, which suggests they could also be contributing to recruitment synchrony. Our results provide evidence that abiotic factors can induce synchronous patterns of recruitment for populations of cisco inhabiting waters across a broad geographic range, and show that broad-scale synchrony of recruitment can occur in freshwater fish populations as well as those from marine systems.","author":[{"dropping-particle":"","family":"Myers","given":"Jared T","non-dropping-particle":"","parse-names":false,"suffix":""},{"dropping-particle":"","family":"Yule","given":"Daniel L","non-dropping-particle":"","parse-names":false,"suffix":""},{"dropping-particle":"","family":"Jones","given":"Michael L","non-dropping-particle":"","parse-names":false,"suffix":""},{"dropping-particle":"","family":"Ahrenstorff","given":"Tyler D","non-dropping-particle":"","parse-names":false,"suffix":""},{"dropping-particle":"","family":"Hrabik","given":"Thomas R","non-dropping-particle":"","parse-names":false,"suffix":""},{"dropping-particle":"","family":"Claramunt","given":"Randall M","non-dropping-particle":"","parse-names":false,"suffix":""},{"dropping-particle":"","family":"Ebener","given":"Mark P","non-dropping-particle":"","parse-names":false,"suffix":""},{"dropping-particle":"","family":"Berglund","given":"Eric K","non-dropping-particle":"","parse-names":false,"suffix":""}],"container-title":"Fisheries Research","id":"ITEM-4","issued":{"date-parts":[["2015"]]},"language":"English","note":"Cf7pm Times Cited:5 Cited References Count:72","page":"11-21","title":"Spatial synchrony in cisco recruitment","type":"article-journal","volume":"165"},"uris":["http://www.mendeley.com/documents/?uuid=46a3e3dd-af57-35a3-9835-16f195c69b4e"]}],"mendeley":{"formattedCitation":"(Anneville et al., 2015; Myers et al., 2015; Nyberg et al., 2001; Vonlanthen et al., 2012)","plainTextFormattedCitation":"(Anneville et al., 2015; Myers et al., 2015; Nyberg et al., 2001; Vonlanthen et al., 2012)","previouslyFormattedCitation":"(Anneville et al., 2015; Myers et al., 2015; Nyberg et al., 2001; Vonlanthen et al., 2012)"},"properties":{"noteIndex":0},"schema":"https://github.com/citation-style-language/schema/raw/master/csl-citation.json"}</w:instrText>
      </w:r>
      <w:r w:rsidR="00E46F64" w:rsidRPr="00155F65">
        <w:fldChar w:fldCharType="separate"/>
      </w:r>
      <w:r w:rsidR="00AB1402" w:rsidRPr="00155F65">
        <w:rPr>
          <w:noProof/>
        </w:rPr>
        <w:t>(Anneville et al., 2015; Myers et al., 2015; Nyberg et al., 2001; Vonlanthen et al., 2012)</w:t>
      </w:r>
      <w:r w:rsidR="00E46F64" w:rsidRPr="00155F65">
        <w:fldChar w:fldCharType="end"/>
      </w:r>
      <w:r w:rsidRPr="00155F65">
        <w:t>. In the 20th century, causes of decline included fishing and stocking practices</w:t>
      </w:r>
      <w:r w:rsidR="00E46F64" w:rsidRPr="00155F65">
        <w:t xml:space="preserve"> </w:t>
      </w:r>
      <w:r w:rsidR="00E46F64" w:rsidRPr="00155F65">
        <w:fldChar w:fldCharType="begin" w:fldLock="1"/>
      </w:r>
      <w:r w:rsidR="00FC61B1" w:rsidRPr="00155F65">
        <w:instrText>ADDIN CSL_CITATION {"citationItems":[{"id":"ITEM-1","itemData":{"DOI":"10.4236/fns.2015.611108","ISBN":"2157-944X 2157-9458","ISSN":"2157-944X","abstract":"Fish species diversity can be lost through interacting stressors including habitat loss, stocking and overfishing. Although a multitude of stressors have played a role in the global decline of coregonid (Coregonus spp.) diversity, a number of contemporary studies have identified habitat loss stemming from eutrophication as the primary cause. Unfortunately, reconstructing the role of fishing and stocking practices can be difficult, because these records are incomplete or appear only in hard-to-access historic grey literature. Based on an illustrative set of historic and contemporary studies, we describe how fisheries management practices may have contributed to coregonid diversity loss in European and North American lakes. We provide case studies examining how fishing and stocking may reduce coregonid diversity through demographic decline and introgressive hybridization. In some lakes, fisheries management practices may have led to a loss of coregonid diversity well before issues with habitat degradation manifested. Our review suggests that fish conservation policies could beneficially consider the relative importance of all stressors, including management practices, as potential drivers of diversity loss.","author":[{"dropping-particle":"","family":"Anneville","given":"Orlane","non-dropping-particle":"","parse-names":false,"suffix":""},{"dropping-particle":"","family":"Lasne","given":"Emilien","non-dropping-particle":"","parse-names":false,"suffix":""},{"dropping-particle":"","family":"Guillard","given":"Jean","non-dropping-particle":"","parse-names":false,"suffix":""},{"dropping-particle":"","family":"Eckmann","given":"Reiner","non-dropping-particle":"","parse-names":false,"suffix":""},{"dropping-particle":"","family":"Stockwell","given":"Jason D","non-dropping-particle":"","parse-names":false,"suffix":""},{"dropping-particle":"","family":"Gillet","given":"Christian","non-dropping-particle":"","parse-names":false,"suffix":""},{"dropping-particle":"","family":"Yule","given":"Daniel L","non-dropping-particle":"","parse-names":false,"suffix":""}],"chapter-number":"1045","container-title":"Food and Nutrition Sciences","id":"ITEM-1","issue":"11","issued":{"date-parts":[["2015"]]},"page":"1045-1055","title":"Impact of Fishing and Stocking Practices on Coregonid Diversity","type":"article-journal","volume":"06"},"uris":["http://www.mendeley.com/documents/?uuid=58b1ea73-5b06-3b17-8574-e90300108f85"]}],"mendeley":{"formattedCitation":"(Anneville et al., 2015)","plainTextFormattedCitation":"(Anneville et al., 2015)","previouslyFormattedCitation":"(Anneville et al., 2015)"},"properties":{"noteIndex":0},"schema":"https://github.com/citation-style-language/schema/raw/master/csl-citation.json"}</w:instrText>
      </w:r>
      <w:r w:rsidR="00E46F64" w:rsidRPr="00155F65">
        <w:fldChar w:fldCharType="separate"/>
      </w:r>
      <w:r w:rsidR="00AB1402" w:rsidRPr="00155F65">
        <w:rPr>
          <w:noProof/>
        </w:rPr>
        <w:t>(Anneville et al., 2015)</w:t>
      </w:r>
      <w:r w:rsidR="00E46F64" w:rsidRPr="00155F65">
        <w:fldChar w:fldCharType="end"/>
      </w:r>
      <w:r w:rsidRPr="00155F65">
        <w:t xml:space="preserve"> and eutrophication causing poor incubation conditions</w:t>
      </w:r>
      <w:r w:rsidR="00E46F64" w:rsidRPr="00155F65">
        <w:t xml:space="preserve"> </w:t>
      </w:r>
      <w:r w:rsidR="00E46F64" w:rsidRPr="00155F65">
        <w:fldChar w:fldCharType="begin" w:fldLock="1"/>
      </w:r>
      <w:r w:rsidR="00FC61B1" w:rsidRPr="00155F65">
        <w:instrText>ADDIN CSL_CITATION {"citationItems":[{"id":"ITEM-1","itemData":{"author":[{"dropping-particle":"","family":"Müller","given":"Rudolf","non-dropping-particle":"","parse-names":false,"suffix":""}],"container-title":"The Dynamics and Use of Lacustrine Ecosystems","id":"ITEM-1","issued":{"date-parts":[["1992"]]},"page":"261-268","publisher":"Springer","title":"Trophic state and its implications for natural reproduction of salmonid fish","type":"chapter"},"uris":["http://www.mendeley.com/documents/?uuid=b908e2eb-49bb-4f6d-ba60-e9a4a3f87424"]},{"id":"ITEM-2","itemData":{"DOI":"10.1038/nature10824","ISBN":"0028-0836","ISSN":"1476-4687","PMID":"22337055","abstract":"Species diversity can be lost through two different but potentially interacting extinction processes: demographic decline and speciation reversal through introgressive hybridization. To investigate the relative contribution of these processes, we analysed historical and contemporary data of replicate whitefish radiations from 17 pre-alpine European lakes and reconstructed changes in genetic species differentiation through time using historical samples. Here we provide evidence that species diversity evolved in response to ecological opportunity, and that eutrophication, by diminishing this opportunity, has driven extinctions through speciation reversal and demographic decline. Across the radiations, the magnitude of eutrophication explains the pattern of species loss and levels of genetic and functional distinctiveness among remaining species. We argue that extinction by speciation reversal may be more widespread than currently appreciated. Preventing such extinctions will require that conservation efforts not only target existing species but identify and protect the ecological and evolutionary processes that generate and maintain species.","author":[{"dropping-particle":"","family":"Vonlanthen","given":"Pascal","non-dropping-particle":"","parse-names":false,"suffix":""},{"dropping-particle":"","family":"Bittner","given":"David","non-dropping-particle":"","parse-names":false,"suffix":""},{"dropping-particle":"","family":"Hudson","given":"Alan G.","non-dropping-particle":"","parse-names":false,"suffix":""},{"dropping-particle":"","family":"Young","given":"Kyle A.","non-dropping-particle":"","parse-names":false,"suffix":""},{"dropping-particle":"","family":"Müller","given":"Ruedi","non-dropping-particle":"","parse-names":false,"suffix":""},{"dropping-particle":"","family":"Lundsgaard-Hansen","given":"Bänz","non-dropping-particle":"","parse-names":false,"suffix":""},{"dropping-particle":"","family":"Roy","given":"Denis","non-dropping-particle":"","parse-names":false,"suffix":""},{"dropping-particle":"","family":"Piazza","given":"Sacha","non-dropping-particle":"Di","parse-names":false,"suffix":""},{"dropping-particle":"","family":"Largiader","given":"C. R.","non-dropping-particle":"","parse-names":false,"suffix":""},{"dropping-particle":"","family":"Seehausen","given":"Ole","non-dropping-particle":"","parse-names":false,"suffix":""},{"dropping-particle":"","family":"Largiadèr","given":"Carlo Rodolfo","non-dropping-particle":"","parse-names":false,"suffix":""},{"dropping-particle":"","family":"Seehausen","given":"Ole","non-dropping-particle":"","parse-names":false,"suffix":""}],"container-title":"Nature","id":"ITEM-2","issue":"7385","issued":{"date-parts":[["2012"]]},"page":"357-362","publisher":"Nature Publishing Group","title":"Eutrophication causes speciation reversal in whitefish adaptive radiations","type":"article-journal","volume":"482"},"uris":["http://www.mendeley.com/documents/?uuid=0fb8d59d-007a-488a-9e8a-33b63b6a64f5"]}],"mendeley":{"formattedCitation":"(Müller, 1992; Vonlanthen et al., 2012)","plainTextFormattedCitation":"(Müller, 1992; Vonlanthen et al., 2012)","previouslyFormattedCitation":"(Müller, 1992; Vonlanthen et al., 2012)"},"properties":{"noteIndex":0},"schema":"https://github.com/citation-style-language/schema/raw/master/csl-citation.json"}</w:instrText>
      </w:r>
      <w:r w:rsidR="00E46F64" w:rsidRPr="00155F65">
        <w:fldChar w:fldCharType="separate"/>
      </w:r>
      <w:r w:rsidR="00AB1402" w:rsidRPr="00155F65">
        <w:rPr>
          <w:noProof/>
        </w:rPr>
        <w:t>(Müller, 1992; Vonlanthen et al., 2012)</w:t>
      </w:r>
      <w:r w:rsidR="00E46F64" w:rsidRPr="00155F65">
        <w:fldChar w:fldCharType="end"/>
      </w:r>
      <w:r w:rsidRPr="00155F65">
        <w:t>. Today, the trophic state of lakes and fisheries management practices are improving, but coregonines continue to be the focus of reintroduction, restoration, and conservation efforts in many lakes</w:t>
      </w:r>
      <w:r w:rsidR="00E46F64" w:rsidRPr="00155F65">
        <w:t xml:space="preserve"> </w:t>
      </w:r>
      <w:r w:rsidR="00E46F64" w:rsidRPr="00155F65">
        <w:fldChar w:fldCharType="begin" w:fldLock="1"/>
      </w:r>
      <w:r w:rsidR="00F35200" w:rsidRPr="00155F65">
        <w:instrText>ADDIN CSL_CITATION {"citationItems":[{"id":"ITEM-1","itemData":{"DOI":"10.1007/s10592-007-9339-6","ISSN":"1566-0621","author":[{"dropping-particle":"","family":"Favé","given":"Marie-Julie","non-dropping-particle":"","parse-names":false,"suffix":""},{"dropping-particle":"","family":"Turgeon","given":"Julie","non-dropping-particle":"","parse-names":false,"suffix":""}],"container-title":"Conservation Genetics","id":"ITEM-1","issue":"2","issued":{"date-parts":[["2008"]]},"page":"281-293","publisher":"Springer","title":"Patterns of genetic diversity in Great Lakes bloaters (Coregonus hoyi) with a view to future reintroduction in Lake Ontario","type":"article-journal","volume":"9"},"uris":["http://www.mendeley.com/documents/?uuid=3617cb84-b9fa-4901-bd40-758de8cce73c"]},{"id":"ITEM-2","itemData":{"DOI":"10.1577/M08-194.1","ISBN":"0275-5947","ISSN":"0275-5947","abstract":"Herein we examine scientific questions related to successful re-establishment of native deepwater fish communities in the Laurentian Great Lakes. and we (1) propose a conceptual model for native deepwater fish communities (2) review current research and identify research hypotheses for lake trout Salvelinus namaycush, pelagic ciscoes Coregonus spp., and sculpins (Cottus spp. and Myoxocephalus spp.); (3) pose research questions emerging at community and ecosystem levels: and (4) identify high-priority research topics related to population re-establishment. The conceptual model is based on a generalized life cycle nested within processes at the Population, metapopulation, community, and ecosystem levels. The conceptual model assumes that variation in population abundance is a natural phenomenon and that biodiversity contributes to ecosystem stability. Key research topics related to lake trout re-establishment include understanding recruitment variation over space and time, identifying sources of early life history mortality. determining the level of genetic differentiation among morphotypes and populations, and comparing the life history and ecology of lean lake trout with those of other lake trout morphotypes. Key research topics related to re-establishing deepwater species of cisco include resolving uncertainties in species identifications, understanding processes maintaining distinctiveness among species, understanding processes leading to cyclic and erratic recruitment, and developing effective propagation methods. Key research topics related to re-establishment of sculpin species include comparing spawning ecology and early life history of each species, determining Population structure. and evaluating the feasibility of live-transfer methods. Key research topics related to community- and ecosystem-level interactions include understanding large-scale directional influences on community function. expanding current views on ecological succession in large lakes, and determining the evolutionary role of diel vertical migration in phenotypic diversification of deepwater fishes. Finally. we propose that research in four topical areas are most pertinent to re-establishing native deepwater fishes: life history bottlenecks. population and metapopulation dynamics. matching fish phenotypes to stocking sites, and propagation and stocking methods.","author":[{"dropping-particle":"","family":"Zimmerman","given":"Mara S.","non-dropping-particle":"","parse-names":false,"suffix":""},{"dropping-particle":"","family":"Krueger","given":"Charles C.","non-dropping-particle":"","parse-names":false,"suffix":""}],"container-title":"North American Journal of Fisheries Management","id":"ITEM-2","issue":"5","issued":{"date-parts":[["2009"]]},"page":"1352-1371","title":"An Ecosystem Perspective on Re-establishing Native Deepwater Fishes in the Laurentian Great Lakes","type":"article-journal","volume":"29"},"uris":["http://www.mendeley.com/documents/?uuid=56c8c22b-6af2-3714-bbe6-b7bc0b379ebb"]},{"id":"ITEM-3","itemData":{"DOI":"10.3133/ofr20171081","ISBN":"2331-1258","author":[{"dropping-particle":"","family":"Bronte","given":"Charles R","non-dropping-particle":"","parse-names":false,"suffix":""},{"dropping-particle":"","family":"Bunnell","given":"David B","non-dropping-particle":"","parse-names":false,"suffix":""},{"dropping-particle":"","family":"David","given":"Solomon R","non-dropping-particle":"","parse-names":false,"suffix":""},{"dropping-particle":"","family":"Gordon","given":"Roger","non-dropping-particle":"","parse-names":false,"suffix":""},{"dropping-particle":"","family":"Gorsky","given":"Dimitry","non-dropping-particle":"","parse-names":false,"suffix":""},{"dropping-particle":"","family":"Millard","given":"Michael J","non-dropping-particle":"","parse-names":false,"suffix":""},{"dropping-particle":"","family":"Read","given":"Jennifer","non-dropping-particle":"","parse-names":false,"suffix":""},{"dropping-particle":"","family":"Stein","given":"Roy A","non-dropping-particle":"","parse-names":false,"suffix":""},{"dropping-particle":"","family":"Vaccaro","given":"Lynn","non-dropping-particle":"","parse-names":false,"suffix":""}],"id":"ITEM-3","issued":{"date-parts":[["2017"]]},"publisher":"US Geological Survey","title":"Report from the workshop on coregonine restoration science","type":"report"},"uris":["http://www.mendeley.com/documents/?uuid=2ad91efc-3e29-48e4-a580-90cf2cfe26f0"]}],"mendeley":{"formattedCitation":"(Bronte et al., 2017; Favé &amp; Turgeon, 2008; Zimmerman &amp; Krueger, 2009)","plainTextFormattedCitation":"(Bronte et al., 2017; Favé &amp; Turgeon, 2008; Zimmerman &amp; Krueger, 2009)","previouslyFormattedCitation":"(Bronte et al., 2017; Favé &amp; Turgeon, 2008; Zimmerman &amp; Krueger, 2009)"},"properties":{"noteIndex":0},"schema":"https://github.com/citation-style-language/schema/raw/master/csl-citation.json"}</w:instrText>
      </w:r>
      <w:r w:rsidR="00E46F64" w:rsidRPr="00155F65">
        <w:fldChar w:fldCharType="separate"/>
      </w:r>
      <w:r w:rsidR="00AB1402" w:rsidRPr="00155F65">
        <w:rPr>
          <w:noProof/>
        </w:rPr>
        <w:t>(Bronte et al., 2017; Favé &amp; Turgeon, 2008; Zimmerman &amp; Krueger, 2009)</w:t>
      </w:r>
      <w:r w:rsidR="00E46F64" w:rsidRPr="00155F65">
        <w:fldChar w:fldCharType="end"/>
      </w:r>
      <w:r w:rsidRPr="00155F65">
        <w:t>. Reasons for declining recruitment are unknown, but climate change, increasing water temperatures, and habitat degradation are hypothesized as causal factors</w:t>
      </w:r>
      <w:r w:rsidR="00E46F64" w:rsidRPr="00155F65">
        <w:t xml:space="preserve"> </w:t>
      </w:r>
      <w:r w:rsidR="00E46F64" w:rsidRPr="00155F65">
        <w:fldChar w:fldCharType="begin" w:fldLock="1"/>
      </w:r>
      <w:r w:rsidR="0008158E" w:rsidRPr="00155F65">
        <w:instrText>ADDIN CSL_CITATION {"citationItems":[{"id":"ITEM-1","itemData":{"DOI":"10.1579/0044-7447-30.8.559","ISBN":"0044-7447","ISSN":"0044-7447","PMID":"11878031","abstract":"Pelagic fish population biology was studied in the large Swedish lakes Vänern, Vättern, Mälaren and Hjälmaren. It is crucial for fish fry in temperate regions to hatch early in the growth season to survive, and achieve large size before winter, and it is suggested that the key factors are to match the spring development of phyto- and zooplankton, but to avoid predation. This is more easily accomplished by the studied spring spawners smelt (Osmerus eperlanus) and pike-perch (Stizostedion lucioperca) than autumn spawners, such as vendace (Coregonus albula). It is shown that hatching of vendace fry shortly after ice-break-up is beneficial for year-class strength. In oligotrophic large lakes with few predatory species a rapid increase in water temperature after ice-break is also promoting recruitment, whereas this is not the case in eutrophic lakes where predation pressure from other species may become too high. The results indicate that autumn spawners will have difficulties in adapting to global warming and it is also suggested that the life history can explain the large variations observed in year-class strength between years.","author":[{"dropping-particle":"","family":"Nyberg","given":"P","non-dropping-particle":"","parse-names":false,"suffix":""},{"dropping-particle":"","family":"Bergstrand","given":"E","non-dropping-particle":"","parse-names":false,"suffix":""},{"dropping-particle":"","family":"Degerman","given":"E","non-dropping-particle":"","parse-names":false,"suffix":""},{"dropping-particle":"","family":"Enderlein","given":"O","non-dropping-particle":"","parse-names":false,"suffix":""}],"container-title":"Ambio","edition":"2002/03/07","id":"ITEM-1","issue":"8","issued":{"date-parts":[["2001"]]},"note":"Nyberg, P Bergstrand, E Degerman, E Enderlein, O eng Sweden Ambio. 2001 Dec;30(8):559-64.","page":"559-564","title":"Recruitment of pelagic fish in an unstable climate: studies in Sweden's four largest lakes.","type":"article-journal","volume":"30"},"uris":["http://www.mendeley.com/documents/?uuid=7b4d0f7e-3730-30da-9120-e36976a7be8d"]},{"id":"ITEM-2","itemData":{"ISBN":"0003-455X","ISSN":"0003455X","abstract":"We analysed the spatial scale of synchrony in the inter-annual variation of vendace population indices from time-series of 21 Finnish lake basins. We detected significant positive correlation between lakes in the variation of abundance of young-of-the-year recruits, residuals of a density dependence model for recruitment, newly hatched larvae and spawning stocks. The spatial scale of correlation was typically 100-300 km and anisotropic, being shorter along the north-south vector of distance than along the east-west vector. The outcomes did not change when the data were restricted to rule out cases with a possibility of dispersal between populations. The scale and anisotropy structure of synchrony in mean temperature during the four week period after the local ice break date closely resembled that of the vendace population indices. Regionally correlated exogenous factors synchronise the recruitment variation either directly or perhaps also through environmentally induced synchrony in predator stocks. The effective scale of correlation for these factors, especially along the north-south axis, can be short if a large proportion of the prerecruit mortality occurs during a short period and the timing of this period at different latitudes varies by weeks due to differences in time of ice break and vendace hatching.","author":[{"dropping-particle":"","family":"Marjomäki","given":"Timo J","non-dropping-particle":"","parse-names":false,"suffix":""},{"dropping-particle":"","family":"Auvinen","given":"Heikki","non-dropping-particle":"","parse-names":false,"suffix":""},{"dropping-particle":"","family":"Helminen","given":"Harri","non-dropping-particle":"","parse-names":false,"suffix":""},{"dropping-particle":"","family":"Huusko","given":"Ari","non-dropping-particle":"","parse-names":false,"suffix":""},{"dropping-particle":"","family":"Sarvala","given":"Jouko","non-dropping-particle":"","parse-names":false,"suffix":""},{"dropping-particle":"","family":"Valkeajärvi","given":"P.","non-dropping-particle":"","parse-names":false,"suffix":""},{"dropping-particle":"","family":"Viljanen","given":"Markku","non-dropping-particle":"","parse-names":false,"suffix":""},{"dropping-particle":"","family":"Karjalainen","given":"Juha","non-dropping-particle":"","parse-names":false,"suffix":""}],"container-title":"Annales Zoologici Fennici","id":"ITEM-2","issue":"1","issued":{"date-parts":[["2004"]]},"page":"225-240","title":"Spatial synchrony in the inter-annual population variation of vendace (Coregonus albula (L.)) in Finnish lakes","type":"article-journal","volume":"41"},"uris":["http://www.mendeley.com/documents/?uuid=24b7d1a9-5239-312f-b371-ac8b3582bdfa"]},{"id":"ITEM-3","itemData":{"DOI":"10.1007/s10750-012-1182-1","ISBN":"0018-8158","ISSN":"00188158","abstract":"Fish play a key role in the trophic dynamics of lakes. With climate warming, complex changes in fish assemblage structure may be expected owing to direct effects of temperature and indirect effects operating through eutrophication, water level changes, stratification and salinisation. We reviewed published and new long-term (10–100 years) fish data series from 24 European lakes (area: 0.04–5,648 km2; mean depth: 1–177 m; a north–south gradient from Sweden to Spain). Along with an annual temperature increase of about 0.15–0.3°C per decade profound changes have occurred in either fish assemblage composition, body size and/or age structure during recent decades and a shift towards higher dominance of eurythermal species. These shifts have occurred despite a reduction in nutrient loading in many of the lakes that should have benefited the larger-sized individuals and the fish species typically inhabiting cold-water, low-nutrient lakes. The cold-stenothermic Arctic charr has been particularly affected and its abundance has decreased in the majority of the lakes where its presence was recorded. The harvest of cool-stenothermal brown trout has decreased substantially in two southern lakes. Vendace, whitefish and smelt show a different response depending on lake depth and latitude. Perch has apparently been stimulated in the north, with stronger year classes in warm years, but its abundance has declined in the southern Lake Maggiore, Italy. Where introduced, roach seems to take advantage of the higher temperature after years of low population densities. Eurythermal species such as common bream, pike–perch and/or shad are apparently on the increase in several of the lakes. The response of fish to the warming has been surprisingly strong and fast in recent decades, making them ideal sentinels for detecting and documenting climate-induced modifications of freshwater ecosystems.","author":[{"dropping-particle":"","family":"Jeppesen","given":"Erik","non-dropping-particle":"","parse-names":false,"suffix":""},{"dropping-particle":"","family":"Mehner","given":"Thomas","non-dropping-particle":"","parse-names":false,"suffix":""},{"dropping-particle":"","family":"Winfield","given":"Ian J","non-dropping-particle":"","parse-names":false,"suffix":""},{"dropping-particle":"","family":"Kangur","given":"Külli","non-dropping-particle":"","parse-names":false,"suffix":""},{"dropping-particle":"","family":"Sarvala","given":"Jouko","non-dropping-particle":"","parse-names":false,"suffix":""},{"dropping-particle":"","family":"Gerdeaux","given":"Daniel","non-dropping-particle":"","parse-names":false,"suffix":""},{"dropping-particle":"","family":"Rask","given":"Martti","non-dropping-particle":"","parse-names":false,"suffix":""},{"dropping-particle":"","family":"Malmquist","given":"Hilmar J","non-dropping-particle":"","parse-names":false,"suffix":""},{"dropping-particle":"","family":"Holmgren","given":"Kerstin","non-dropping-particle":"","parse-names":false,"suffix":""},{"dropping-particle":"","family":"Volta","given":"Pietro","non-dropping-particle":"","parse-names":false,"suffix":""},{"dropping-particle":"","family":"Romo","given":"Susana","non-dropping-particle":"","parse-names":false,"suffix":""},{"dropping-particle":"","family":"Eckmann","given":"Reiner","non-dropping-particle":"","parse-names":false,"suffix":""},{"dropping-particle":"","family":"Sandström","given":"Alfred","non-dropping-particle":"","parse-names":false,"suffix":""},{"dropping-particle":"","family":"Blanco","given":"Saúl","non-dropping-particle":"","parse-names":false,"suffix":""},{"dropping-particle":"","family":"Kangur","given":"Andu","non-dropping-particle":"","parse-names":false,"suffix":""},{"dropping-particle":"","family":"Ragnarsson Stabo","given":"Henrik","non-dropping-particle":"","parse-names":false,"suffix":""},{"dropping-particle":"","family":"Tarvainen","given":"Marjo","non-dropping-particle":"","parse-names":false,"suffix":""},{"dropping-particle":"","family":"Ventelä","given":"Anne Mari","non-dropping-particle":"","parse-names":false,"suffix":""},{"dropping-particle":"","family":"Søndergaard","given":"Martin","non-dropping-particle":"","parse-names":false,"suffix":""},{"dropping-particle":"","family":"Lauridsen","given":"Torben L","non-dropping-particle":"","parse-names":false,"suffix":""},{"dropping-particle":"","family":"Meerhoff","given":"Mariana","non-dropping-particle":"","parse-names":false,"suffix":""}],"container-title":"Hydrobiologia","id":"ITEM-3","issue":"1","issued":{"date-parts":[["2012"]]},"language":"English","note":"971qe Times Cited:92 Cited References Count:186","page":"1-39","title":"Impacts of climate warming on the long-term dynamics of key fish species in 24 European lakes","type":"article","volume":"694"},"uris":["http://www.mendeley.com/documents/?uuid=83952b8f-a0ae-3585-b9b2-5bc50214f285"]},{"id":"ITEM-4","itemData":{"DOI":"10.4236/fns.2015.611108","ISBN":"2157-944X 2157-9458","ISSN":"2157-944X","abstract":"Fish species diversity can be lost through interacting stressors including habitat loss, stocking and overfishing. Although a multitude of stressors have played a role in the global decline of coregonid (Coregonus spp.) diversity, a number of contemporary studies have identified habitat loss stemming from eutrophication as the primary cause. Unfortunately, reconstructing the role of fishing and stocking practices can be difficult, because these records are incomplete or appear only in hard-to-access historic grey literature. Based on an illustrative set of historic and contemporary studies, we describe how fisheries management practices may have contributed to coregonid diversity loss in European and North American lakes. We provide case studies examining how fishing and stocking may reduce coregonid diversity through demographic decline and introgressive hybridization. In some lakes, fisheries management practices may have led to a loss of coregonid diversity well before issues with habitat degradation manifested. Our review suggests that fish conservation policies could beneficially consider the relative importance of all stressors, including management practices, as potential drivers of diversity loss.","author":[{"dropping-particle":"","family":"Anneville","given":"Orlane","non-dropping-particle":"","parse-names":false,"suffix":""},{"dropping-particle":"","family":"Lasne","given":"Emilien","non-dropping-particle":"","parse-names":false,"suffix":""},{"dropping-particle":"","family":"Guillard","given":"Jean","non-dropping-particle":"","parse-names":false,"suffix":""},{"dropping-particle":"","family":"Eckmann","given":"Reiner","non-dropping-particle":"","parse-names":false,"suffix":""},{"dropping-particle":"","family":"Stockwell","given":"Jason D","non-dropping-particle":"","parse-names":false,"suffix":""},{"dropping-particle":"","family":"Gillet","given":"Christian","non-dropping-particle":"","parse-names":false,"suffix":""},{"dropping-particle":"","family":"Yule","given":"Daniel L","non-dropping-particle":"","parse-names":false,"suffix":""}],"chapter-number":"1045","container-title":"Food and Nutrition Sciences","id":"ITEM-4","issue":"11","issued":{"date-parts":[["2015"]]},"page":"1045-1055","title":"Impact of Fishing and Stocking Practices on Coregonid Diversity","type":"article-journal","volume":"06"},"uris":["http://www.mendeley.com/documents/?uuid=58b1ea73-5b06-3b17-8574-e90300108f85"]},{"id":"ITEM-5","itemData":{"DOI":"10.1007/s10641-014-0331-y","abstract":"We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Fishes","id":"ITEM-5","issue":"4","issued":{"date-parts":[["2015"]]},"language":"English","note":"Cc7ry Times Cited:4 Cited References Count:57","page":"979-991","title":"Climate change alters the egg development dynamics in cold-water adapted coregonids","type":"article-journal","volume":"98"},"uris":["http://www.mendeley.com/documents/?uuid=1120a55e-f2ad-394b-ad89-0b3bb220dad8"]},{"id":"ITEM-6","itemData":{"DOI":"10.1007/s10750-016-2807-6","ISBN":"0018-8158","ISSN":"15735117","abstract":"Hatching time (HT) of autumn-spawning fishes depends strongly on the egg incubation temperature and especially on the warming of water in spring, which synchronizes the hatching with ice-out despite the large inter-annual variability in spring phenology. However, the relative roles of genetic and environmental effects on the HT have rarely been explored. We studied experimentally the parental effects on the HT and size of vendace (Coregonus albula (L.)) and whitefish (C. lavaretus L.) larvae under short and long winter conditions using a full-factorial breeding design. Both parents significantly affected the HT of vendace, mostly by additive genetic effects, and the difference between short and long winter treatment was also significant. In whitefish, the female × male interaction was significant, implying non-additive genetic effects. The maximum range of the HT of eggs between parent pairs within certain winter condition was 3 weeks and was clearly lower than the potential range for the temperature-adjusted HT. The size of eggs or hatched larvae did not correlate with the HT in either of the species. The variation in HT between eggs from different parents creates a basis for genetic adaptation to climate change and for local adaption of populations in their thermal environments.","author":[{"dropping-particle":"","family":"Karjalainen","given":"Juha","non-dropping-particle":"","parse-names":false,"suffix":""},{"dropping-particle":"","family":"Jokinen","given":"L","non-dropping-particle":"","parse-names":false,"suffix":""},{"dropping-particle":"","family":"Keskinen","given":"T","non-dropping-particle":"","parse-names":false,"suffix":""},{"dropping-particle":"","family":"Marjomäki","given":"Timo J","non-dropping-particle":"","parse-names":false,"suffix":""}],"container-title":"Hydrobiologia","id":"ITEM-6","issue":"1","issued":{"date-parts":[["2016"]]},"language":"English","page":"135-143","title":"Environmental and genetic effects on larval hatching time in two coregonids","type":"article-journal","volume":"780"},"uris":["http://www.mendeley.com/documents/?uuid=0d549f7f-c7c3-3965-9f8a-2eeacb37787f"]}],"mendeley":{"formattedCitation":"(Anneville et al., 2015; Jeppesen et al., 2012; Karjalainen et al., 2015; Karjalainen, Jokinen, et al., 2016; Marjomäki et al., 2004; Nyberg et al., 2001)","plainTextFormattedCitation":"(Anneville et al., 2015; Jeppesen et al., 2012; Karjalainen et al., 2015; Karjalainen, Jokinen, et al., 2016; Marjomäki et al., 2004; Nyberg et al., 2001)","previouslyFormattedCitation":"(Anneville et al., 2015; Jeppesen et al., 2012; Karjalainen et al., 2015; Karjalainen, Jokinen, et al., 2016; Marjomäki et al., 2004; Nyberg et al., 2001)"},"properties":{"noteIndex":0},"schema":"https://github.com/citation-style-language/schema/raw/master/csl-citation.json"}</w:instrText>
      </w:r>
      <w:r w:rsidR="00E46F64" w:rsidRPr="00155F65">
        <w:fldChar w:fldCharType="separate"/>
      </w:r>
      <w:r w:rsidR="00AB1402" w:rsidRPr="00155F65">
        <w:rPr>
          <w:noProof/>
        </w:rPr>
        <w:t>(Anneville et al., 2015; Jeppesen et al., 2012; Karjalainen et al., 2015; Karjalainen, Jokinen, et al., 2016; Marjomäki et al., 2004; Nyberg et al., 2001)</w:t>
      </w:r>
      <w:r w:rsidR="00E46F64" w:rsidRPr="00155F65">
        <w:fldChar w:fldCharType="end"/>
      </w:r>
      <w:r w:rsidRPr="00155F65">
        <w:t xml:space="preserve">. </w:t>
      </w:r>
    </w:p>
    <w:p w14:paraId="00000016" w14:textId="77777777" w:rsidR="005660EC" w:rsidRPr="00155F65" w:rsidRDefault="005660EC" w:rsidP="00F755AB">
      <w:pPr>
        <w:spacing w:line="480" w:lineRule="auto"/>
      </w:pPr>
    </w:p>
    <w:p w14:paraId="00000017" w14:textId="13D558A7" w:rsidR="005660EC" w:rsidRPr="00155F65" w:rsidRDefault="00FB0BCD" w:rsidP="00F755AB">
      <w:pPr>
        <w:spacing w:line="480" w:lineRule="auto"/>
      </w:pPr>
      <w:r w:rsidRPr="00155F65">
        <w:t>Coregonines generally spawn during late-autumn, embryos incubate over winter, and hatch in late-spring</w:t>
      </w:r>
      <w:r w:rsidR="00E46F64" w:rsidRPr="00155F65">
        <w:t xml:space="preserve"> </w:t>
      </w:r>
      <w:r w:rsidR="00E46F64" w:rsidRPr="00155F65">
        <w:fldChar w:fldCharType="begin" w:fldLock="1"/>
      </w:r>
      <w:r w:rsidR="0008158E" w:rsidRPr="00155F65">
        <w:instrText>ADDIN CSL_CITATION {"citationItems":[{"id":"ITEM-1","itemData":{"DOI":"10.1007/s10641-014-0331-y","abstract":"We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coregonids","type":"article-journal","volume":"98"},"uris":["http://www.mendeley.com/documents/?uuid=1120a55e-f2ad-394b-ad89-0b3bb220dad8"]},{"id":"ITEM-2","itemData":{"DOI":"10.1577/M08-002.1","ISBN":"0275-5947","ISSN":"0275-5947","abstract":"Populations of cisco Coregonus artedi in the Laurentian Great Lakes supported large-scale commercial fisheries and were the primary forage of piscivores during the first half of the 20th century. However, by 1970 populations had collapsed in all of the lakes. Since then, ciscoes have staged a recovery ill Lake Superior. In this synthesis, we describe the Status of ciscoes in Lake Superior during 1970-2006 and provide a comprehensive review of their ecology. Better understanding of age estimation techniques. application of hydroacoustic and midwater trawl sampling, and compilation of long-term data sets have advanced our understanding of the species. Management agencies contemplating rehabilitation of cisco populations Should recognize that (1) knowledge of cisco ecology and population dynamics is increasing: (2) ciscoes are long-lived; (3) Great Lakes population,; are probably composed of both shallow-water and deepwater spawning forms (4) large year-classes call be produced from small adult stocks (5) large variation in year-class strength is probably intrinsic to Great Lakes populations: (6) despite the longevity and early maturity of ciscoes. stocks can be overfished because large year-classes are produced infrequently: (7) regional environmental factors appear to play a large role in reproductive success: and (8) rainbow smelt Osmerus mordax are likely to have a negative effect oil cisco recruitment under certain conditions. A top-down approach for rehabilitating lake trout Salvelinus namaycush in Lake Superior probably benefited cisco recovery through lake trout predation on invasive rainbow smelt populations. We argue that managing for populations of exotic alewives Alosa pseudoharengus to support popular recreational fisheries of exotic Pacific salmonids in the other Great Lakes conflicts with stocking efforts to rehabilitate native lake trout in those lakes. If native fish rehabilitation is a serious and primary goal for management agencies in the Great Lakes basin, we propose that an ecosystem-based approach to modifying the environment for tire benefit of native fish species (i.e., decimation or eradication of invasive species) is required.","author":[{"dropping-particle":"","family":"Stockwell","given":"Jason D","non-dropping-particle":"","parse-names":false,"suffix":""},{"dropping-particle":"","family":"Ebener","given":"Mark P","non-dropping-particle":"","parse-names":false,"suffix":""},{"dropping-particle":"","family":"Black","given":"Jeff A","non-dropping-particle":"","parse-names":false,"suffix":""},{"dropping-particle":"","family":"Gorman","given":"Owen T","non-dropping-particle":"","parse-names":false,"suffix":""},{"dropping-particle":"","family":"Hrabik","given":"Thomas R","non-dropping-particle":"","parse-names":false,"suffix":""},{"dropping-particle":"","family":"Kinnunen","given":"Ronald E","non-dropping-particle":"","parse-names":false,"suffix":""},{"dropping-particle":"","family":"Mattes","given":"William P","non-dropping-particle":"","parse-names":false,"suffix":""},{"dropping-particle":"","family":"Oyadomari","given":"Jason K","non-dropping-particle":"","parse-names":false,"suffix":""},{"dropping-particle":"","family":"Schram","given":"Stephen T","non-dropping-particle":"","parse-names":false,"suffix":""},{"dropping-particle":"","family":"Schreiner","given":"Donald R","non-dropping-particle":"","parse-names":false,"suffix":""},{"dropping-particle":"","family":"Seider","given":"Michael J","non-dropping-particle":"","parse-names":false,"suffix":""},{"dropping-particle":"","family":"Sitar","given":"Shawn P","non-dropping-particle":"","parse-names":false,"suffix":""},{"dropping-particle":"","family":"Yule","given":"Daniel L","non-dropping-particle":"","parse-names":false,"suffix":""}],"container-title":"North American Journal of Fisheries Management","id":"ITEM-2","issue":"3","issued":{"date-parts":[["2009"]]},"language":"English","note":"477fx Times Cited:34 Cited References Count:209","page":"626-652","title":"A Synthesis of Cisco Recovery in Lake Superior: Implications for Native Fish Rehabilitation in the Laurentian Great Lakes","type":"article-journal","volume":"29"},"uris":["http://www.mendeley.com/documents/?uuid=efbd3358-ce1f-3dc7-afe5-232740387d1e"]}],"mendeley":{"formattedCitation":"(Karjalainen et al., 2015; Stockwell et al., 2009)","plainTextFormattedCitation":"(Karjalainen et al., 2015; Stockwell et al., 2009)","previouslyFormattedCitation":"(Karjalainen et al., 2015; Stockwell et al., 2009)"},"properties":{"noteIndex":0},"schema":"https://github.com/citation-style-language/schema/raw/master/csl-citation.json"}</w:instrText>
      </w:r>
      <w:r w:rsidR="00E46F64" w:rsidRPr="00155F65">
        <w:fldChar w:fldCharType="separate"/>
      </w:r>
      <w:r w:rsidR="00AB1402" w:rsidRPr="00155F65">
        <w:rPr>
          <w:noProof/>
        </w:rPr>
        <w:t>(Karjalainen et al., 2015; Stockwell et al., 2009)</w:t>
      </w:r>
      <w:r w:rsidR="00E46F64" w:rsidRPr="00155F65">
        <w:fldChar w:fldCharType="end"/>
      </w:r>
      <w:r w:rsidRPr="00155F65">
        <w:t>. The time between fertilization and hatching is inversely related to water temperature</w:t>
      </w:r>
      <w:r w:rsidR="00E46F64" w:rsidRPr="00155F65">
        <w:t xml:space="preserve"> </w:t>
      </w:r>
      <w:r w:rsidR="00E46F64" w:rsidRPr="00155F65">
        <w:fldChar w:fldCharType="begin" w:fldLock="1"/>
      </w:r>
      <w:r w:rsidR="006C44F7" w:rsidRPr="00155F65">
        <w:instrText>ADDIN CSL_CITATION {"citationItems":[{"id":"ITEM-1","itemData":{"author":[{"dropping-particle":"","family":"Colby","given":"Peter J","non-dropping-particle":"","parse-names":false,"suffix":""},{"dropping-particle":"","family":"Brooke","given":"L T","non-dropping-particle":"","parse-names":false,"suffix":""}],"container-title":"Biology of Coregonid Fishes","id":"ITEM-1","issued":{"date-parts":[["1970"]]},"page":"417-428","title":"Survival and development of lake herring (Coregonus artedii) eggs at various incubation temperatures","type":"article-journal"},"uris":["http://www.mendeley.com/documents/?uuid=be77f340-adc8-48ad-9fb1-e21f45a7c8d5"]},{"id":"ITEM-2","itemData":{"DOI":"10.1139/f73-135","author":[{"dropping-particle":"","family":"Colby","given":"Peter J","non-dropping-particle":"","parse-names":false,"suffix":""},{"dropping-particle":"","family":"Brooke","given":"L T","non-dropping-particle":"","parse-names":false,"suffix":""}],"container-title":"Journal of the Fisheries Research Board of Canada","id":"ITEM-2","issue":"6","issued":{"date-parts":[["1973"]]},"page":"799-810","title":"Effects of Temperature on Embryonic-Development of Lake Herring (Coregonus-Artedii)","type":"article-journal","volume":"30"},"uris":["http://www.mendeley.com/documents/?uuid=1513deb8-af75-4cd7-9e4e-c5d99319ac4e"]},{"id":"ITEM-3","itemData":{"DOI":"10.1016/0044-8486(84)90312-0","ISSN":"0044-8486","author":[{"dropping-particle":"","family":"Luczynski","given":"Miroslaw","non-dropping-particle":"","parse-names":false,"suffix":""},{"dropping-particle":"","family":"Kirklewska","given":"Alina","non-dropping-particle":"","parse-names":false,"suffix":""}],"container-title":"Aquaculture","id":"ITEM-3","issue":"1","issued":{"date-parts":[["1984"]]},"page":"43-55","publisher":"Elsevier","title":"Dependence of Coregonus albula embryogenesis rate on the incubation temperature","type":"article-journal","volume":"42"},"uris":["http://www.mendeley.com/documents/?uuid=a41a68c1-0329-4c01-8cf6-6aaa16910c05"]},{"id":"ITEM-4","itemData":{"DOI":"10.1007/BF00004892","ISSN":"0378-1909","author":[{"dropping-particle":"","family":"Pauly","given":"Daniel","non-dropping-particle":"","parse-names":false,"suffix":""},{"dropping-particle":"V","family":"Pullin","given":"Roger S","non-dropping-particle":"","parse-names":false,"suffix":""}],"container-title":"Environmental biology of fishes","id":"ITEM-4","issue":"4","issued":{"date-parts":[["1988"]]},"page":"261-271","publisher":"Springer","title":"Hatching time in spherical, pelagic, marine fish eggs in response to temperature and egg size","type":"article-journal","volume":"22"},"uris":["http://www.mendeley.com/documents/?uuid=da994c04-97ea-42b3-a3ee-1b9981a1d4dc"]},{"id":"ITEM-5","itemData":{"DOI":"10.1007/s10750-016-2807-6","ISBN":"0018-8158","ISSN":"15735117","abstract":"Hatching time (HT) of autumn-spawning fishes depends strongly on the egg incubation temperature and especially on the warming of water in spring, which synchronizes the hatching with ice-out despite the large inter-annual variability in spring phenology. However, the relative roles of genetic and environmental effects on the HT have rarely been explored. We studied experimentally the parental effects on the HT and size of vendace (Coregonus albula (L.)) and whitefish (C. lavaretus L.) larvae under short and long winter conditions using a full-factorial breeding design. Both parents significantly affected the HT of vendace, mostly by additive genetic effects, and the difference between short and long winter treatment was also significant. In whitefish, the female × male interaction was significant, implying non-additive genetic effects. The maximum range of the HT of eggs between parent pairs within certain winter condition was 3 weeks and was clearly lower than the potential range for the temperature-adjusted HT. The size of eggs or hatched larvae did not correlate with the HT in either of the species. The variation in HT between eggs from different parents creates a basis for genetic adaptation to climate change and for local adaption of populations in their thermal environments.","author":[{"dropping-particle":"","family":"Karjalainen","given":"Juha","non-dropping-particle":"","parse-names":false,"suffix":""},{"dropping-particle":"","family":"Jokinen","given":"L","non-dropping-particle":"","parse-names":false,"suffix":""},{"dropping-particle":"","family":"Keskinen","given":"T","non-dropping-particle":"","parse-names":false,"suffix":""},{"dropping-particle":"","family":"Marjomäki","given":"Timo J","non-dropping-particle":"","parse-names":false,"suffix":""}],"container-title":"Hydrobiologia","id":"ITEM-5","issue":"1","issued":{"date-parts":[["2016"]]},"language":"English","page":"135-143","title":"Environmental and genetic effects on larval hatching time in two coregonids","type":"article-journal","volume":"780"},"uris":["http://www.mendeley.com/documents/?uuid=0d549f7f-c7c3-3965-9f8a-2eeacb37787f"]}],"mendeley":{"formattedCitation":"(Colby &amp; Brooke, 1970, 1973; Karjalainen, Jokinen, et al., 2016; Luczynski &amp; Kirklewska, 1984; Pauly &amp; Pullin, 1988)","plainTextFormattedCitation":"(Colby &amp; Brooke, 1970, 1973; Karjalainen, Jokinen, et al., 2016; Luczynski &amp; Kirklewska, 1984; Pauly &amp; Pullin, 1988)","previouslyFormattedCitation":"(Colby &amp; Brooke, 1970, 1973; Karjalainen, Jokinen, et al., 2016; Luczynski &amp; Kirklewska, 1984; Pauly &amp; Pullin, 1988)"},"properties":{"noteIndex":0},"schema":"https://github.com/citation-style-language/schema/raw/master/csl-citation.json"}</w:instrText>
      </w:r>
      <w:r w:rsidR="00E46F64" w:rsidRPr="00155F65">
        <w:fldChar w:fldCharType="separate"/>
      </w:r>
      <w:r w:rsidR="00AB1402" w:rsidRPr="00155F65">
        <w:rPr>
          <w:noProof/>
        </w:rPr>
        <w:t>(Colby &amp; Brooke, 1970, 1973; Karjalainen, Jokinen, et al., 2016; Luczynski &amp; Kirklewska, 1984; Pauly &amp; Pullin, 1988)</w:t>
      </w:r>
      <w:r w:rsidR="00E46F64" w:rsidRPr="00155F65">
        <w:fldChar w:fldCharType="end"/>
      </w:r>
      <w:r w:rsidRPr="00155F65">
        <w:t>. Rising spring water temperatures trigger hatching in autumn-spawned coregonine embryos</w:t>
      </w:r>
      <w:r w:rsidR="00E46F64" w:rsidRPr="00155F65">
        <w:t xml:space="preserve"> </w:t>
      </w:r>
      <w:r w:rsidR="00E46F64" w:rsidRPr="00155F65">
        <w:fldChar w:fldCharType="begin" w:fldLock="1"/>
      </w:r>
      <w:r w:rsidR="0008158E" w:rsidRPr="00155F65">
        <w:instrText>ADDIN CSL_CITATION {"citationItems":[{"id":"ITEM-1","itemData":{"DOI":"10.1023/A:1016165802417","ISBN":"0378-1909","ISSN":"03781909","abstract":"In the northern regions UV-B radiation levels have increased due to ozone depletion. A two-week laboratory experiment was conducted to measure the effects of UV-B radiation on the pigmentation, growth, oxygen consumption rate and survival of whitefish, Coregonus lavaretus, and vendace, Coregonus albula, larvae. In May newly hatched embryos were exposed in laboratory aquaria to three CIE weighted UV-B radiation levels: subambient (daily dose 1.37thinspkJthinspm–2), 9% (1.81thinspkJthinspm–2) and 34% higher (2.24thinspkJthinspm–2) than ambient. Control embryos and larvae were not exposed to UV-B. Larvae of whitefish and vendace that were irradiated with highest UV-B level had 32% and 31% more melanin than control larvae, respectively, which we interpret as an apparent induced response. In controls, the species difference revealed 53% more melanin in vendace larvae than in whitefish larvae. UV-B radiation had no effect on the mortality of either species, the survival being high in all treatments (&gt;90%). Additionally, neither growth rate nor the metabolic rate of larvae of either species was affected by UV-B radiation. Thus, in relation to future scenarios UV-B radiation may not be a threat to whitefish or vendace larvae in current or expected radiation levels.","author":[{"dropping-particle":"","family":"Häkkinen","given":"Jani","non-dropping-particle":"","parse-names":false,"suffix":""},{"dropping-particle":"","family":"Vehniäinen","given":"Eeva","non-dropping-particle":"","parse-names":false,"suffix":""},{"dropping-particle":"","family":"Ylönen","given":"Olli","non-dropping-particle":"","parse-names":false,"suffix":""},{"dropping-particle":"","family":"Heikkilä","given":"Jarno J","non-dropping-particle":"","parse-names":false,"suffix":""},{"dropping-particle":"","family":"Soimasuo","given":"Markus","non-dropping-particle":"","parse-names":false,"suffix":""},{"dropping-particle":"","family":"Kaurola","given":"Jussi","non-dropping-particle":"","parse-names":false,"suffix":""},{"dropping-particle":"","family":"Oikari","given":"Aimo","non-dropping-particle":"","parse-names":false,"suffix":""},{"dropping-particle":"","family":"Karjalainen","given":"Juha","non-dropping-particle":"","parse-names":false,"suffix":""}],"container-title":"Environmental Biology of Fishes","id":"ITEM-1","issue":"4","issued":{"date-parts":[["2002"]]},"page":"451-459","title":"The effects of increasing UV-B radiation on pigmentation, growth and survival of coregonid embryos and larvae","type":"article-journal","volume":"64"},"uris":["http://www.mendeley.com/documents/?uuid=aa2f27ec-4a77-4cea-816b-8ff555d786e6"]},{"id":"ITEM-2","itemData":{"ISBN":"1239-6095","ISSN":"12396095","abstract":"Vendace (Coregonus albula (L.)) and whitefish (C. lavaretus L.) larvae were sampled by stratified random sampling design in four Finnish lakes. Otolith microstructure analysis was used to investigate individual age, hatching time and growth rate of newly hatched larvae to reveal possible size-selective mortality during early life. The majority of the larvae hatched during a short period after the ice-off. Significant differences in hatching length between the lakes were found. Growth rate decreased when larvae became larger and the growth rate was slowest in the lake with the highest density of larvae. However, larger larvae were not relatively more abundant after first weeks and thus, size-dependent mortality was not evident. Hence, we observed that mortality of these two coregonid species during the first weeks was rather random in relation to size of the larvae. Overall, the mortality of vendace larvae with smaller hatching length was higher than that of larger whitefish larvae.","author":[{"dropping-particle":"","family":"Urpanen","given":"Olli","non-dropping-particle":"","parse-names":false,"suffix":""},{"dropping-particle":"","family":"Huuskonen","given":"Hannu","non-dropping-particle":"","parse-names":false,"suffix":""},{"dropping-particle":"","family":"Marjomäki","given":"Timo J","non-dropping-particle":"","parse-names":false,"suffix":""},{"dropping-particle":"","family":"Karjalainen","given":"Juha","non-dropping-particle":"","parse-names":false,"suffix":""}],"container-title":"Boreal Environment Research","id":"ITEM-2","issue":"3","issued":{"date-parts":[["2005"]]},"language":"English","note":"942ie Times Cited:16 Cited References Count:67","page":"225-238","title":"Growth and size-selective mortality of vendace (Coregonus albula (L.)) and whitefish (C. lavaretus L.) larvae","type":"article-journal","volume":"10"},"uris":["http://www.mendeley.com/documents/?uuid=b50a84f1-9d28-3e02-8cfe-8bdf61bd9038"]},{"id":"ITEM-3","itemData":{"DOI":"10.1007/s10641-014-0331-y","abstract":"We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Fishes","id":"ITEM-3","issue":"4","issued":{"date-parts":[["2015"]]},"language":"English","note":"Cc7ry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coregonids","type":"article-journal","volume":"98"},"uris":["http://www.mendeley.com/documents/?uuid=1120a55e-f2ad-394b-ad89-0b3bb220dad8"]}],"mendeley":{"formattedCitation":"(Häkkinen et al., 2002; Karjalainen et al., 2015; Urpanen et al., 2005)","plainTextFormattedCitation":"(Häkkinen et al., 2002; Karjalainen et al., 2015; Urpanen et al., 2005)","previouslyFormattedCitation":"(Häkkinen et al., 2002; Karjalainen et al., 2015; Urpanen et al., 2005)"},"properties":{"noteIndex":0},"schema":"https://github.com/citation-style-language/schema/raw/master/csl-citation.json"}</w:instrText>
      </w:r>
      <w:r w:rsidR="00E46F64" w:rsidRPr="00155F65">
        <w:fldChar w:fldCharType="separate"/>
      </w:r>
      <w:r w:rsidR="00AB1402" w:rsidRPr="00155F65">
        <w:rPr>
          <w:noProof/>
        </w:rPr>
        <w:t>(Häkkinen et al., 2002; Karjalainen et al., 2015; Urpanen et al., 2005)</w:t>
      </w:r>
      <w:r w:rsidR="00E46F64" w:rsidRPr="00155F65">
        <w:fldChar w:fldCharType="end"/>
      </w:r>
      <w:r w:rsidRPr="00155F65">
        <w:t>. The length of the newly-hatched larvae is negatively correlated with the temperature of incubation</w:t>
      </w:r>
      <w:r w:rsidR="00E46F64" w:rsidRPr="00155F65">
        <w:t xml:space="preserve"> </w:t>
      </w:r>
      <w:r w:rsidR="00E46F64" w:rsidRPr="00155F65">
        <w:fldChar w:fldCharType="begin" w:fldLock="1"/>
      </w:r>
      <w:r w:rsidR="00DB7556" w:rsidRPr="00155F65">
        <w:instrText>ADDIN CSL_CITATION {"citationItems":[{"id":"ITEM-1","itemData":{"author":[{"dropping-particle":"","family":"Colby","given":"Peter J","non-dropping-particle":"","parse-names":false,"suffix":""},{"dropping-particle":"","family":"Brooke","given":"L T","non-dropping-particle":"","parse-names":false,"suffix":""}],"container-title":"Biology of Coregonid Fishes","id":"ITEM-1","issued":{"date-parts":[["1970"]]},"page":"417-428","title":"Survival and development of lake herring (Coregonus artedii) eggs at various incubation temperatures","type":"article-journal"},"uris":["http://www.mendeley.com/documents/?uuid=be77f340-adc8-48ad-9fb1-e21f45a7c8d5"]},{"id":"ITEM-2","itemData":{"DOI":"10.1139/f73-135","author":[{"dropping-particle":"","family":"Colby","given":"Peter J","non-dropping-particle":"","parse-names":false,"suffix":""},{"dropping-particle":"","family":"Brooke","given":"L T","non-dropping-particle":"","parse-names":false,"suffix":""}],"container-title":"Journal of the Fisheries Research Board of Canada","id":"ITEM-2","issue":"6","issued":{"date-parts":[["1973"]]},"page":"799-810","title":"Effects of Temperature on Embryonic-Development of Lake Herring (Coregonus-Artedii)","type":"article-journal","volume":"30"},"uris":["http://www.mendeley.com/documents/?uuid=1513deb8-af75-4cd7-9e4e-c5d99319ac4e"]},{"id":"ITEM-3","itemData":{"DOI":"10.1016/0044-8486(84)90312-0","ISSN":"0044-8486","author":[{"dropping-particle":"","family":"Luczynski","given":"Miroslaw","non-dropping-particle":"","parse-names":false,"suffix":""},{"dropping-particle":"","family":"Kirklewska","given":"Alina","non-dropping-particle":"","parse-names":false,"suffix":""}],"container-title":"Aquaculture","id":"ITEM-3","issue":"1","issued":{"date-parts":[["1984"]]},"page":"43-55","publisher":"Elsevier","title":"Dependence of Coregonus albula embryogenesis rate on the incubation temperature","type":"article-journal","volume":"42"},"uris":["http://www.mendeley.com/documents/?uuid=a41a68c1-0329-4c01-8cf6-6aaa16910c05"]},{"id":"ITEM-4","itemData":{"DOI":"10.1007/s10641-014-0331-y","abstract":"We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Fishes","id":"ITEM-4","issue":"4","issued":{"date-parts":[["2015"]]},"language":"English","note":"Cc7ry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coregonids","type":"article-journal","volume":"98"},"uris":["http://www.mendeley.com/documents/?uuid=1120a55e-f2ad-394b-ad89-0b3bb220dad8"]}],"mendeley":{"formattedCitation":"(Colby &amp; Brooke, 1970, 1973; Karjalainen et al., 2015; Luczynski &amp; Kirklewska, 1984)","plainTextFormattedCitation":"(Colby &amp; Brooke, 1970, 1973; Karjalainen et al., 2015; Luczynski &amp; Kirklewska, 1984)","previouslyFormattedCitation":"(Colby &amp; Brooke, 1970, 1973; Karjalainen et al., 2015; Luczynski &amp; Kirklewska, 1984)"},"properties":{"noteIndex":0},"schema":"https://github.com/citation-style-language/schema/raw/master/csl-citation.json"}</w:instrText>
      </w:r>
      <w:r w:rsidR="00E46F64" w:rsidRPr="00155F65">
        <w:fldChar w:fldCharType="separate"/>
      </w:r>
      <w:r w:rsidR="00AB1402" w:rsidRPr="00155F65">
        <w:rPr>
          <w:noProof/>
        </w:rPr>
        <w:t>(Colby &amp; Brooke, 1970, 1973; Karjalainen et al., 2015; Luczynski &amp; Kirklewska, 1984)</w:t>
      </w:r>
      <w:r w:rsidR="00E46F64" w:rsidRPr="00155F65">
        <w:fldChar w:fldCharType="end"/>
      </w:r>
      <w:r w:rsidRPr="00155F65">
        <w:t>. The long period between spawning and hatching exposes coregonines to a variety of thermal conditions, potentially resulting in a wide range of environmentally-induced phenotypes or plastic responses</w:t>
      </w:r>
      <w:r w:rsidR="00E46F64" w:rsidRPr="00155F65">
        <w:t xml:space="preserve"> </w:t>
      </w:r>
      <w:r w:rsidR="00E46F64" w:rsidRPr="00155F65">
        <w:fldChar w:fldCharType="begin" w:fldLock="1"/>
      </w:r>
      <w:r w:rsidR="0008158E" w:rsidRPr="00155F65">
        <w:instrText>ADDIN CSL_CITATION {"citationItems":[{"id":"ITEM-1","itemData":{"DOI":"10.1007/s10641-014-0331-y","abstract":"We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coregonids","type":"article-journal","volume":"98"},"uris":["http://www.mendeley.com/documents/?uuid=1120a55e-f2ad-394b-ad89-0b3bb220dad8"]},{"id":"ITEM-2","itemData":{"DOI":"10.1007/s10750-016-2807-6","ISBN":"0018-8158","ISSN":"15735117","abstract":"Hatching time (HT) of autumn-spawning fishes depends strongly on the egg incubation temperature and especially on the warming of water in spring, which synchronizes the hatching with ice-out despite the large inter-annual variability in spring phenology. However, the relative roles of genetic and environmental effects on the HT have rarely been explored. We studied experimentally the parental effects on the HT and size of vendace (Coregonus albula (L.)) and whitefish (C. lavaretus L.) larvae under short and long winter conditions using a full-factorial breeding design. Both parents significantly affected the HT of vendace, mostly by additive genetic effects, and the difference between short and long winter treatment was also significant. In whitefish, the female × male interaction was significant, implying non-additive genetic effects. The maximum range of the HT of eggs between parent pairs within certain winter condition was 3 weeks and was clearly lower than the potential range for the temperature-adjusted HT. The size of eggs or hatched larvae did not correlate with the HT in either of the species. The variation in HT between eggs from different parents creates a basis for genetic adaptation to climate change and for local adaption of populations in their thermal environments.","author":[{"dropping-particle":"","family":"Karjalainen","given":"Juha","non-dropping-particle":"","parse-names":false,"suffix":""},{"dropping-particle":"","family":"Jokinen","given":"L","non-dropping-particle":"","parse-names":false,"suffix":""},{"dropping-particle":"","family":"Keskinen","given":"T","non-dropping-particle":"","parse-names":false,"suffix":""},{"dropping-particle":"","family":"Marjomäki","given":"Timo J","non-dropping-particle":"","parse-names":false,"suffix":""}],"container-title":"Hydrobiologia","id":"ITEM-2","issue":"1","issued":{"date-parts":[["2016"]]},"language":"English","page":"135-143","title":"Environmental and genetic effects on larval hatching time in two coregonids","type":"article-journal","volume":"780"},"uris":["http://www.mendeley.com/documents/?uuid=0d549f7f-c7c3-3965-9f8a-2eeacb37787f"]},{"id":"ITEM-3","itemData":{"DOI":"10.1002/ece3.1936","ISBN":"2045-7758 (Electronic)\\r2045-7758 (Linking)","ISSN":"20457758","PMID":"26865965","abstract":"© 2016 The Authors. Ecology and Evolution published by John Wiley &amp; Sons Ltd. Fish are known for their high phenotypic plasticity in life-history traits in relation to environmental variability, and this is particularly pronounced among salmonids in the Northern Hemisphere. Resource limitation leads to trade-offs in phenotypic plasticity between life-history traits related to the reproduction, growth, and survival of individual fish, which have consequences for the age and size distributions of populations, as well as their dynamics and productivity. We studied the effect of plasticity in growth and fecundity of vendace females on their reproductive traits using a series of long-term incubation experiments. The wild parental fish originated from four separate populations with markedly different densities, and hence naturally induced differences in their growth and fecundity. The energy allocation to somatic tissues and eggs prior to spawning served as a proxy for total resource availability to individual females, and its effects on offspring survival and growth were analyzed. Vendace females allocated a rather constant proportion of available energy to eggs (per body mass) despite different growth patterns depending on the total resources in the different lakes; investment into eggs thus dictated the share remaining for growth. The energy allocation to eggs per mass was higher in young than in old spawners and the egg size and the relative fecundity differed between them: Young females produced more and smaller eggs and larvae than old spawners. In contrast to earlier observations of salmonids, a shortage of maternal food resources did not increase offspring size and survival. Vendace females in sparse populations with ample resources and high growth produced larger eggs and larvae. Vendace accommodate strong population fluctuations by their high plasticity in growth and fecundity, which affect their offspring size and consequently their recruitment and productivity, and account for their persistence and resilience in the face of high fishing mortality.","author":[{"dropping-particle":"","family":"Karjalainen","given":"Juha","non-dropping-particle":"","parse-names":false,"suffix":""},{"dropping-particle":"","family":"Urpanen","given":"Olli","non-dropping-particle":"","parse-names":false,"suffix":""},{"dropping-particle":"","family":"Keskinen","given":"Tapio","non-dropping-particle":"","parse-names":false,"suffix":""},{"dropping-particle":"","family":"Huuskonen","given":"Hannu","non-dropping-particle":"","parse-names":false,"suffix":""},{"dropping-particle":"","family":"Sarvala","given":"Jouko","non-dropping-particle":"","parse-names":false,"suffix":""},{"dropping-particle":"","family":"Valkeajärvi","given":"Pentti","non-dropping-particle":"","parse-names":false,"suffix":""},{"dropping-particle":"","family":"Marjomäki","given":"Timo J","non-dropping-particle":"","parse-names":false,"suffix":""}],"container-title":"Ecology and Evolution","edition":"2016/02/13","id":"ITEM-3","issue":"3","issued":{"date-parts":[["2016"]]},"note":"Karjalainen, Juha Urpanen, Olli Keskinen, Tapio Huuskonen, Hannu Sarvala, Jouko Valkeajarvi, Pentti Marjomaki, Timo J eng England Ecol Evol. 2016 Jan 11;6(3):779-90. doi: 10.1002/ece3.1936. eCollection 2016 Feb.","page":"779-790","title":"Phenotypic plasticity in growth and fecundity induced by strong population fluctuations affects reproductive traits of female fish","type":"article-journal","volume":"6"},"uris":["http://www.mendeley.com/documents/?uuid=6a02a955-7a7c-3e31-820b-6b9161fc0371"]}],"mendeley":{"formattedCitation":"(Karjalainen et al., 2015; Karjalainen, Jokinen, et al., 2016; Karjalainen, Urpanen, et al., 2016)","plainTextFormattedCitation":"(Karjalainen et al., 2015; Karjalainen, Jokinen, et al., 2016; Karjalainen, Urpanen, et al., 2016)","previouslyFormattedCitation":"(Karjalainen et al., 2015; Karjalainen, Jokinen, et al., 2016; Karjalainen, Urpanen, et al., 2016)"},"properties":{"noteIndex":0},"schema":"https://github.com/citation-style-language/schema/raw/master/csl-citation.json"}</w:instrText>
      </w:r>
      <w:r w:rsidR="00E46F64" w:rsidRPr="00155F65">
        <w:fldChar w:fldCharType="separate"/>
      </w:r>
      <w:r w:rsidR="00AB1402" w:rsidRPr="00155F65">
        <w:rPr>
          <w:noProof/>
        </w:rPr>
        <w:t xml:space="preserve">(Karjalainen et al., 2015; </w:t>
      </w:r>
      <w:r w:rsidR="00AB1402" w:rsidRPr="00155F65">
        <w:rPr>
          <w:noProof/>
        </w:rPr>
        <w:lastRenderedPageBreak/>
        <w:t>Karjalainen, Jokinen, et al., 2016; Karjalainen, Urpanen, et al., 2016)</w:t>
      </w:r>
      <w:r w:rsidR="00E46F64" w:rsidRPr="00155F65">
        <w:fldChar w:fldCharType="end"/>
      </w:r>
      <w:r w:rsidRPr="00155F65">
        <w:t xml:space="preserve">. </w:t>
      </w:r>
      <w:r w:rsidR="003B19D0" w:rsidRPr="00155F65">
        <w:t>Coregonines are known to be highly</w:t>
      </w:r>
      <w:r w:rsidR="00256775" w:rsidRPr="00155F65">
        <w:t xml:space="preserve"> </w:t>
      </w:r>
      <w:r w:rsidR="003B19D0" w:rsidRPr="00155F65">
        <w:t xml:space="preserve">plastic </w:t>
      </w:r>
      <w:r w:rsidR="003B19D0" w:rsidRPr="00155F65">
        <w:fldChar w:fldCharType="begin" w:fldLock="1"/>
      </w:r>
      <w:r w:rsidR="00BC74FD" w:rsidRPr="00155F65">
        <w:instrText>ADDIN CSL_CITATION {"citationItems":[{"id":"ITEM-1","itemData":{"DOI":"10.1111/jfb.12016","ISSN":"0022-1112","author":[{"dropping-particle":"","family":"Muir","given":"Andrew M","non-dropping-particle":"","parse-names":false,"suffix":""},{"dropping-particle":"","family":"Vecsei","given":"P","non-dropping-particle":"","parse-names":false,"suffix":""},{"dropping-particle":"","family":"Pratt","given":"T C","non-dropping-particle":"","parse-names":false,"suffix":""},{"dropping-particle":"","family":"Krueger","given":"C C","non-dropping-particle":"","parse-names":false,"suffix":""},{"dropping-particle":"","family":"Power","given":"M","non-dropping-particle":"","parse-names":false,"suffix":""},{"dropping-particle":"","family":"Reist","given":"J D","non-dropping-particle":"","parse-names":false,"suffix":""}],"container-title":"Journal of fish biology","id":"ITEM-1","issue":"2","issued":{"date-parts":[["2013"]]},"page":"600-617","publisher":"Wiley Online Library","title":"Ontogenetic shifts in morphology and resource use of cisco Coregonus artedi","type":"article-journal","volume":"82"},"uris":["http://www.mendeley.com/documents/?uuid=df4a857f-6864-4f8e-9730-b8dbb7e342c9"]}],"mendeley":{"formattedCitation":"(Muir et al., 2013)","plainTextFormattedCitation":"(Muir et al., 2013)","previouslyFormattedCitation":"(Muir et al., 2013)"},"properties":{"noteIndex":0},"schema":"https://github.com/citation-style-language/schema/raw/master/csl-citation.json"}</w:instrText>
      </w:r>
      <w:r w:rsidR="003B19D0" w:rsidRPr="00155F65">
        <w:fldChar w:fldCharType="separate"/>
      </w:r>
      <w:r w:rsidR="003B19D0" w:rsidRPr="00155F65">
        <w:rPr>
          <w:noProof/>
        </w:rPr>
        <w:t>(Muir et al., 2013)</w:t>
      </w:r>
      <w:r w:rsidR="003B19D0" w:rsidRPr="00155F65">
        <w:fldChar w:fldCharType="end"/>
      </w:r>
      <w:r w:rsidR="003B19D0" w:rsidRPr="00155F65">
        <w:t xml:space="preserve"> and s</w:t>
      </w:r>
      <w:r w:rsidRPr="00155F65">
        <w:t xml:space="preserve">ome </w:t>
      </w:r>
      <w:r w:rsidR="003B19D0" w:rsidRPr="00155F65">
        <w:t>species</w:t>
      </w:r>
      <w:r w:rsidRPr="00155F65">
        <w:t xml:space="preserve"> (</w:t>
      </w:r>
      <w:r w:rsidRPr="00155F65">
        <w:rPr>
          <w:i/>
        </w:rPr>
        <w:t>e.g.,</w:t>
      </w:r>
      <w:r w:rsidRPr="00155F65">
        <w:t xml:space="preserve"> vendace </w:t>
      </w:r>
      <w:r w:rsidRPr="00155F65">
        <w:rPr>
          <w:i/>
        </w:rPr>
        <w:t>Coregonus albula</w:t>
      </w:r>
      <w:r w:rsidRPr="00155F65">
        <w:t xml:space="preserve"> and European whitefish </w:t>
      </w:r>
      <w:r w:rsidRPr="00155F65">
        <w:rPr>
          <w:i/>
        </w:rPr>
        <w:t>C. lavaretus</w:t>
      </w:r>
      <w:r w:rsidRPr="00155F65">
        <w:t>) have demonstrated the ability to respond to winter temperature changes within the limits of phenotypic plasticity and through genetic adaptive changes, such as different embryo developmental rates under short and long winter conditions</w:t>
      </w:r>
      <w:r w:rsidR="00E46F64" w:rsidRPr="00155F65">
        <w:t xml:space="preserve"> </w:t>
      </w:r>
      <w:r w:rsidR="00E46F64" w:rsidRPr="00155F65">
        <w:fldChar w:fldCharType="begin" w:fldLock="1"/>
      </w:r>
      <w:r w:rsidR="0008158E" w:rsidRPr="00155F65">
        <w:instrText>ADDIN CSL_CITATION {"citationItems":[{"id":"ITEM-1","itemData":{"DOI":"10.1007/s10641-014-0331-y","abstract":"We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coregonids","type":"article-journal","volume":"98"},"uris":["http://www.mendeley.com/documents/?uuid=1120a55e-f2ad-394b-ad89-0b3bb220dad8"]},{"id":"ITEM-2","itemData":{"DOI":"10.1007/s10750-016-2807-6","ISBN":"0018-8158","ISSN":"15735117","abstract":"Hatching time (HT) of autumn-spawning fishes depends strongly on the egg incubation temperature and especially on the warming of water in spring, which synchronizes the hatching with ice-out despite the large inter-annual variability in spring phenology. However, the relative roles of genetic and environmental effects on the HT have rarely been explored. We studied experimentally the parental effects on the HT and size of vendace (Coregonus albula (L.)) and whitefish (C. lavaretus L.) larvae under short and long winter conditions using a full-factorial breeding design. Both parents significantly affected the HT of vendace, mostly by additive genetic effects, and the difference between short and long winter treatment was also significant. In whitefish, the female × male interaction was significant, implying non-additive genetic effects. The maximum range of the HT of eggs between parent pairs within certain winter condition was 3 weeks and was clearly lower than the potential range for the temperature-adjusted HT. The size of eggs or hatched larvae did not correlate with the HT in either of the species. The variation in HT between eggs from different parents creates a basis for genetic adaptation to climate change and for local adaption of populations in their thermal environments.","author":[{"dropping-particle":"","family":"Karjalainen","given":"Juha","non-dropping-particle":"","parse-names":false,"suffix":""},{"dropping-particle":"","family":"Jokinen","given":"L","non-dropping-particle":"","parse-names":false,"suffix":""},{"dropping-particle":"","family":"Keskinen","given":"T","non-dropping-particle":"","parse-names":false,"suffix":""},{"dropping-particle":"","family":"Marjomäki","given":"Timo J","non-dropping-particle":"","parse-names":false,"suffix":""}],"container-title":"Hydrobiologia","id":"ITEM-2","issue":"1","issued":{"date-parts":[["2016"]]},"language":"English","page":"135-143","title":"Environmental and genetic effects on larval hatching time in two coregonids","type":"article-journal","volume":"780"},"uris":["http://www.mendeley.com/documents/?uuid=0d549f7f-c7c3-3965-9f8a-2eeacb37787f"]}],"mendeley":{"formattedCitation":"(Karjalainen et al., 2015; Karjalainen, Jokinen, et al., 2016)","plainTextFormattedCitation":"(Karjalainen et al., 2015; Karjalainen, Jokinen, et al., 2016)","previouslyFormattedCitation":"(Karjalainen et al., 2015; Karjalainen, Jokinen, et al., 2016)"},"properties":{"noteIndex":0},"schema":"https://github.com/citation-style-language/schema/raw/master/csl-citation.json"}</w:instrText>
      </w:r>
      <w:r w:rsidR="00E46F64" w:rsidRPr="00155F65">
        <w:fldChar w:fldCharType="separate"/>
      </w:r>
      <w:r w:rsidR="00AB1402" w:rsidRPr="00155F65">
        <w:rPr>
          <w:noProof/>
        </w:rPr>
        <w:t>(Karjalainen et al., 2015; Karjalainen, Jokinen, et al., 2016)</w:t>
      </w:r>
      <w:r w:rsidR="00E46F64" w:rsidRPr="00155F65">
        <w:fldChar w:fldCharType="end"/>
      </w:r>
      <w:r w:rsidRPr="00155F65">
        <w:t>.</w:t>
      </w:r>
    </w:p>
    <w:p w14:paraId="00000018" w14:textId="77777777" w:rsidR="005660EC" w:rsidRPr="00155F65" w:rsidRDefault="005660EC" w:rsidP="00F755AB">
      <w:pPr>
        <w:spacing w:line="480" w:lineRule="auto"/>
      </w:pPr>
    </w:p>
    <w:p w14:paraId="00000019" w14:textId="3AE01D31" w:rsidR="005660EC" w:rsidRPr="00155F65" w:rsidRDefault="00FB0BCD" w:rsidP="00F755AB">
      <w:pPr>
        <w:spacing w:line="480" w:lineRule="auto"/>
      </w:pPr>
      <w:r w:rsidRPr="00155F65">
        <w:t>Geographic variation is also important to consider with phenotypic plasticity. Many fishes in high-latitudes are adapted to relatively colder waters, extensive periods of ice cover, and strong seasonal daylight variations</w:t>
      </w:r>
      <w:r w:rsidR="00E46F64" w:rsidRPr="00155F65">
        <w:t xml:space="preserve"> </w:t>
      </w:r>
      <w:r w:rsidR="00E46F64" w:rsidRPr="00155F65">
        <w:fldChar w:fldCharType="begin" w:fldLock="1"/>
      </w:r>
      <w:r w:rsidR="006C44F7" w:rsidRPr="00155F65">
        <w:instrText>ADDIN CSL_CITATION {"citationItems":[{"id":"ITEM-1","itemData":{"DOI":"10.1579/0044-7447(2006)35[370:GEOCCO]2.0.CO;2","ISSN":"0044-7447","author":[{"dropping-particle":"","family":"Reist","given":"James D","non-dropping-particle":"","parse-names":false,"suffix":""},{"dropping-particle":"","family":"Wrona","given":"Frederick J","non-dropping-particle":"","parse-names":false,"suffix":""},{"dropping-particle":"","family":"Prowse","given":"Terry D","non-dropping-particle":"","parse-names":false,"suffix":""},{"dropping-particle":"","family":"Power","given":"Michael","non-dropping-particle":"","parse-names":false,"suffix":""},{"dropping-particle":"","family":"Dempson","given":"J Brian","non-dropping-particle":"","parse-names":false,"suffix":""},{"dropping-particle":"","family":"Beamish","given":"Richard J","non-dropping-particle":"","parse-names":false,"suffix":""},{"dropping-particle":"","family":"King","given":"Jacquelynne R","non-dropping-particle":"","parse-names":false,"suffix":""},{"dropping-particle":"","family":"Carmichael","given":"Theresa J","non-dropping-particle":"","parse-names":false,"suffix":""},{"dropping-particle":"","family":"Sawatzky","given":"Chantelle D","non-dropping-particle":"","parse-names":false,"suffix":""}],"container-title":"AMBIO: A Journal of the Human Environment","id":"ITEM-1","issue":"7","issued":{"date-parts":[["2006"]]},"page":"370-380","publisher":"BioOne","title":"General effects of climate change on Arctic fishes and fish populations","type":"article-journal","volume":"35"},"uris":["http://www.mendeley.com/documents/?uuid=2fc99e79-5228-4740-af45-49c1bae962a6"]}],"mendeley":{"formattedCitation":"(Reist et al., 2006)","plainTextFormattedCitation":"(Reist et al., 2006)","previouslyFormattedCitation":"(Reist et al., 2006)"},"properties":{"noteIndex":0},"schema":"https://github.com/citation-style-language/schema/raw/master/csl-citation.json"}</w:instrText>
      </w:r>
      <w:r w:rsidR="00E46F64" w:rsidRPr="00155F65">
        <w:fldChar w:fldCharType="separate"/>
      </w:r>
      <w:r w:rsidR="00AB1402" w:rsidRPr="00155F65">
        <w:rPr>
          <w:noProof/>
        </w:rPr>
        <w:t>(Reist et al., 2006)</w:t>
      </w:r>
      <w:r w:rsidR="00E46F64" w:rsidRPr="00155F65">
        <w:fldChar w:fldCharType="end"/>
      </w:r>
      <w:r w:rsidRPr="00155F65">
        <w:t>. Thus, in high-latitude environments, populations can show differential long-term adaptation to climates across a latitudinal gradient</w:t>
      </w:r>
      <w:r w:rsidR="00E46F64" w:rsidRPr="00155F65">
        <w:t xml:space="preserve"> </w:t>
      </w:r>
      <w:r w:rsidR="00E46F64" w:rsidRPr="00155F65">
        <w:fldChar w:fldCharType="begin" w:fldLock="1"/>
      </w:r>
      <w:r w:rsidR="00855412" w:rsidRPr="00155F65">
        <w:instrText>ADDIN CSL_CITATION {"citationItems":[{"id":"ITEM-1","itemData":{"DOI":"Doi 10.1007/Bf00317554","ISSN":"0029-8549","author":[{"dropping-particle":"","family":"Conover","given":"David O","non-dropping-particle":"","parse-names":false,"suffix":""},{"dropping-particle":"","family":"Present","given":"M.C.","non-dropping-particle":"","parse-names":false,"suffix":""}],"container-title":"Oecologica","id":"ITEM-1","issue":"3","issued":{"date-parts":[["1990"]]},"language":"English","note":"Dl364 Times Cited:398 Cited References Count:54","page":"316-324","title":"Countergradient variation in growth rate: compensation for lenth of the growing season among Atlantic silversides from different latitudes","type":"article-journal","volume":"83"},"uris":["http://www.mendeley.com/documents/?uuid=e4a08a9d-d2bb-3cef-bb8e-30efcf0bbca3"]},{"id":"ITEM-2","itemData":{"DOI":"10.1890/0012-9658(2002)083[1252:IVILVI]2.0.CO;2","ISBN":"0012-9658","ISSN":"1939-9170","PMID":"941","abstract":"With a simple model, I show that comparisons of invasibility between regions are impossible to make unless one can control for all of the variables besides invasibility that influence exotic richness, including the rates of immigration of species and the characteristics of the invading species themselves. Using data from the literature for 184 sites around the world, I found that nature reserves had one-half of the exotic fraction of sites outside reserves, and island sites had nearly three times the exotic fraction of mainland sites. However, the exotic fraction and the number of exotics were also dependent on site area, and this had to be taken into account to make valid comparisons between sites. The number of native species was used as a surrogate for site area and habitat diversity. Nearly 70% of the variation in the number of exotic species was accounted for by a multiple regression containing the following predictors: the number of native species, whether the site was an island or on the mainland, and whether or not it was a nature reserve. After controlling for scale, there were significant differences among biomes, but not continents, in their level of invasion. Multiple biome regions and temperate agricultural or urban sites were among the most invaded biomes, and deserts and savannas were among the least. However, there was considerable within-group variation in the mean degree of invasion. Scale-controlled analysis also showed that the New World is significantly more invaded than the Old World, but only when site native richness (probably a surrogate for habitat diversity) is factored out. Contrary to expectation, communities richer in native species had more, not fewer, exotics. For mainland sites, the degree of invasion increased with latitude, but there was no such relationship for islands. Although islands are more invaded than mainland sites, this is apparently not because of low native species richness, as the islands in this data set were no less rich in native species than were mainland sites of similar area. The number of exotic species in nature reserves increases with the number of visitors. However, it is difficult to draw conclusions about relative invasibility, invasion potential, or the roles of dispersal and disturbance from any of these results. Most of the observed patterns here and in the literature could potentially be explained by differences between regions in species properties, ecosystem properties, or propagule press…","author":[{"dropping-particle":"","family":"Yamahira","given":"Kazunori","non-dropping-particle":"","parse-names":false,"suffix":""},{"dropping-particle":"","family":"Conover","given":"David O","non-dropping-particle":"","parse-names":false,"suffix":""}],"container-title":"Ecology","id":"ITEM-2","issue":"5","issued":{"date-parts":[["2002"]]},"page":"1252-1262","title":"Intra- vs . Interspecific Latitudinal Variation in Growth : Adaptation to Temperature or Seasonality?","type":"article-journal","volume":"83"},"uris":["http://www.mendeley.com/documents/?uuid=c60abaf5-e1d3-3d23-ac7f-0a576518145e"]},{"id":"ITEM-3","itemData":{"DOI":"10.1007/s10750-009-0043-z","ISBN":"0018-8158","ISSN":"00188158","abstract":"Biological data from 66 populations of Arctic charr, Salvelinus alpinus, from eastern North America were analysed to test the applicability of the countergradient hypothesis as an explanation of dif-ferences in seasonally adjusted growth rates. Samples were obtained along a 37° latitudinal gradient and partitioned among anadromous, normal lacustrine, and dwarf lacustrine Arctic charr morphotypes. Models relating length-at-age or age-specific growth rates to latitude were estimated for each morphotype. Length-at-age declined with latitude for anadromous and lacustrine charr. Age-specific growth rates also varied with latitude, particularly for normal lacustrine charr. Results of analyses provide support for the counter-gradient hypothesis in growth performance of normal lacustrine morphotypes, where northern populations compensate for the shorter growth season with a greater rate of growth than southern populations. Anadromous charr exhibited equivocal evidence of countergradient variation, while results for dwarf lacustrine Arctic charr populations were inconclusive owing to the limited range of ages, and latitudes for which data were available.","author":[{"dropping-particle":"","family":"Chavarie","given":"Louise","non-dropping-particle":"","parse-names":false,"suffix":""},{"dropping-particle":"","family":"Dempson","given":"J Brian","non-dropping-particle":"","parse-names":false,"suffix":""},{"dropping-particle":"","family":"Schwarz","given":"C J","non-dropping-particle":"","parse-names":false,"suffix":""},{"dropping-particle":"","family":"Reist","given":"James D","non-dropping-particle":"","parse-names":false,"suffix":""},{"dropping-particle":"","family":"Power","given":"G.","non-dropping-particle":"","parse-names":false,"suffix":""},{"dropping-particle":"","family":"Power","given":"M","non-dropping-particle":"","parse-names":false,"suffix":""}],"container-title":"Hydrobiologia","id":"ITEM-3","issue":"1","issued":{"date-parts":[["2010"]]},"page":"161-177","title":"Latitudinal variation in growth among Arctic charr in eastern North America: Evidence for countergradient variation?","type":"article-journal","volume":"650"},"uris":["http://www.mendeley.com/documents/?uuid=cb1e8c24-b300-3b55-a085-53a97720c755"]},{"id":"ITEM-4","itemData":{"DOI":"doi.org/10.1002/evl3.189","ISSN":"2056-3744","author":[{"dropping-particle":"","family":"Wilder","given":"Aryn P","non-dropping-particle":"","parse-names":false,"suffix":""},{"dropping-particle":"","family":"Palumbi","given":"Stephen R","non-dropping-particle":"","parse-names":false,"suffix":""},{"dropping-particle":"","family":"Conover","given":"David O","non-dropping-particle":"","parse-names":false,"suffix":""},{"dropping-particle":"","family":"Therkildsen","given":"Nina Overgaard","non-dropping-particle":"","parse-names":false,"suffix":""}],"container-title":"Evolution letters","id":"ITEM-4","issue":"5","issued":{"date-parts":[["2020"]]},"page":"430-443","publisher":"Wiley Online Library","title":"Footprints of local adaptation span hundreds of linked genes in the Atlantic silverside genome","type":"article-journal","volume":"4"},"uris":["http://www.mendeley.com/documents/?uuid=67a76bc5-c8b8-4928-b54d-b5ef7594d66f"]}],"mendeley":{"formattedCitation":"(Chavarie et al., 2010; Conover &amp; Present, 1990; Wilder et al., 2020; Yamahira &amp; Conover, 2002)","plainTextFormattedCitation":"(Chavarie et al., 2010; Conover &amp; Present, 1990; Wilder et al., 2020; Yamahira &amp; Conover, 2002)","previouslyFormattedCitation":"(Chavarie et al., 2010; Conover &amp; Present, 1990; Wilder et al., 2020; Yamahira &amp; Conover, 2002)"},"properties":{"noteIndex":0},"schema":"https://github.com/citation-style-language/schema/raw/master/csl-citation.json"}</w:instrText>
      </w:r>
      <w:r w:rsidR="00E46F64" w:rsidRPr="00155F65">
        <w:fldChar w:fldCharType="separate"/>
      </w:r>
      <w:r w:rsidR="00AB1402" w:rsidRPr="00155F65">
        <w:rPr>
          <w:noProof/>
        </w:rPr>
        <w:t>(Chavarie et al., 2010; Conover &amp; Present, 1990; Wilder et al., 2020; Yamahira &amp; Conover, 2002)</w:t>
      </w:r>
      <w:r w:rsidR="00E46F64" w:rsidRPr="00155F65">
        <w:fldChar w:fldCharType="end"/>
      </w:r>
      <w:r w:rsidRPr="00155F65">
        <w:t>. For example, a number of fishes have demonstrated an inverse relationship between length of the growing season and reproductive characteristics (</w:t>
      </w:r>
      <w:r w:rsidRPr="00155F65">
        <w:rPr>
          <w:i/>
        </w:rPr>
        <w:t>i.e.,</w:t>
      </w:r>
      <w:r w:rsidRPr="00155F65">
        <w:t xml:space="preserve"> countergradient variation; </w:t>
      </w:r>
      <w:r w:rsidR="00E46F64" w:rsidRPr="00155F65">
        <w:fldChar w:fldCharType="begin" w:fldLock="1"/>
      </w:r>
      <w:r w:rsidR="00FC61B1" w:rsidRPr="00155F65">
        <w:instrText>ADDIN CSL_CITATION {"citationItems":[{"id":"ITEM-1","itemData":{"DOI":"Doi 10.1007/Bf00317554","ISSN":"0029-8549","author":[{"dropping-particle":"","family":"Conover","given":"David O","non-dropping-particle":"","parse-names":false,"suffix":""},{"dropping-particle":"","family":"Present","given":"M.C.","non-dropping-particle":"","parse-names":false,"suffix":""}],"container-title":"Oecologica","id":"ITEM-1","issue":"3","issued":{"date-parts":[["1990"]]},"language":"English","note":"Dl364 Times Cited:398 Cited References Count:54","page":"316-324","title":"Countergradient variation in growth rate: compensation for lenth of the growing season among Atlantic silversides from different latitudes","type":"article-journal","volume":"83"},"uris":["http://www.mendeley.com/documents/?uuid=e4a08a9d-d2bb-3cef-bb8e-30efcf0bbca3"]},{"id":"ITEM-2","itemData":{"DOI":"10.1016/S0169-5347(00)89081-3","ISBN":"0169-5347","ISSN":"01695347","PMID":"21237029","abstract":"Countergradient variation is a geographical pattern of genotypes (with respect to environments) in which genetic influences on a trait oppose environmental influences, thereby minimizing phenotypic change along the gradient. Phenotypic similarity across changing environments ought to be of intense interest because it belies considerable genotypic change. When it occurs in characters that are positively associated with fitness, countergradient variation conflicts with the hypothesis that local adaptation to one environment trades off against performance in another environment. Cases of countergradient variation therefore offer unique insight into the mechanisms that produce and maintain phenotypic similarity and/or differences along environmental gradients. © 1995.","author":[{"dropping-particle":"","family":"Conover","given":"David O","non-dropping-particle":"","parse-names":false,"suffix":""},{"dropping-particle":"","family":"Schultz","given":"Eric T","non-dropping-particle":"","parse-names":false,"suffix":""}],"container-title":"Trends in Ecology &amp; Evolution","edition":"1995/06/01","id":"ITEM-2","issue":"6","issued":{"date-parts":[["1995"]]},"note":"Conover, D O Schultz, E T eng England Trends Ecol Evol. 1995 Jun;10(6):248-52. doi: 10.1016/S0169-5347(00)89081-3.","page":"248-252","title":"Phenotypic similarity and the evolutionary significance of countergradient variation","type":"article-journal","volume":"10"},"uris":["http://www.mendeley.com/documents/?uuid=3a6a9da1-eeaa-36f3-b4ed-bebae91ce84e"]},{"id":"ITEM-3","itemData":{"DOI":"10.2307/2390285","ISBN":"02698463","ISSN":"13652435","abstract":"... Table 3. Growth rate of Fundulus heteroclitus in the first three weeks after hatching with respect ... assumption has been tested in other species: genetic differences in larval growth rate persist among ... evidence from field popula- tions of F. heteroclitus for higher growth rates of high ... \\n","author":[{"dropping-particle":"","family":"Schultz","given":"Eric T","non-dropping-particle":"","parse-names":false,"suffix":""},{"dropping-particle":"","family":"Reynolds","given":"K E","non-dropping-particle":"","parse-names":false,"suffix":""},{"dropping-particle":"","family":"Conover","given":"David O","non-dropping-particle":"","parse-names":false,"suffix":""}],"container-title":"Functional Ecology","id":"ITEM-3","issue":"3","issued":{"date-parts":[["1996"]]},"language":"English","note":"Vh861 Times Cited:108 Cited References Count:73","page":"366","title":"Countergradient Variation in Growth Among Newly Hatched Fundulus Heteroclitus: Geographic Differences Revealed by Common-Environment Experiments","type":"article-journal","volume":"10"},"uris":["http://www.mendeley.com/documents/?uuid=17213595-bb18-374f-aa0e-1866e07fc007"]},{"id":"ITEM-4","itemData":{"DOI":"10.1139/cjfas-55-5-1149","ISBN":"0706-652X","ISSN":"0706652X","abstract":"Genetic differences among populations of Atlantic silverside (\\textit{Menidia menidia}) are hypothesized to be evolutionary responses to intense, size-selective winter mortality at high latitudes. Three experiments were conducted to test features of winter mortality. In the first experiment, we varied size and whether food was provided or withheld; temperatures were permitted to follow ambient (New York) wintertime fluctuations. Mortality and depletion of energy reserves were more rapid in the units receiving no food. Small fish died before larger fish in these units, but not in the units receiving food. Energy depletion of fish in the no-food treatment resembled that of fish in the wild. In the second experiment, we varied size and population of origin, representing high-latitude (Nova Scotia), midlatitude (New York), and low-latitude (South Carolina) populations. These fish were provided food and showed minimal depletion of energy reserves, but mortality rates were high when water temperatures were low. Mortality did not vary with size in New York and South Carolina fish, but was highest in intermediate-size fish from Nova Scotia. There was a pronounced population difference in survival rate (Nova Scotia {&gt;} New York {&gt;} South Carolina). In the third experiment, food was withheld and extreme low temperatures were moderated. Energy depletion was rapid and small fish died before large fish. We conclude that populations in seasonal environments are likely to be subject to size-selective winter mortality when energy reserves are depleted and that juvenile growth rates have evolved in response to this selection pressure. In addition, high-latitude populations have evolved greater tolerance to other winter stresses associated with low temperatures.","author":[{"dropping-particle":"","family":"Schultz","given":"Eric T","non-dropping-particle":"","parse-names":false,"suffix":""},{"dropping-particle":"","family":"Conover","given":"David O","non-dropping-particle":"","parse-names":false,"suffix":""},{"dropping-particle":"","family":"Ehtisham","given":"A","non-dropping-particle":"","parse-names":false,"suffix":""}],"container-title":"Canadian Journal of Fisheries and Aquatic Sciences","id":"ITEM-4","issue":"5","issued":{"date-parts":[["1998"]]},"language":"English","note":"117nb Times Cited:80 Cited References Count:40","page":"1149-1157","title":"The dead of winter: size-dependent variation and genetic differences in seasonal mortality among Atlantic silverside (Atherinidae: \\textit{Menidia menidia}) from different latitudes","type":"article-journal","volume":"55"},"uris":["http://www.mendeley.com/documents/?uuid=67eee393-2a2a-38c5-bc49-fe05a2b58547"]},{"id":"ITEM-5","itemData":{"DOI":"10.1007/PL00008848","ISBN":"0029-8549","ISSN":"00298549","PMID":"85386700007","abstract":"Understanding the evolution of growth rate re- quires knowledge of the physiology of growth. This study explored the physiological basis of countergradient variation (CnGV) in somatic growth across latitudinal populations of the Atlantic silverside, Menidia menidia. Energetics of northern (Nova Scotia, Canada) and south- ern (South Carolina, USA) genotypes were compared across resource levels, temperatures, and fish sizes to identify trade-offs to rapid growth. Offered unlimited re- sources, genotypes differed in both energy acquisition and allocation. Food consumption, growth, and efficien- cy of northern genotypes were consistently higher than in southern genotypes, across temperatures and body siz- es. Feeding metabolism (specific dynamic action; SDA) was proportional to meal size, differing between geno- types to the extent that food consumption differed. Given limited resources, northern and southern genotypes dis- played similar growth, efficiency, routine activity, and SDA across temperatures and fish sizes. Routine metab- olism was equal at 17°C and 22°C, yet was significantly higher in northern fish at 28°C. Growth rates in M. meni- dia do not appear to trade off across environments or body sizes, i.e., at no temperature, ration, or size do southern fish outgrow northern conspecifics. Nor does submaximal growth result from increased costs of main- tenance, tissue synthesis, or routine activity. Based on our findings, we propose that CnGV consumption and growth in M. menidia likely result from trade-offs with J.M. Billerbeck (</w:instrText>
      </w:r>
      <w:r w:rsidR="00FC61B1" w:rsidRPr="00155F65">
        <w:rPr>
          <w:rFonts w:ascii="Apple Color Emoji" w:hAnsi="Apple Color Emoji" w:cs="Apple Color Emoji"/>
        </w:rPr>
        <w:instrText>✉</w:instrText>
      </w:r>
      <w:r w:rsidR="00FC61B1" w:rsidRPr="00155F65">
        <w:instrText>) Department of Ecology and Evolution, State University of New York, Stony Brook, NY 11794-5245, USA e-mail: jeanm@life.bio.sunysb.edu Fax: +1-516-6327626 E.T. Schultz Department of Ecology and Evolutionary Biology, University of Connecticut, Storrs, CT 06269-3043, USA D.O. Conover Marine Sciences Research Center, State University of New York, Stony Brook, NY 11794-5000, USA other energetic components, namely sustained and burst swimming","author":[{"dropping-particle":"","family":"Billerbeck","given":"Jean M","non-dropping-particle":"","parse-names":false,"suffix":""},{"dropping-particle":"","family":"Schultz","given":"Eric T","non-dropping-particle":"","parse-names":false,"suffix":""},{"dropping-particle":"","family":"Conover","given":"David O","non-dropping-particle":"","parse-names":false,"suffix":""}],"container-title":"Oecologia","id":"ITEM-5","issue":"2","issued":{"date-parts":[["2000"]]},"language":"English","note":"285jv Times Cited:107 Cited References Count:58","page":"210-219","title":"Adaptive variation in energy acquisition and allocation among latitudinal populations of the Atlantic silverside","type":"article-journal","volume":"122"},"uris":["http://www.mendeley.com/documents/?uuid=a10d5b4f-cd1a-3dd1-97f8-1fde4c99fca4"]},{"id":"ITEM-6","itemData":{"DOI":"10.1006/jfbi.1999.1159","ISSN":"00221112","abstract":"Higher growth capacity and food conversion efficiency was observed in populations of juvenile halibut from high Hippoglossus hippoglossus compared lower latitudes. In addition, temperature adaptation shown by the lower temperature optimum for growth in the Norwegian population (mean +/- S.E. 12.9 +/- 0.1 degrees C) compared with the Icelandic and Canadian populations (14.2 +/- 0.2 and 13.9 +/- 0.3 degrees C respectively), seems to occur. Overall the data support the hypothesis of countergradient variation in growth. These results have implications firstly for selection focusing on growth performance in halibut culture; and secondly, for safe prediction of growth, since if countergradient variation in growth performance occurs one cannot assume automatically that a species will respond to the same set of physiological parameters in the same way throughout its range. (C) 2000 The Fisheries Society of the British Isles.","author":[{"dropping-particle":"","family":"Jonassen","given":"T","non-dropping-particle":"","parse-names":false,"suffix":""}],"container-title":"Journal of Fish Biology","id":"ITEM-6","issue":"2","issued":{"date-parts":[["2000"]]},"language":"English","note":"293nq Times Cited:76 Cited References Count:53","page":"279-294","title":"Geographic variation in growth and food conversion efficiency of juvenile Atlantic halibut related to latitude","type":"article-journal","volume":"56"},"uris":["http://www.mendeley.com/documents/?uuid=7d710dda-1143-3974-a345-f37e63913d96"]},{"id":"ITEM-7","itemData":{"DOI":"10.1890/0012-9658(2002)083[1252:IVILVI]2.0.CO;2","ISBN":"0012-9658","ISSN":"1939-9170","PMID":"941","abstract":"With a simple model, I show that comparisons of invasibility between regions are impossible to make unless one can control for all of the variables besides invasibility that influence exotic richness, including the rates of immigration of species and the characteristics of the invading species themselves. Using data from the literature for 184 sites around the world, I found that nature reserves had one-half of the exotic fraction of sites outside reserves, and island sites had nearly three times the exotic fraction of mainland sites. However, the exotic fraction and the number of exotics were also dependent on site area, and this had to be taken into account to make valid comparisons between sites. The number of native species was used as a surrogate for site area and habitat diversity. Nearly 70% of the variation in the number of exotic species was accounted for by a multiple regression containing the following predictors: the number of native species, whether the site was an island or on the mainland, and whether or not it was a nature reserve. After controlling for scale, there were significant differences among biomes, but not continents, in their level of invasion. Multiple biome regions and temperate agricultural or urban sites were among the most invaded biomes, and deserts and savannas were among the least. However, there was considerable within-group variation in the mean degree of invasion. Scale-controlled analysis also showed that the New World is significantly more invaded than the Old World, but only when site native richness (probably a surrogate for habitat diversity) is factored out. Contrary to expectation, communities richer in native species had more, not fewer, exotics. For mainland sites, the degree of invasion increased with latitude, but there was no such relationship for islands. Although islands are more invaded than mainland sites, this is apparently not because of low native species richness, as the islands in this data set were no less rich in native species than were mainland sites of similar area. The number of exotic species in nature reserves increases with the number of visitors. However, it is difficult to draw conclusions about relative invasibility, invasion potential, or the roles of dispersal and disturbance from any of these results. Most of the observed patterns here and in the literature could potentially be explained by differences between regions in species properties, ecosystem properties, or propagule press…","author":[{"dropping-particle":"","family":"Yamahira","given":"Kazunori","non-dropping-particle":"","parse-names":false,"suffix":""},{"dropping-particle":"","family":"Conover","given":"David O","non-dropping-particle":"","parse-names":false,"suffix":""}],"container-title":"Ecology","id":"ITEM-7","issue":"5","issued":{"date-parts":[["2002"]]},"page":"1252-1262","title":"Intra- vs . Interspecific Latitudinal Variation in Growth : Adaptation to Temperature or Seasonality?","type":"article-journal","volume":"83"},"uris":["http://www.mendeley.com/documents/?uuid=c60abaf5-e1d3-3d23-ac7f-0a576518145e"]},{"id":"ITEM-8","itemData":{"DOI":"10.1007/s10750-009-0043-z","ISBN":"0018-8158","ISSN":"00188158","abstract":"Biological data from 66 populations of Arctic charr, Salvelinus alpinus, from eastern North America were analysed to test the applicability of the countergradient hypothesis as an explanation of dif-ferences in seasonally adjusted growth rates. Samples were obtained along a 37° latitudinal gradient and partitioned among anadromous, normal lacustrine, and dwarf lacustrine Arctic charr morphotypes. Models relating length-at-age or age-specific growth rates to latitude were estimated for each morphotype. Length-at-age declined with latitude for anadromous and lacustrine charr. Age-specific growth rates also varied with latitude, particularly for normal lacustrine charr. Results of analyses provide support for the counter-gradient hypothesis in growth performance of normal lacustrine morphotypes, where northern populations compensate for the shorter growth season with a greater rate of growth than southern populations. Anadromous charr exhibited equivocal evidence of countergradient variation, while results for dwarf lacustrine Arctic charr populations were inconclusive owing to the limited range of ages, and latitudes for which data were available.","author":[{"dropping-particle":"","family":"Chavarie","given":"Louise","non-dropping-particle":"","parse-names":false,"suffix":""},{"dropping-particle":"","family":"Dempson","given":"J Brian","non-dropping-particle":"","parse-names":false,"suffix":""},{"dropping-particle":"","family":"Schwarz","given":"C J","non-dropping-particle":"","parse-names":false,"suffix":""},{"dropping-particle":"","family":"Reist","given":"James D","non-dropping-particle":"","parse-names":false,"suffix":""},{"dropping-particle":"","family":"Power","given":"G.","non-dropping-particle":"","parse-names":false,"suffix":""},{"dropping-particle":"","family":"Power","given":"M","non-dropping-particle":"","parse-names":false,"suffix":""}],"container-title":"Hydrobiologia","id":"ITEM-8","issue":"1","issued":{"date-parts":[["2010"]]},"page":"161-177","title":"Latitudinal variation in growth among Arctic charr in eastern North America: Evidence for countergradient variation?","type":"article-journal","volume":"650"},"uris":["http://www.mendeley.com/documents/?uuid=cb1e8c24-b300-3b55-a085-53a97720c755"]}],"mendeley":{"formattedCitation":"(Billerbeck et al., 2000; Chavarie et al., 2010; Conover &amp; Present, 1990; Conover &amp; Schultz, 1995; Jonassen, 2000; Schultz et al., 1996, 1998; Yamahira &amp; Conover, 2002)","manualFormatting":"Conover and Present 1990, Conover and Schultz 1995, Schultz et al. 1996, 1998, Billerbeck et al. 2000, Jonassen 2000, Yamahira and Conover 2002, Chavarie et al. 2010)","plainTextFormattedCitation":"(Billerbeck et al., 2000; Chavarie et al., 2010; Conover &amp; Present, 1990; Conover &amp; Schultz, 1995; Jonassen, 2000; Schultz et al., 1996, 1998; Yamahira &amp; Conover, 2002)","previouslyFormattedCitation":"(Billerbeck et al., 2000; Chavarie et al., 2010; Conover &amp; Present, 1990; Conover &amp; Schultz, 1995; Jonassen, 2000; Schultz et al., 1996, 1998; Yamahira &amp; Conover, 2002)"},"properties":{"noteIndex":0},"schema":"https://github.com/citation-style-language/schema/raw/master/csl-citation.json"}</w:instrText>
      </w:r>
      <w:r w:rsidR="00E46F64" w:rsidRPr="00155F65">
        <w:fldChar w:fldCharType="separate"/>
      </w:r>
      <w:r w:rsidR="00E46F64" w:rsidRPr="00155F65">
        <w:rPr>
          <w:noProof/>
        </w:rPr>
        <w:t>Conover and Present 1990, Conover and Schultz 1995, Schultz et al. 1996, 1998, Billerbeck et al. 2000, Jonassen 2000, Yamahira and Conover 2002, Chavarie et al. 2010)</w:t>
      </w:r>
      <w:r w:rsidR="00E46F64" w:rsidRPr="00155F65">
        <w:fldChar w:fldCharType="end"/>
      </w:r>
      <w:r w:rsidRPr="00155F65">
        <w:t>. Fishes at high latitudes experience lower temperatures overall and shorter growing seasons and should exhibit lower standard metabolic rates, growth rates, and smaller size-at-age than individuals at low latitudes</w:t>
      </w:r>
      <w:r w:rsidR="00E46F64" w:rsidRPr="00155F65">
        <w:t xml:space="preserve"> </w:t>
      </w:r>
      <w:r w:rsidR="00E46F64" w:rsidRPr="00155F65">
        <w:fldChar w:fldCharType="begin" w:fldLock="1"/>
      </w:r>
      <w:r w:rsidR="00855412" w:rsidRPr="00155F65">
        <w:instrText>ADDIN CSL_CITATION {"citationItems":[{"id":"ITEM-1","itemData":{"DOI":"10.1579/0044-7447(2006)35[370:GEOCCO]2.0.CO;2","ISSN":"0044-7447","author":[{"dropping-particle":"","family":"Reist","given":"James D","non-dropping-particle":"","parse-names":false,"suffix":""},{"dropping-particle":"","family":"Wrona","given":"Frederick J","non-dropping-particle":"","parse-names":false,"suffix":""},{"dropping-particle":"","family":"Prowse","given":"Terry D","non-dropping-particle":"","parse-names":false,"suffix":""},{"dropping-particle":"","family":"Power","given":"Michael","non-dropping-particle":"","parse-names":false,"suffix":""},{"dropping-particle":"","family":"Dempson","given":"J Brian","non-dropping-particle":"","parse-names":false,"suffix":""},{"dropping-particle":"","family":"Beamish","given":"Richard J","non-dropping-particle":"","parse-names":false,"suffix":""},{"dropping-particle":"","family":"King","given":"Jacquelynne R","non-dropping-particle":"","parse-names":false,"suffix":""},{"dropping-particle":"","family":"Carmichael","given":"Theresa J","non-dropping-particle":"","parse-names":false,"suffix":""},{"dropping-particle":"","family":"Sawatzky","given":"Chantelle D","non-dropping-particle":"","parse-names":false,"suffix":""}],"container-title":"AMBIO: A Journal of the Human Environment","id":"ITEM-1","issue":"7","issued":{"date-parts":[["2006"]]},"page":"370-380","publisher":"BioOne","title":"General effects of climate change on Arctic fishes and fish populations","type":"article-journal","volume":"35"},"uris":["http://www.mendeley.com/documents/?uuid=2fc99e79-5228-4740-af45-49c1bae962a6"]},{"id":"ITEM-2","itemData":{"DOI":"10.1098/rspb.2011.2060","ISSN":"0962-8452","author":[{"dropping-particle":"","family":"White","given":"Craig R","non-dropping-particle":"","parse-names":false,"suffix":""},{"dropping-particle":"","family":"Alton","given":"Lesley A","non-dropping-particle":"","parse-names":false,"suffix":""},{"dropping-particle":"","family":"Frappell","given":"Peter B","non-dropping-particle":"","parse-names":false,"suffix":""}],"container-title":"Proceedings of the Royal Society B: Biological Sciences","id":"ITEM-2","issue":"1734","issued":{"date-parts":[["2012"]]},"page":"1740-1747","publisher":"The Royal Society","title":"Metabolic cold adaptation in fishes occurs at the level of whole animal, mitochondria and enzyme","type":"article-journal","volume":"279"},"uris":["http://www.mendeley.com/documents/?uuid=3c4aa3d1-375b-408a-bd97-c2db4522684e"]}],"mendeley":{"formattedCitation":"(Reist et al., 2006; White et al., 2012)","plainTextFormattedCitation":"(Reist et al., 2006; White et al., 2012)","previouslyFormattedCitation":"(Reist et al., 2006; White et al., 2012)"},"properties":{"noteIndex":0},"schema":"https://github.com/citation-style-language/schema/raw/master/csl-citation.json"}</w:instrText>
      </w:r>
      <w:r w:rsidR="00E46F64" w:rsidRPr="00155F65">
        <w:fldChar w:fldCharType="separate"/>
      </w:r>
      <w:r w:rsidR="00AB1402" w:rsidRPr="00155F65">
        <w:rPr>
          <w:noProof/>
        </w:rPr>
        <w:t>(Reist et al., 2006; White et al., 2012)</w:t>
      </w:r>
      <w:r w:rsidR="00E46F64" w:rsidRPr="00155F65">
        <w:fldChar w:fldCharType="end"/>
      </w:r>
      <w:r w:rsidRPr="00155F65">
        <w:t xml:space="preserve">. However, for cold-water stenothermic fishes, water temperatures at low latitudes may exceed their optimal range for significant portions of the growing season, or the amount of optimal thermal habitat </w:t>
      </w:r>
      <w:r w:rsidR="007C52B6">
        <w:t>decrease</w:t>
      </w:r>
      <w:r w:rsidRPr="00155F65">
        <w:t>, while water temperatures at high latitudes may remain near the optimum for maximal growth efficiency throughout the growing season</w:t>
      </w:r>
      <w:r w:rsidR="00E46F64" w:rsidRPr="00155F65">
        <w:t xml:space="preserve"> </w:t>
      </w:r>
      <w:r w:rsidR="00E46F64" w:rsidRPr="00155F65">
        <w:fldChar w:fldCharType="begin" w:fldLock="1"/>
      </w:r>
      <w:r w:rsidR="00FC61B1" w:rsidRPr="00155F65">
        <w:instrText>ADDIN CSL_CITATION {"citationItems":[{"id":"ITEM-1","itemData":{"DOI":"10.1016/S0169-5347(00)89081-3","ISBN":"0169-5347","ISSN":"01695347","PMID":"21237029","abstract":"Countergradient variation is a geographical pattern of genotypes (with respect to environments) in which genetic influences on a trait oppose environmental influences, thereby minimizing phenotypic change along the gradient. Phenotypic similarity across changing environments ought to be of intense interest because it belies considerable genotypic change. When it occurs in characters that are positively associated with fitness, countergradient variation conflicts with the hypothesis that local adaptation to one environment trades off against performance in another environment. Cases of countergradient variation therefore offer unique insight into the mechanisms that produce and maintain phenotypic similarity and/or differences along environmental gradients. © 1995.","author":[{"dropping-particle":"","family":"Conover","given":"David O","non-dropping-particle":"","parse-names":false,"suffix":""},{"dropping-particle":"","family":"Schultz","given":"Eric T","non-dropping-particle":"","parse-names":false,"suffix":""}],"container-title":"Trends in Ecology &amp; Evolution","edition":"1995/06/01","id":"ITEM-1","issue":"6","issued":{"date-parts":[["1995"]]},"note":"Conover, D O Schultz, E T eng England Trends Ecol Evol. 1995 Jun;10(6):248-52. doi: 10.1016/S0169-5347(00)89081-3.","page":"248-252","title":"Phenotypic similarity and the evolutionary significance of countergradient variation","type":"article-journal","volume":"10"},"uris":["http://www.mendeley.com/documents/?uuid=3a6a9da1-eeaa-36f3-b4ed-bebae91ce84e"]}],"mendeley":{"formattedCitation":"(Conover &amp; Schultz, 1995)","plainTextFormattedCitation":"(Conover &amp; Schultz, 1995)","previouslyFormattedCitation":"(Conover &amp; Schultz, 1995)"},"properties":{"noteIndex":0},"schema":"https://github.com/citation-style-language/schema/raw/master/csl-citation.json"}</w:instrText>
      </w:r>
      <w:r w:rsidR="00E46F64" w:rsidRPr="00155F65">
        <w:fldChar w:fldCharType="separate"/>
      </w:r>
      <w:r w:rsidR="00AB1402" w:rsidRPr="00155F65">
        <w:rPr>
          <w:noProof/>
        </w:rPr>
        <w:t>(Conover &amp; Schultz, 1995)</w:t>
      </w:r>
      <w:r w:rsidR="00E46F64" w:rsidRPr="00155F65">
        <w:fldChar w:fldCharType="end"/>
      </w:r>
      <w:r w:rsidRPr="00155F65">
        <w:t xml:space="preserve">. Because water temperature has a great influence on </w:t>
      </w:r>
      <w:r w:rsidRPr="00155F65">
        <w:lastRenderedPageBreak/>
        <w:t>fish physiology and var</w:t>
      </w:r>
      <w:r w:rsidR="006B0793">
        <w:t>ies</w:t>
      </w:r>
      <w:r w:rsidRPr="00155F65">
        <w:t xml:space="preserve"> across latitudes, a wide range of responses by populations to increasing temperatures across latitudes is possible</w:t>
      </w:r>
      <w:r w:rsidR="00E46F64" w:rsidRPr="00155F65">
        <w:t xml:space="preserve"> </w:t>
      </w:r>
      <w:r w:rsidR="00E46F64" w:rsidRPr="00155F65">
        <w:fldChar w:fldCharType="begin" w:fldLock="1"/>
      </w:r>
      <w:r w:rsidR="006C44F7" w:rsidRPr="00155F65">
        <w:instrText>ADDIN CSL_CITATION {"citationItems":[{"id":"ITEM-1","itemData":{"DOI":"10.1579/0044-7447(2006)35[370:GEOCCO]2.0.CO;2","ISSN":"0044-7447","author":[{"dropping-particle":"","family":"Reist","given":"James D","non-dropping-particle":"","parse-names":false,"suffix":""},{"dropping-particle":"","family":"Wrona","given":"Frederick J","non-dropping-particle":"","parse-names":false,"suffix":""},{"dropping-particle":"","family":"Prowse","given":"Terry D","non-dropping-particle":"","parse-names":false,"suffix":""},{"dropping-particle":"","family":"Power","given":"Michael","non-dropping-particle":"","parse-names":false,"suffix":""},{"dropping-particle":"","family":"Dempson","given":"J Brian","non-dropping-particle":"","parse-names":false,"suffix":""},{"dropping-particle":"","family":"Beamish","given":"Richard J","non-dropping-particle":"","parse-names":false,"suffix":""},{"dropping-particle":"","family":"King","given":"Jacquelynne R","non-dropping-particle":"","parse-names":false,"suffix":""},{"dropping-particle":"","family":"Carmichael","given":"Theresa J","non-dropping-particle":"","parse-names":false,"suffix":""},{"dropping-particle":"","family":"Sawatzky","given":"Chantelle D","non-dropping-particle":"","parse-names":false,"suffix":""}],"container-title":"AMBIO: A Journal of the Human Environment","id":"ITEM-1","issue":"7","issued":{"date-parts":[["2006"]]},"page":"370-380","publisher":"BioOne","title":"General effects of climate change on Arctic fishes and fish populations","type":"article-journal","volume":"35"},"uris":["http://www.mendeley.com/documents/?uuid=2fc99e79-5228-4740-af45-49c1bae962a6"]}],"mendeley":{"formattedCitation":"(Reist et al., 2006)","plainTextFormattedCitation":"(Reist et al., 2006)","previouslyFormattedCitation":"(Reist et al., 2006)"},"properties":{"noteIndex":0},"schema":"https://github.com/citation-style-language/schema/raw/master/csl-citation.json"}</w:instrText>
      </w:r>
      <w:r w:rsidR="00E46F64" w:rsidRPr="00155F65">
        <w:fldChar w:fldCharType="separate"/>
      </w:r>
      <w:r w:rsidR="00AB1402" w:rsidRPr="00155F65">
        <w:rPr>
          <w:noProof/>
        </w:rPr>
        <w:t>(Reist et al., 2006)</w:t>
      </w:r>
      <w:r w:rsidR="00E46F64" w:rsidRPr="00155F65">
        <w:fldChar w:fldCharType="end"/>
      </w:r>
      <w:r w:rsidRPr="00155F65">
        <w:t>. Coregonines occur broadly across northern latitudes and are an ideal group to test how cold-water fishes may</w:t>
      </w:r>
      <w:r w:rsidR="007C52B6">
        <w:t xml:space="preserve"> respond</w:t>
      </w:r>
      <w:r w:rsidR="007C52B6" w:rsidRPr="00155F65">
        <w:t xml:space="preserve"> </w:t>
      </w:r>
      <w:r w:rsidRPr="00155F65">
        <w:t>to climate-driven shifts in environmental variables, such as water temperature. Large-scale experimental studies may aid in understanding the adaptive thermal capacity of fishes from different latitudes and what level of adaptive response is needed to mitigate the effects of changing local environments</w:t>
      </w:r>
      <w:r w:rsidR="00E46F64" w:rsidRPr="00155F65">
        <w:t xml:space="preserve"> </w:t>
      </w:r>
      <w:r w:rsidR="00E46F64" w:rsidRPr="00155F65">
        <w:fldChar w:fldCharType="begin" w:fldLock="1"/>
      </w:r>
      <w:r w:rsidR="00B4243F" w:rsidRPr="00155F65">
        <w:instrText>ADDIN CSL_CITATION {"citationItems":[{"id":"ITEM-1","itemData":{"DOI":"10.1038/nature09670","ISBN":"1476-4687","author":[{"dropping-particle":"","family":"Hoffmann","given":"A A","non-dropping-particle":"","parse-names":false,"suffix":""},{"dropping-particle":"","family":"Sgrò","given":"C M","non-dropping-particle":"","parse-names":false,"suffix":""}],"container-title":"Nature Australia","id":"ITEM-1","issue":"7335","issued":{"date-parts":[["2011"]]},"page":"479-485","title":"Climate change and evolutionary adaptation","type":"article-journal","volume":"470"},"uris":["http://www.mendeley.com/documents/?uuid=30356c3f-7ef8-4fdb-a840-3b869b2d3abe"]}],"mendeley":{"formattedCitation":"(Hoffmann &amp; Sgrò, 2011)","plainTextFormattedCitation":"(Hoffmann &amp; Sgrò, 2011)","previouslyFormattedCitation":"(Hoffmann &amp; Sgrò, 2011)"},"properties":{"noteIndex":0},"schema":"https://github.com/citation-style-language/schema/raw/master/csl-citation.json"}</w:instrText>
      </w:r>
      <w:r w:rsidR="00E46F64" w:rsidRPr="00155F65">
        <w:fldChar w:fldCharType="separate"/>
      </w:r>
      <w:r w:rsidR="00AB1402" w:rsidRPr="00155F65">
        <w:rPr>
          <w:noProof/>
        </w:rPr>
        <w:t>(Hoffmann &amp; Sgrò, 2011)</w:t>
      </w:r>
      <w:r w:rsidR="00E46F64" w:rsidRPr="00155F65">
        <w:fldChar w:fldCharType="end"/>
      </w:r>
      <w:r w:rsidRPr="00155F65">
        <w:t>.</w:t>
      </w:r>
    </w:p>
    <w:p w14:paraId="0000001A" w14:textId="77777777" w:rsidR="005660EC" w:rsidRPr="00155F65" w:rsidRDefault="005660EC" w:rsidP="00F755AB">
      <w:pPr>
        <w:spacing w:line="480" w:lineRule="auto"/>
      </w:pPr>
    </w:p>
    <w:p w14:paraId="0000001B" w14:textId="42A3BC4D" w:rsidR="005660EC" w:rsidRPr="00155F65" w:rsidRDefault="00FB0BCD" w:rsidP="00F755AB">
      <w:pPr>
        <w:spacing w:line="480" w:lineRule="auto"/>
      </w:pPr>
      <w:r w:rsidRPr="00155F65">
        <w:t>Our objective was to experimentally analyze the response of coregonine</w:t>
      </w:r>
      <w:r w:rsidR="005A2B23" w:rsidRPr="00155F65">
        <w:t xml:space="preserve"> embryos</w:t>
      </w:r>
      <w:r w:rsidR="00D93979">
        <w:t xml:space="preserve"> –</w:t>
      </w:r>
      <w:r w:rsidRPr="00155F65">
        <w:t xml:space="preserve"> within conspecifics across lake systems, between congeners within the same lake system, and among congeners across all lake systems</w:t>
      </w:r>
      <w:r w:rsidR="00D93979">
        <w:t xml:space="preserve"> –</w:t>
      </w:r>
      <w:r w:rsidRPr="00155F65">
        <w:t xml:space="preserve"> to a thermal gradient using an incubation method that enable</w:t>
      </w:r>
      <w:r w:rsidR="00D93979">
        <w:t>d</w:t>
      </w:r>
      <w:r w:rsidRPr="00155F65">
        <w:t xml:space="preserve"> global comparisons. We hypothesized that coregonines would have differential levels of phenotypic plasticity in life-history and morphological traits of embryos in response to warming winter incubation conditions based on putative adaptation to their local environments. We predicted coregonines that share the same thermal environment respond similarly and geographically distinct groups with different thermal environments respond dissimilarly to increasing incubation temperatures. </w:t>
      </w:r>
    </w:p>
    <w:p w14:paraId="0000001C" w14:textId="77777777" w:rsidR="005660EC" w:rsidRPr="00155F65" w:rsidRDefault="005660EC" w:rsidP="00F755AB">
      <w:pPr>
        <w:spacing w:line="480" w:lineRule="auto"/>
      </w:pPr>
    </w:p>
    <w:p w14:paraId="0000001D" w14:textId="77777777" w:rsidR="005660EC" w:rsidRPr="00155F65" w:rsidRDefault="00FB0BCD" w:rsidP="00F755AB">
      <w:pPr>
        <w:pStyle w:val="Heading1"/>
        <w:spacing w:before="0" w:after="0" w:line="480" w:lineRule="auto"/>
        <w:rPr>
          <w:rFonts w:ascii="Times New Roman" w:eastAsia="Times New Roman" w:hAnsi="Times New Roman" w:cs="Times New Roman"/>
          <w:sz w:val="24"/>
          <w:szCs w:val="24"/>
        </w:rPr>
      </w:pPr>
      <w:bookmarkStart w:id="2" w:name="_heading=h.wz1n5yk25ofm" w:colFirst="0" w:colLast="0"/>
      <w:bookmarkEnd w:id="2"/>
      <w:r w:rsidRPr="00155F65">
        <w:rPr>
          <w:rFonts w:ascii="Times New Roman" w:eastAsia="Times New Roman" w:hAnsi="Times New Roman" w:cs="Times New Roman"/>
          <w:sz w:val="24"/>
          <w:szCs w:val="24"/>
        </w:rPr>
        <w:t>METHODS:</w:t>
      </w:r>
    </w:p>
    <w:p w14:paraId="0000001E" w14:textId="77777777" w:rsidR="005660EC" w:rsidRPr="00155F65" w:rsidRDefault="00FB0BCD" w:rsidP="00F755AB">
      <w:pPr>
        <w:pStyle w:val="Heading2"/>
        <w:spacing w:before="0" w:after="0" w:line="480" w:lineRule="auto"/>
        <w:rPr>
          <w:rFonts w:ascii="Times New Roman" w:eastAsia="Times New Roman" w:hAnsi="Times New Roman" w:cs="Times New Roman"/>
          <w:b w:val="0"/>
          <w:sz w:val="24"/>
          <w:szCs w:val="24"/>
          <w:u w:val="single"/>
        </w:rPr>
      </w:pPr>
      <w:bookmarkStart w:id="3" w:name="_heading=h.ipgfrzryk3m1" w:colFirst="0" w:colLast="0"/>
      <w:bookmarkEnd w:id="3"/>
      <w:r w:rsidRPr="00155F65">
        <w:rPr>
          <w:rFonts w:ascii="Times New Roman" w:eastAsia="Times New Roman" w:hAnsi="Times New Roman" w:cs="Times New Roman"/>
          <w:b w:val="0"/>
          <w:sz w:val="24"/>
          <w:szCs w:val="24"/>
          <w:u w:val="single"/>
        </w:rPr>
        <w:t>Study Species and Locations</w:t>
      </w:r>
    </w:p>
    <w:p w14:paraId="0000001F" w14:textId="708422F5" w:rsidR="005660EC" w:rsidRPr="00155F65" w:rsidRDefault="0077626E" w:rsidP="00F755AB">
      <w:pPr>
        <w:spacing w:line="480" w:lineRule="auto"/>
      </w:pPr>
      <w:r w:rsidRPr="00155F65">
        <w:rPr>
          <w:rFonts w:ascii="Calibri" w:hAnsi="Calibri" w:cs="Calibri"/>
        </w:rPr>
        <w:t>﻿</w:t>
      </w:r>
      <w:r w:rsidRPr="00155F65">
        <w:t xml:space="preserve"> </w:t>
      </w:r>
      <w:r w:rsidR="00FB0BCD" w:rsidRPr="00155F65">
        <w:t>We used a cross-lake, cross-continent, cross-species approach to evaluate the responses and thermal tolerances of coregonine embryos to changing thermal regimes. Wild-caught populations of cisco (</w:t>
      </w:r>
      <w:r w:rsidR="00FB0BCD" w:rsidRPr="00155F65">
        <w:rPr>
          <w:i/>
        </w:rPr>
        <w:t>C. artedi</w:t>
      </w:r>
      <w:r w:rsidR="00FB0BCD" w:rsidRPr="00155F65">
        <w:t xml:space="preserve">) in Lake Superior (LS-Cisco; USA/Canada) and Lake Ontario (LO-Cisco; </w:t>
      </w:r>
      <w:r w:rsidR="00FB0BCD" w:rsidRPr="00155F65">
        <w:lastRenderedPageBreak/>
        <w:t xml:space="preserve">USA/Canada), and vendace (LK-Vendace) and European whitefish (LK-Whitefish) in Lake Southern Konnevesi (Finland; Figure 1) were sampled. </w:t>
      </w:r>
    </w:p>
    <w:p w14:paraId="00000020" w14:textId="77777777" w:rsidR="005660EC" w:rsidRPr="00155F65" w:rsidRDefault="005660EC" w:rsidP="00F755AB">
      <w:pPr>
        <w:spacing w:line="480" w:lineRule="auto"/>
      </w:pPr>
    </w:p>
    <w:p w14:paraId="00000021" w14:textId="513455EF" w:rsidR="005660EC" w:rsidRPr="00155F65" w:rsidRDefault="00FB0BCD" w:rsidP="00F755AB">
      <w:pPr>
        <w:spacing w:line="480" w:lineRule="auto"/>
      </w:pPr>
      <w:r w:rsidRPr="00155F65">
        <w:t>Cisco is one of the most widespread of the North American species of coregonines</w:t>
      </w:r>
      <w:r w:rsidR="00E46F64" w:rsidRPr="00155F65">
        <w:t xml:space="preserve"> </w:t>
      </w:r>
      <w:r w:rsidR="00E46F64" w:rsidRPr="00155F65">
        <w:fldChar w:fldCharType="begin" w:fldLock="1"/>
      </w:r>
      <w:r w:rsidR="00FC61B1" w:rsidRPr="00155F65">
        <w:instrText>ADDIN CSL_CITATION {"citationItems":[{"id":"ITEM-1","itemData":{"author":[{"dropping-particle":"","family":"Eshenroder","given":"Randy L","non-dropping-particle":"","parse-names":false,"suffix":""},{"dropping-particle":"","family":"Vecsei","given":"Paul","non-dropping-particle":"","parse-names":false,"suffix":""},{"dropping-particle":"","family":"Gorman","given":"Owen T","non-dropping-particle":"","parse-names":false,"suffix":""},{"dropping-particle":"","family":"Yule","given":"Daniel L","non-dropping-particle":"","parse-names":false,"suffix":""},{"dropping-particle":"","family":"Pratt","given":"Thomas C","non-dropping-particle":"","parse-names":false,"suffix":""},{"dropping-particle":"","family":"Mandrak","given":"Nicholas E","non-dropping-particle":"","parse-names":false,"suffix":""},{"dropping-particle":"","family":"Bunnell","given":"David B","non-dropping-particle":"","parse-names":false,"suffix":""},{"dropping-particle":"","family":"Muir","given":"Andrew M","non-dropping-particle":"","parse-names":false,"suffix":""}],"container-title":"Canadian Journal of Fisheries and Aquatic Sciences","id":"ITEM-1","issued":{"date-parts":[["2016"]]},"number-of-pages":"Miscellaneous Publication 2016-01","publisher":"Great Lakes Fishery Commission","title":"Ciscoes (Coregonus, subgenus Leucichthys) of the Laurentian Great Lakes and Lake Nipigon","type":"report"},"uris":["http://www.mendeley.com/documents/?uuid=0e56fe57-85ae-39a9-bb55-47e621d5bd67"]}],"mendeley":{"formattedCitation":"(Eshenroder et al., 2016)","plainTextFormattedCitation":"(Eshenroder et al., 2016)","previouslyFormattedCitation":"(Eshenroder et al., 2016)"},"properties":{"noteIndex":0},"schema":"https://github.com/citation-style-language/schema/raw/master/csl-citation.json"}</w:instrText>
      </w:r>
      <w:r w:rsidR="00E46F64" w:rsidRPr="00155F65">
        <w:fldChar w:fldCharType="separate"/>
      </w:r>
      <w:r w:rsidR="00AB1402" w:rsidRPr="00155F65">
        <w:rPr>
          <w:noProof/>
        </w:rPr>
        <w:t>(Eshenroder et al., 2016)</w:t>
      </w:r>
      <w:r w:rsidR="00E46F64" w:rsidRPr="00155F65">
        <w:fldChar w:fldCharType="end"/>
      </w:r>
      <w:r w:rsidRPr="00155F65">
        <w:t xml:space="preserve"> and were one of the most abundant fish in the Great Lakes</w:t>
      </w:r>
      <w:r w:rsidR="00E46F64" w:rsidRPr="00155F65">
        <w:t xml:space="preserve"> </w:t>
      </w:r>
      <w:r w:rsidR="00E46F64" w:rsidRPr="00155F65">
        <w:fldChar w:fldCharType="begin" w:fldLock="1"/>
      </w:r>
      <w:r w:rsidR="00855412" w:rsidRPr="00155F65">
        <w:instrText>ADDIN CSL_CITATION {"citationItems":[{"id":"ITEM-1","itemData":{"DOI":"10.1127/1612-166X/2013/0064-0022","author":[{"dropping-particle":"","family":"Yule","given":"Daniel L","non-dropping-particle":"","parse-names":false,"suffix":""},{"dropping-particle":"","family":"Moore","given":"Seth A","non-dropping-particle":"","parse-names":false,"suffix":""},{"dropping-particle":"","family":"Ebener","given":"Mark P","non-dropping-particle":"","parse-names":false,"suffix":""},{"dropping-particle":"","family":"Claramunt","given":"Randall M","non-dropping-particle":"","parse-names":false,"suffix":""},{"dropping-particle":"","family":"Pratt","given":"Thomas C","non-dropping-particle":"","parse-names":false,"suffix":""},{"dropping-particle":"","family":"Salawater","given":"Lorrie L","non-dropping-particle":"","parse-names":false,"suffix":""},{"dropping-particle":"","family":"Connerton","given":"Michael J","non-dropping-particle":"","parse-names":false,"suffix":""}],"container-title":"Advances in Limnology","id":"ITEM-1","issued":{"date-parts":[["2013"]]},"page":"119-132","publisher":"Schweizerbart'sche Verlagsbuchhandlung","title":"Morphometric variation among spawning cisco aggregations in the Laurentian Great Lakes: are historic forms still present","type":"article-journal","volume":"64"},"uris":["http://www.mendeley.com/documents/?uuid=1acc3a61-61f0-4d12-a43c-1469382a916c"]}],"mendeley":{"formattedCitation":"(Yule et al., 2013)","plainTextFormattedCitation":"(Yule et al., 2013)","previouslyFormattedCitation":"(Yule et al., 2013)"},"properties":{"noteIndex":0},"schema":"https://github.com/citation-style-language/schema/raw/master/csl-citation.json"}</w:instrText>
      </w:r>
      <w:r w:rsidR="00E46F64" w:rsidRPr="00155F65">
        <w:fldChar w:fldCharType="separate"/>
      </w:r>
      <w:r w:rsidR="00AB1402" w:rsidRPr="00155F65">
        <w:rPr>
          <w:noProof/>
        </w:rPr>
        <w:t>(Yule et al., 2013)</w:t>
      </w:r>
      <w:r w:rsidR="00E46F64" w:rsidRPr="00155F65">
        <w:fldChar w:fldCharType="end"/>
      </w:r>
      <w:r w:rsidRPr="00155F65">
        <w:t>. Cisco is found in north-central to eastern United States and throughout most of Canada, with the lower Great Lakes close to its southernmost extent</w:t>
      </w:r>
      <w:r w:rsidR="00E46F64" w:rsidRPr="00155F65">
        <w:t xml:space="preserve"> </w:t>
      </w:r>
      <w:r w:rsidR="00E46F64" w:rsidRPr="00155F65">
        <w:fldChar w:fldCharType="begin" w:fldLock="1"/>
      </w:r>
      <w:r w:rsidR="00FC61B1" w:rsidRPr="00155F65">
        <w:instrText>ADDIN CSL_CITATION {"citationItems":[{"id":"ITEM-1","itemData":{"author":[{"dropping-particle":"","family":"Scott","given":"W B","non-dropping-particle":"","parse-names":false,"suffix":""},{"dropping-particle":"","family":"Crossman","given":"E J","non-dropping-particle":"","parse-names":false,"suffix":""}],"id":"ITEM-1","issued":{"date-parts":[["1973"]]},"title":"Freshwater Fishes of Canada; Bulletin 184","type":"book"},"uris":["http://www.mendeley.com/documents/?uuid=ab156e3c-e9dd-4fc8-8f5c-05dec381b98e"]}],"mendeley":{"formattedCitation":"(Scott &amp; Crossman, 1973)","plainTextFormattedCitation":"(Scott &amp; Crossman, 1973)","previouslyFormattedCitation":"(Scott &amp; Crossman, 1973)"},"properties":{"noteIndex":0},"schema":"https://github.com/citation-style-language/schema/raw/master/csl-citation.json"}</w:instrText>
      </w:r>
      <w:r w:rsidR="00E46F64" w:rsidRPr="00155F65">
        <w:fldChar w:fldCharType="separate"/>
      </w:r>
      <w:r w:rsidR="00AB1402" w:rsidRPr="00155F65">
        <w:rPr>
          <w:noProof/>
        </w:rPr>
        <w:t>(Scott &amp; Crossman, 1973)</w:t>
      </w:r>
      <w:r w:rsidR="00E46F64" w:rsidRPr="00155F65">
        <w:fldChar w:fldCharType="end"/>
      </w:r>
      <w:r w:rsidRPr="00155F65">
        <w:t>. Cisco spawning is initiated when water temperatures decrease to 4-5°C in late Autumn</w:t>
      </w:r>
      <w:r w:rsidR="00E46F64" w:rsidRPr="00155F65">
        <w:t xml:space="preserve"> </w:t>
      </w:r>
      <w:r w:rsidR="00E46F64" w:rsidRPr="00155F65">
        <w:fldChar w:fldCharType="begin" w:fldLock="1"/>
      </w:r>
      <w:r w:rsidR="006C44F7" w:rsidRPr="00155F65">
        <w:instrText>ADDIN CSL_CITATION {"citationItems":[{"id":"ITEM-1","itemData":{"DOI":"10.1139/f31-009","author":[{"dropping-particle":"","family":"Pritchard","given":"Andrew L.","non-dropping-particle":"","parse-names":false,"suffix":""}],"container-title":"Contributions to Canadian Biology and Fisheries","id":"ITEM-1","issue":"1","issued":{"date-parts":[["1931"]]},"page":"225–240","publisher":"University of Toronto","title":"Spawning habits and fry of the cisco (Leucichthys artedi) in Lake Ontario","type":"article-journal","volume":"6"},"uris":["http://www.mendeley.com/documents/?uuid=07f68c3b-5473-37e6-b0eb-de7f03233667"]},{"id":"ITEM-2","itemData":{"author":[{"dropping-particle":"","family":"Eshenroder","given":"Randy L","non-dropping-particle":"","parse-names":false,"suffix":""},{"dropping-particle":"","family":"Vecsei","given":"Paul","non-dropping-particle":"","parse-names":false,"suffix":""},{"dropping-particle":"","family":"Gorman","given":"Owen T","non-dropping-particle":"","parse-names":false,"suffix":""},{"dropping-particle":"","family":"Yule","given":"Daniel L","non-dropping-particle":"","parse-names":false,"suffix":""},{"dropping-particle":"","family":"Pratt","given":"Thomas C","non-dropping-particle":"","parse-names":false,"suffix":""},{"dropping-particle":"","family":"Mandrak","given":"Nicholas E","non-dropping-particle":"","parse-names":false,"suffix":""},{"dropping-particle":"","family":"Bunnell","given":"David B","non-dropping-particle":"","parse-names":false,"suffix":""},{"dropping-particle":"","family":"Muir","given":"Andrew M","non-dropping-particle":"","parse-names":false,"suffix":""}],"container-title":"Canadian Journal of Fisheries and Aquatic Sciences","id":"ITEM-2","issued":{"date-parts":[["2016"]]},"number-of-pages":"Miscellaneous Publication 2016-01","publisher":"Great Lakes Fishery Commission","title":"Ciscoes (Coregonus, subgenus Leucichthys) of the Laurentian Great Lakes and Lake Nipigon","type":"report"},"uris":["http://www.mendeley.com/documents/?uuid=0e56fe57-85ae-39a9-bb55-47e621d5bd67"]}],"mendeley":{"formattedCitation":"(Eshenroder et al., 2016; Pritchard, 1931)","plainTextFormattedCitation":"(Eshenroder et al., 2016; Pritchard, 1931)","previouslyFormattedCitation":"(Eshenroder et al., 2016; Pritchard, 1931)"},"properties":{"noteIndex":0},"schema":"https://github.com/citation-style-language/schema/raw/master/csl-citation.json"}</w:instrText>
      </w:r>
      <w:r w:rsidR="00E46F64" w:rsidRPr="00155F65">
        <w:fldChar w:fldCharType="separate"/>
      </w:r>
      <w:r w:rsidR="00AB1402" w:rsidRPr="00155F65">
        <w:rPr>
          <w:noProof/>
        </w:rPr>
        <w:t>(Eshenroder et al., 2016; Pritchard, 1931)</w:t>
      </w:r>
      <w:r w:rsidR="00E46F64" w:rsidRPr="00155F65">
        <w:fldChar w:fldCharType="end"/>
      </w:r>
      <w:r w:rsidRPr="00155F65">
        <w:t xml:space="preserve"> and occurs at different spawning depths. Spawning can occur at depths ranging from 1-5 m in Lake Ontario</w:t>
      </w:r>
      <w:r w:rsidR="00E46F64" w:rsidRPr="00155F65">
        <w:t xml:space="preserve"> </w:t>
      </w:r>
      <w:r w:rsidR="00E46F64" w:rsidRPr="00155F65">
        <w:fldChar w:fldCharType="begin" w:fldLock="1"/>
      </w:r>
      <w:r w:rsidR="006C44F7" w:rsidRPr="00155F65">
        <w:instrText>ADDIN CSL_CITATION {"citationItems":[{"id":"ITEM-1","itemData":{"DOI":"10.1139/f31-009","author":[{"dropping-particle":"","family":"Pritchard","given":"Andrew L.","non-dropping-particle":"","parse-names":false,"suffix":""}],"container-title":"Contributions to Canadian Biology and Fisheries","id":"ITEM-1","issue":"1","issued":{"date-parts":[["1931"]]},"page":"225–240","publisher":"University of Toronto","title":"Spawning habits and fry of the cisco (Leucichthys artedi) in Lake Ontario","type":"article-journal","volume":"6"},"uris":["http://www.mendeley.com/documents/?uuid=07f68c3b-5473-37e6-b0eb-de7f03233667"]},{"id":"ITEM-2","itemData":{"author":[{"dropping-particle":"","family":"Paufve","given":"Matthew R","non-dropping-particle":"","parse-names":false,"suffix":""}],"id":"ITEM-2","issued":{"date-parts":[["2019"]]},"number-of-pages":"58","publisher":"Cornell University","title":"Diversity in spawning habitat across Great Lakes Cisco populations [Master's thesis]","type":"thesis"},"uris":["http://www.mendeley.com/documents/?uuid=259b0f0d-18b9-4c74-9df3-cabd02dbe234"]}],"mendeley":{"formattedCitation":"(Paufve, 2019; Pritchard, 1931)","plainTextFormattedCitation":"(Paufve, 2019; Pritchard, 1931)","previouslyFormattedCitation":"(Paufve, 2019; Pritchard, 1931)"},"properties":{"noteIndex":0},"schema":"https://github.com/citation-style-language/schema/raw/master/csl-citation.json"}</w:instrText>
      </w:r>
      <w:r w:rsidR="00E46F64" w:rsidRPr="00155F65">
        <w:fldChar w:fldCharType="separate"/>
      </w:r>
      <w:r w:rsidR="00AB1402" w:rsidRPr="00155F65">
        <w:rPr>
          <w:noProof/>
        </w:rPr>
        <w:t>(Paufve, 2019; Pritchard, 1931)</w:t>
      </w:r>
      <w:r w:rsidR="00E46F64" w:rsidRPr="00155F65">
        <w:fldChar w:fldCharType="end"/>
      </w:r>
      <w:r w:rsidRPr="00155F65">
        <w:t xml:space="preserve"> and 10-64 m in Lake Superior</w:t>
      </w:r>
      <w:r w:rsidR="00E46F64" w:rsidRPr="00155F65">
        <w:t xml:space="preserve"> </w:t>
      </w:r>
      <w:r w:rsidR="00E46F64" w:rsidRPr="00155F65">
        <w:fldChar w:fldCharType="begin" w:fldLock="1"/>
      </w:r>
      <w:r w:rsidR="00480B2A" w:rsidRPr="00155F65">
        <w:instrText>ADDIN CSL_CITATION {"citationItems":[{"id":"ITEM-1","itemData":{"author":[{"dropping-particle":"","family":"Dryer","given":"William R","non-dropping-particle":"","parse-names":false,"suffix":""},{"dropping-particle":"","family":"Beil","given":"Joseph","non-dropping-particle":"","parse-names":false,"suffix":""}],"container-title":"Fish. Bull","id":"ITEM-1","issue":"3","issued":{"date-parts":[["1964"]]},"page":"493-530","title":"Life history of lake herring in Lake Superior","type":"article-journal","volume":"63"},"uris":["http://www.mendeley.com/documents/?uuid=ed6aa534-3af0-4c02-b1f9-4566635495b3"]},{"id":"ITEM-2","itemData":{"author":[{"dropping-particle":"","family":"Paufve","given":"Matthew R","non-dropping-particle":"","parse-names":false,"suffix":""}],"id":"ITEM-2","issued":{"date-parts":[["2019"]]},"number-of-pages":"58","publisher":"Cornell University","title":"Diversity in spawning habitat across Great Lakes Cisco populations [Master's thesis]","type":"thesis"},"uris":["http://www.mendeley.com/documents/?uuid=259b0f0d-18b9-4c74-9df3-cabd02dbe234"]}],"mendeley":{"formattedCitation":"(Dryer &amp; Beil, 1964; Paufve, 2019)","plainTextFormattedCitation":"(Dryer &amp; Beil, 1964; Paufve, 2019)","previouslyFormattedCitation":"(Dryer &amp; Beil, 1964; Paufve, 2019)"},"properties":{"noteIndex":0},"schema":"https://github.com/citation-style-language/schema/raw/master/csl-citation.json"}</w:instrText>
      </w:r>
      <w:r w:rsidR="00E46F64" w:rsidRPr="00155F65">
        <w:fldChar w:fldCharType="separate"/>
      </w:r>
      <w:r w:rsidR="00AB1402" w:rsidRPr="00155F65">
        <w:rPr>
          <w:noProof/>
        </w:rPr>
        <w:t>(Dryer &amp; Beil, 1964; Paufve, 2019)</w:t>
      </w:r>
      <w:r w:rsidR="00E46F64" w:rsidRPr="00155F65">
        <w:fldChar w:fldCharType="end"/>
      </w:r>
      <w:r w:rsidRPr="00155F65">
        <w:t>. Experimental thermal optima for normal cisco embryo development is between 2 and 8°C</w:t>
      </w:r>
      <w:r w:rsidR="00E46F64" w:rsidRPr="00155F65">
        <w:t xml:space="preserve"> </w:t>
      </w:r>
      <w:r w:rsidR="00E46F64" w:rsidRPr="00155F65">
        <w:fldChar w:fldCharType="begin" w:fldLock="1"/>
      </w:r>
      <w:r w:rsidR="00177438" w:rsidRPr="00155F65">
        <w:instrText>ADDIN CSL_CITATION {"citationItems":[{"id":"ITEM-1","itemData":{"author":[{"dropping-particle":"","family":"Colby","given":"Peter J","non-dropping-particle":"","parse-names":false,"suffix":""},{"dropping-particle":"","family":"Brooke","given":"L T","non-dropping-particle":"","parse-names":false,"suffix":""}],"container-title":"Biology of Coregonid Fishes","id":"ITEM-1","issued":{"date-parts":[["1970"]]},"page":"417-428","title":"Survival and development of lake herring (Coregonus artedii) eggs at various incubation temperatures","type":"article-journal"},"uris":["http://www.mendeley.com/documents/?uuid=be77f340-adc8-48ad-9fb1-e21f45a7c8d5"]},{"id":"ITEM-2","itemData":{"DOI":"10.1577/1548-8659(1980)42[3:DASOEO]2.0.CO;2","ISSN":"0033-0779","author":[{"dropping-particle":"","family":"Brooke","given":"L T","non-dropping-particle":"","parse-names":false,"suffix":""},{"dropping-particle":"","family":"Colby","given":"Peter J","non-dropping-particle":"","parse-names":false,"suffix":""}],"container-title":"The Progressive Fish-Culturist","id":"ITEM-2","issue":"1","issued":{"date-parts":[["1980"]]},"page":"3-9","publisher":"Taylor &amp; Francis","title":"Development and survival of embryos of lake herring at different constant oxygen concentrations and temperatures","type":"article-journal","volume":"42"},"uris":["http://www.mendeley.com/documents/?uuid=8d41bcb9-6364-48ec-8c5f-7bdaf99688fa"]}],"mendeley":{"formattedCitation":"(Brooke &amp; Colby, 1980; Colby &amp; Brooke, 1970)","plainTextFormattedCitation":"(Brooke &amp; Colby, 1980; Colby &amp; Brooke, 1970)","previouslyFormattedCitation":"(Brooke &amp; Colby, 1980; Colby &amp; Brooke, 1970)"},"properties":{"noteIndex":0},"schema":"https://github.com/citation-style-language/schema/raw/master/csl-citation.json"}</w:instrText>
      </w:r>
      <w:r w:rsidR="00E46F64" w:rsidRPr="00155F65">
        <w:fldChar w:fldCharType="separate"/>
      </w:r>
      <w:r w:rsidR="00AB1402" w:rsidRPr="00155F65">
        <w:rPr>
          <w:noProof/>
        </w:rPr>
        <w:t>(Brooke &amp; Colby, 1980; Colby &amp; Brooke, 1970)</w:t>
      </w:r>
      <w:r w:rsidR="00E46F64" w:rsidRPr="00155F65">
        <w:fldChar w:fldCharType="end"/>
      </w:r>
      <w:r w:rsidRPr="00155F65">
        <w:t xml:space="preserve">. However, temperature data at historical spawning grounds indicate that </w:t>
      </w:r>
      <w:r w:rsidRPr="00155F65">
        <w:rPr>
          <w:i/>
        </w:rPr>
        <w:t>in-situ</w:t>
      </w:r>
      <w:r w:rsidRPr="00155F65">
        <w:t xml:space="preserve"> incubations typically occur between 1 and 4°C, with Lake Ontario warmer than Lake Superior (Figure 2; unpublished data). </w:t>
      </w:r>
    </w:p>
    <w:p w14:paraId="00000022" w14:textId="77777777" w:rsidR="005660EC" w:rsidRPr="00155F65" w:rsidRDefault="005660EC" w:rsidP="00F755AB">
      <w:pPr>
        <w:spacing w:line="480" w:lineRule="auto"/>
      </w:pPr>
    </w:p>
    <w:p w14:paraId="00000023" w14:textId="62E1CAAD" w:rsidR="005660EC" w:rsidRPr="00155F65" w:rsidRDefault="00FB0BCD" w:rsidP="00F755AB">
      <w:pPr>
        <w:spacing w:line="480" w:lineRule="auto"/>
      </w:pPr>
      <w:r w:rsidRPr="00155F65">
        <w:t>Vendace and European whitefish are widely distributed in Northern Europe</w:t>
      </w:r>
      <w:r w:rsidR="00E46F64" w:rsidRPr="00155F65">
        <w:t xml:space="preserve"> </w:t>
      </w:r>
      <w:r w:rsidR="00E46F64" w:rsidRPr="00155F65">
        <w:fldChar w:fldCharType="begin" w:fldLock="1"/>
      </w:r>
      <w:r w:rsidR="00855412" w:rsidRPr="00155F65">
        <w:instrText>ADDIN CSL_CITATION {"citationItems":[{"id":"ITEM-1","itemData":{"DOI":"10.1111/j.1365-2400.2006.00506.x","ISSN":"0969-997X","author":[{"dropping-particle":"","family":"Sipponen","given":"M","non-dropping-particle":"","parse-names":false,"suffix":""},{"dropping-particle":"","family":"Muje","given":"K","non-dropping-particle":"","parse-names":false,"suffix":""},{"dropping-particle":"","family":"Marjomäki","given":"Timo J","non-dropping-particle":"","parse-names":false,"suffix":""},{"dropping-particle":"","family":"Valkeajärvi","given":"P","non-dropping-particle":"","parse-names":false,"suffix":""},{"dropping-particle":"","family":"Karjalainen","given":"Juha","non-dropping-particle":"","parse-names":false,"suffix":""}],"container-title":"Fisheries Management and Ecology","id":"ITEM-1","issue":"5","issued":{"date-parts":[["2006"]]},"page":"299-307","publisher":"Wiley Online Library","title":"Interlocked use of inland fish resources: a new management strategy under private property rights","type":"article-journal","volume":"13"},"uris":["http://www.mendeley.com/documents/?uuid=db1e10b5-e1ed-4348-b9b4-045d306b3590"]}],"mendeley":{"formattedCitation":"(Sipponen et al., 2006)","plainTextFormattedCitation":"(Sipponen et al., 2006)","previouslyFormattedCitation":"(Sipponen et al., 2006)"},"properties":{"noteIndex":0},"schema":"https://github.com/citation-style-language/schema/raw/master/csl-citation.json"}</w:instrText>
      </w:r>
      <w:r w:rsidR="00E46F64" w:rsidRPr="00155F65">
        <w:fldChar w:fldCharType="separate"/>
      </w:r>
      <w:r w:rsidR="00AB1402" w:rsidRPr="00155F65">
        <w:rPr>
          <w:noProof/>
        </w:rPr>
        <w:t>(Sipponen et al., 2006)</w:t>
      </w:r>
      <w:r w:rsidR="00E46F64" w:rsidRPr="00155F65">
        <w:fldChar w:fldCharType="end"/>
      </w:r>
      <w:r w:rsidRPr="00155F65">
        <w:t>. Vendace spawning is initiated when water temperatures decrease to 6°C at the end of October in Lake Southern Konnevesi and lasts 2-3 weeks</w:t>
      </w:r>
      <w:r w:rsidR="00E46F64" w:rsidRPr="00155F65">
        <w:t xml:space="preserve"> </w:t>
      </w:r>
      <w:r w:rsidR="00E46F64" w:rsidRPr="00155F65">
        <w:fldChar w:fldCharType="begin" w:fldLock="1"/>
      </w:r>
      <w:r w:rsidR="0008158E" w:rsidRPr="00155F65">
        <w:instrText>ADDIN CSL_CITATION {"citationItems":[{"id":"ITEM-1","itemData":{"DOI":"10.1111/eff.12368","ISSN":"0906-6691","author":[{"dropping-particle":"","family":"Karjalainen","given":"Juha","non-dropping-particle":"","parse-names":false,"suffix":""},{"dropping-particle":"","family":"Marjomäki","given":"Timo J","non-dropping-particle":"","parse-names":false,"suffix":""}],"container-title":"Ecology of Freshwater Fish","id":"ITEM-1","issue":"2","issued":{"date-parts":[["2018"]]},"page":"542-548","publisher":"Wiley Online Library","title":"Communal pair spawning behaviour of vendace (Coregonus albula) in the dark","type":"article-journal","volume":"27"},"uris":["http://www.mendeley.com/documents/?uuid=93e61742-2bfd-4084-8b41-30361634cda7"]}],"mendeley":{"formattedCitation":"(Karjalainen &amp; Marjomäki, 2018)","plainTextFormattedCitation":"(Karjalainen &amp; Marjomäki, 2018)","previouslyFormattedCitation":"(Karjalainen &amp; Marjomäki, 2018)"},"properties":{"noteIndex":0},"schema":"https://github.com/citation-style-language/schema/raw/master/csl-citation.json"}</w:instrText>
      </w:r>
      <w:r w:rsidR="00E46F64" w:rsidRPr="00155F65">
        <w:fldChar w:fldCharType="separate"/>
      </w:r>
      <w:r w:rsidR="00AB1402" w:rsidRPr="00155F65">
        <w:rPr>
          <w:noProof/>
        </w:rPr>
        <w:t>(Karjalainen &amp; Marjomäki, 2018)</w:t>
      </w:r>
      <w:r w:rsidR="00E46F64" w:rsidRPr="00155F65">
        <w:fldChar w:fldCharType="end"/>
      </w:r>
      <w:r w:rsidRPr="00155F65">
        <w:t>. European whitefish spawn 2-3 weeks later in November when water temperatures decrease to 4-5°C</w:t>
      </w:r>
      <w:r w:rsidR="00E46F64" w:rsidRPr="00155F65">
        <w:t xml:space="preserve"> </w:t>
      </w:r>
      <w:r w:rsidR="00E46F64" w:rsidRPr="00155F65">
        <w:fldChar w:fldCharType="begin" w:fldLock="1"/>
      </w:r>
      <w:r w:rsidR="0008158E" w:rsidRPr="00155F65">
        <w:instrText>ADDIN CSL_CITATION {"citationItems":[{"id":"ITEM-1","itemData":{"DOI":"10.1007/s10641-014-0331-y","abstract":"We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coregonids","type":"article-journal","volume":"98"},"uris":["http://www.mendeley.com/documents/?uuid=1120a55e-f2ad-394b-ad89-0b3bb220dad8"]}],"mendeley":{"formattedCitation":"(Karjalainen et al., 2015)","plainTextFormattedCitation":"(Karjalainen et al., 2015)","previouslyFormattedCitation":"(Karjalainen et al., 2015)"},"properties":{"noteIndex":0},"schema":"https://github.com/citation-style-language/schema/raw/master/csl-citation.json"}</w:instrText>
      </w:r>
      <w:r w:rsidR="00E46F64" w:rsidRPr="00155F65">
        <w:fldChar w:fldCharType="separate"/>
      </w:r>
      <w:r w:rsidR="00AB1402" w:rsidRPr="00155F65">
        <w:rPr>
          <w:noProof/>
        </w:rPr>
        <w:t>(Karjalainen et al., 2015)</w:t>
      </w:r>
      <w:r w:rsidR="00E46F64" w:rsidRPr="00155F65">
        <w:fldChar w:fldCharType="end"/>
      </w:r>
      <w:r w:rsidRPr="00155F65">
        <w:t>. Spawning of vendace occurs in the littoral and sublittoral zone of lakes and eggs dispersed widely at depths less than 20 m</w:t>
      </w:r>
      <w:r w:rsidR="00E46F64" w:rsidRPr="00155F65">
        <w:t xml:space="preserve"> </w:t>
      </w:r>
      <w:r w:rsidR="00E46F64" w:rsidRPr="00155F65">
        <w:fldChar w:fldCharType="begin" w:fldLock="1"/>
      </w:r>
      <w:r w:rsidR="00535E63">
        <w:instrText>ADDIN CSL_CITATION {"citationItems":[{"id":"ITEM-1","itemData":{"DOI":"10.1080/03680770.2006.11902983","ISSN":"0368-0770","author":[{"dropping-particle":"","family":"Heikkilä","given":"Jarno J","non-dropping-particle":"","parse-names":false,"suffix":""},{"dropping-particle":"","family":"Huuskonen","given":"Hannu","non-dropping-particle":"","parse-names":false,"suffix":""},{"dropping-particle":"","family":"Karjalainen","given":"Juha","non-dropping-particle":"","parse-names":false,"suffix":""}],"container-title":"Internationale Vereinigung für theoretische und angewandte Limnologie: Verhandlungen","id":"ITEM-1","issue":"4","issued":{"date-parts":[["2006"]]},"page":"1725-1728","publisher":"Taylor &amp; Francis","title":"Location of spawning grounds of vendace (Coregonus albula (L.)): implication for dispersion of newly hatched larvae","type":"article-journal","volume":"29"},"uris":["http://www.mendeley.com/documents/?uuid=bbb85435-e7ee-4657-a514-3e424e5259d2"]},{"id":"ITEM-2","itemData":{"abstract":"Depending on their reproductive strategy, different fish species either aggregate or disperse eggs and larvae in their reproductive habitat. Because yolk-sac larvae of vendace (Coregonus albula) disperse widely across the littoral and pelagic zones of boreal lakes, it is unclear where the exact spawning and egg incubation locations are. Vendace egg and larvae densities were studied in Lake Southern Konnevesi to clarify itse spawning strategy. In autumn 2019, 1–2 weeks prior to spawning, 500 egg samplers were installed in five depth zones in 20 sampling plots. Fertilized eggs were found in 18 plots. The mean density of eggs was 74 eggs m–2 and the mean fertilization rate 85%. During spawning, vendace dispersed their offspring throughout the lake. The sampling-plot-specific egg density in autumn 2019 did not correlate with larval density in the spring next year. The reproduction strategy of vendace reduces the effects of high spatial and temporal fluctuation in their reproduction and nursery habitats.","author":[{"dropping-particle":"","family":"Karjalainen","given":"Juha","non-dropping-particle":"","parse-names":false,"suffix":""},{"dropping-particle":"","family":"Tuloisela","given":"Markus","non-dropping-particle":"","parse-names":false,"suffix":""},{"dropping-particle":"","family":"Nyholm","given":"Kristiina","non-dropping-particle":"","parse-names":false,"suffix":""},{"dropping-particle":"","family":"Marjomäki","given":"Timo J","non-dropping-particle":"","parse-names":false,"suffix":""}],"container-title":"Annales Zoologici Fennici","id":"ITEM-2","issued":{"date-parts":[["0"]]},"title":"Vendace (Coregonus albula) disperse their eggs widely during spawning","type":"article-journal","volume":"In press"},"uris":["http://www.mendeley.com/documents/?uuid=f120728f-1332-4c3d-b973-72630da4ab01"]}],"mendeley":{"formattedCitation":"(Heikkilä et al., 2006; Karjalainen et al., n.d.)","plainTextFormattedCitation":"(Heikkilä et al., 2006; Karjalainen et al., n.d.)","previouslyFormattedCitation":"(Heikkilä et al., 2006; Karjalainen et al., n.d.)"},"properties":{"noteIndex":0},"schema":"https://github.com/citation-style-language/schema/raw/master/csl-citation.json"}</w:instrText>
      </w:r>
      <w:r w:rsidR="00E46F64" w:rsidRPr="00155F65">
        <w:fldChar w:fldCharType="separate"/>
      </w:r>
      <w:r w:rsidR="00FD006C" w:rsidRPr="00155F65">
        <w:rPr>
          <w:noProof/>
        </w:rPr>
        <w:t>(Heikkilä et al., 2006; Karjalainen et al., n.d.)</w:t>
      </w:r>
      <w:r w:rsidR="00E46F64" w:rsidRPr="00155F65">
        <w:fldChar w:fldCharType="end"/>
      </w:r>
      <w:r w:rsidRPr="00155F65">
        <w:t xml:space="preserve">. Whitefish are known to spawn at shallower depths than vendace. Embryos are incubated at 1-2°C until the beginning of April, when water temperatures have gradually </w:t>
      </w:r>
      <w:r w:rsidRPr="00155F65">
        <w:lastRenderedPageBreak/>
        <w:t xml:space="preserve">increased, and hatching peaks after ice-out at 4-6°C (Figure 2, </w:t>
      </w:r>
      <w:r w:rsidR="00E46F64" w:rsidRPr="00155F65">
        <w:fldChar w:fldCharType="begin" w:fldLock="1"/>
      </w:r>
      <w:r w:rsidR="0008158E" w:rsidRPr="00155F65">
        <w:instrText>ADDIN CSL_CITATION {"citationItems":[{"id":"ITEM-1","itemData":{"DOI":"10.1007/s10641-014-0331-y","abstract":"We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coregonids","type":"article-journal","volume":"98"},"uris":["http://www.mendeley.com/documents/?uuid=1120a55e-f2ad-394b-ad89-0b3bb220dad8"]}],"mendeley":{"formattedCitation":"(Karjalainen et al., 2015)","manualFormatting":"Karjalainen et al. 2015)","plainTextFormattedCitation":"(Karjalainen et al., 2015)","previouslyFormattedCitation":"(Karjalainen et al., 2015)"},"properties":{"noteIndex":0},"schema":"https://github.com/citation-style-language/schema/raw/master/csl-citation.json"}</w:instrText>
      </w:r>
      <w:r w:rsidR="00E46F64" w:rsidRPr="00155F65">
        <w:fldChar w:fldCharType="separate"/>
      </w:r>
      <w:r w:rsidR="00E46F64" w:rsidRPr="00155F65">
        <w:rPr>
          <w:noProof/>
        </w:rPr>
        <w:t>Karjalainen et al. 2015)</w:t>
      </w:r>
      <w:r w:rsidR="00E46F64" w:rsidRPr="00155F65">
        <w:fldChar w:fldCharType="end"/>
      </w:r>
      <w:r w:rsidRPr="00155F65">
        <w:t>. Although whitefish spawn later than vendace, their hatching occurs at the same time or slightly earlier than vendace</w:t>
      </w:r>
      <w:r w:rsidR="00E46F64" w:rsidRPr="00155F65">
        <w:t xml:space="preserve"> </w:t>
      </w:r>
      <w:r w:rsidR="00E46F64" w:rsidRPr="00155F65">
        <w:fldChar w:fldCharType="begin" w:fldLock="1"/>
      </w:r>
      <w:r w:rsidR="0008158E" w:rsidRPr="00155F65">
        <w:instrText>ADDIN CSL_CITATION {"citationItems":[{"id":"ITEM-1","itemData":{"DOI":"10.1007/s10641-014-0331-y","abstract":"We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coregonids","type":"article-journal","volume":"98"},"uris":["http://www.mendeley.com/documents/?uuid=1120a55e-f2ad-394b-ad89-0b3bb220dad8"]}],"mendeley":{"formattedCitation":"(Karjalainen et al., 2015)","plainTextFormattedCitation":"(Karjalainen et al., 2015)","previouslyFormattedCitation":"(Karjalainen et al., 2015)"},"properties":{"noteIndex":0},"schema":"https://github.com/citation-style-language/schema/raw/master/csl-citation.json"}</w:instrText>
      </w:r>
      <w:r w:rsidR="00E46F64" w:rsidRPr="00155F65">
        <w:fldChar w:fldCharType="separate"/>
      </w:r>
      <w:r w:rsidR="00AB1402" w:rsidRPr="00155F65">
        <w:rPr>
          <w:noProof/>
        </w:rPr>
        <w:t>(Karjalainen et al., 2015)</w:t>
      </w:r>
      <w:r w:rsidR="00E46F64" w:rsidRPr="00155F65">
        <w:fldChar w:fldCharType="end"/>
      </w:r>
      <w:r w:rsidRPr="00155F65">
        <w:t>.</w:t>
      </w:r>
    </w:p>
    <w:p w14:paraId="00000024" w14:textId="77777777" w:rsidR="005660EC" w:rsidRPr="00155F65" w:rsidRDefault="005660EC" w:rsidP="00F755AB">
      <w:pPr>
        <w:spacing w:line="480" w:lineRule="auto"/>
        <w:rPr>
          <w:i/>
        </w:rPr>
      </w:pPr>
    </w:p>
    <w:p w14:paraId="00000025" w14:textId="77777777" w:rsidR="005660EC" w:rsidRPr="00155F65" w:rsidRDefault="00FB0BCD" w:rsidP="00F755AB">
      <w:pPr>
        <w:pStyle w:val="Heading2"/>
        <w:spacing w:before="0" w:after="0" w:line="480" w:lineRule="auto"/>
        <w:rPr>
          <w:rFonts w:ascii="Times New Roman" w:eastAsia="Times New Roman" w:hAnsi="Times New Roman" w:cs="Times New Roman"/>
          <w:b w:val="0"/>
          <w:sz w:val="24"/>
          <w:szCs w:val="24"/>
          <w:u w:val="single"/>
        </w:rPr>
      </w:pPr>
      <w:bookmarkStart w:id="4" w:name="_heading=h.rx4n1jxi3be" w:colFirst="0" w:colLast="0"/>
      <w:bookmarkEnd w:id="4"/>
      <w:r w:rsidRPr="00155F65">
        <w:rPr>
          <w:rFonts w:ascii="Times New Roman" w:eastAsia="Times New Roman" w:hAnsi="Times New Roman" w:cs="Times New Roman"/>
          <w:b w:val="0"/>
          <w:sz w:val="24"/>
          <w:szCs w:val="24"/>
          <w:u w:val="single"/>
        </w:rPr>
        <w:t>Adult Collections</w:t>
      </w:r>
    </w:p>
    <w:p w14:paraId="00000026" w14:textId="77777777" w:rsidR="005660EC" w:rsidRPr="00155F65" w:rsidRDefault="00FB0BCD" w:rsidP="00F755AB">
      <w:pPr>
        <w:spacing w:line="480" w:lineRule="auto"/>
      </w:pPr>
      <w:r w:rsidRPr="00155F65">
        <w:t>Adults were sampled using multi-mesh gillnets in Lake Superior, trap nets in Lake Ontario, and seines (vendace) and multi-mesh gillnets (European whitefish) in Lake Southern Konnevesi. Adult field collections occurred during coregonine spawning periods for Lake Ontario and Lake Superior. On Lake Southern Konnevesi, adults were collected prior to spawning and held in aquaculture pools with water fed directly from the lake until spawning was initiated. All sampling, fertilization, and experimental work for study groups on each continent were conducted at a single laboratory in North America (University of Vermont (UVM), USA) and Europe (University of Jyväskylä (JYU), Finland). Experiments were performed during the 2018-19 season in Finland and the 2019-20 season in the USA.</w:t>
      </w:r>
    </w:p>
    <w:p w14:paraId="00000027" w14:textId="77777777" w:rsidR="005660EC" w:rsidRPr="00155F65" w:rsidRDefault="005660EC" w:rsidP="00F755AB">
      <w:pPr>
        <w:spacing w:line="480" w:lineRule="auto"/>
      </w:pPr>
    </w:p>
    <w:p w14:paraId="00000028" w14:textId="77777777" w:rsidR="005660EC" w:rsidRPr="00155F65" w:rsidRDefault="00FB0BCD" w:rsidP="00F755AB">
      <w:pPr>
        <w:spacing w:line="480" w:lineRule="auto"/>
      </w:pPr>
      <w:r w:rsidRPr="00155F65">
        <w:t>For clarity, our operational use of a study group is to represent a single species within a single lake (</w:t>
      </w:r>
      <w:r w:rsidRPr="00155F65">
        <w:rPr>
          <w:i/>
        </w:rPr>
        <w:t>e.g.,</w:t>
      </w:r>
      <w:r w:rsidRPr="00155F65">
        <w:t xml:space="preserve"> cisco in Lake Superior).</w:t>
      </w:r>
    </w:p>
    <w:p w14:paraId="00000029" w14:textId="77777777" w:rsidR="005660EC" w:rsidRPr="00155F65" w:rsidRDefault="005660EC" w:rsidP="00F755AB">
      <w:pPr>
        <w:spacing w:line="480" w:lineRule="auto"/>
      </w:pPr>
    </w:p>
    <w:p w14:paraId="0000002A" w14:textId="77777777" w:rsidR="005660EC" w:rsidRPr="00155F65" w:rsidRDefault="00FB0BCD" w:rsidP="00F755AB">
      <w:pPr>
        <w:pStyle w:val="Heading2"/>
        <w:spacing w:before="0" w:after="0" w:line="480" w:lineRule="auto"/>
        <w:rPr>
          <w:rFonts w:ascii="Times New Roman" w:eastAsia="Times New Roman" w:hAnsi="Times New Roman" w:cs="Times New Roman"/>
          <w:b w:val="0"/>
          <w:sz w:val="24"/>
          <w:szCs w:val="24"/>
          <w:u w:val="single"/>
        </w:rPr>
      </w:pPr>
      <w:bookmarkStart w:id="5" w:name="_heading=h.owmww4ubsyql" w:colFirst="0" w:colLast="0"/>
      <w:bookmarkEnd w:id="5"/>
      <w:r w:rsidRPr="00155F65">
        <w:rPr>
          <w:rFonts w:ascii="Times New Roman" w:eastAsia="Times New Roman" w:hAnsi="Times New Roman" w:cs="Times New Roman"/>
          <w:b w:val="0"/>
          <w:sz w:val="24"/>
          <w:szCs w:val="24"/>
          <w:u w:val="single"/>
        </w:rPr>
        <w:t>Crossing Design and Fertilization</w:t>
      </w:r>
    </w:p>
    <w:p w14:paraId="0000002B" w14:textId="21A9B7B7" w:rsidR="005660EC" w:rsidRPr="00155F65" w:rsidRDefault="00FB0BCD" w:rsidP="00F755AB">
      <w:pPr>
        <w:spacing w:line="480" w:lineRule="auto"/>
      </w:pPr>
      <w:r w:rsidRPr="00155F65">
        <w:t xml:space="preserve">Eggs and milt were stripped from 12 females and 16 males from each study group and artificially fertilized under a blocked, nested full-sib, half-sib fertilization design to create a maximum of 48 full-sibling families nested within half-siblings per group. The crossing design maximized the amount of genetic variation and minimized the potential loss of multiple families if a female or </w:t>
      </w:r>
      <w:r w:rsidRPr="00155F65">
        <w:lastRenderedPageBreak/>
        <w:t>male produced poor quality gametes, for a given total number of families, compared to a full-factorial design. Adults used in the experiment were divided into three or four fertilization blocks. A single block consisted of four males each paired to three unrelated females, where all offspring of a given female were full siblings. Fertilizations were performed block by block to ensure germ cell survival.</w:t>
      </w:r>
    </w:p>
    <w:p w14:paraId="0000002C" w14:textId="77777777" w:rsidR="005660EC" w:rsidRPr="00155F65" w:rsidRDefault="005660EC" w:rsidP="00F755AB">
      <w:pPr>
        <w:spacing w:line="480" w:lineRule="auto"/>
      </w:pPr>
    </w:p>
    <w:p w14:paraId="0000002D" w14:textId="24909996" w:rsidR="005660EC" w:rsidRPr="00155F65" w:rsidRDefault="00FB0BCD" w:rsidP="00F755AB">
      <w:pPr>
        <w:spacing w:line="480" w:lineRule="auto"/>
      </w:pPr>
      <w:r w:rsidRPr="00155F65">
        <w:t>Approximately 200 eggs per female were fertilized with an equal amount of milt (5-15 μl) from each male in the block. After the addition of milt, water was added to activate the germ cells and gently mixed for one minute. The embryos were rinsed with water 2-3 times until the water was clear. Temperature of the water used during all fertilizations was ca. 4°C. Reconstructed fresh water was used during fertilizations (OECD ISO 6341:2012) to standardize the chemical properties of the water used among study groups and between labs. Embryos were transported in coolers either by shipping overnight for Lake Superior or driven same-day for Lake Ontario. A temperature logger recorded air temperature inside the cooler during transport (Lake Superior: mean (SD) = 2.80°C (0.21); Lake Ontario: mean (SD) = 3.28°C (0.37)). No embryo transport was required for Lake Southern Konnevesi. Demographic data (</w:t>
      </w:r>
      <w:r w:rsidRPr="00155F65">
        <w:rPr>
          <w:i/>
        </w:rPr>
        <w:t>e.g.,</w:t>
      </w:r>
      <w:r w:rsidRPr="00155F65">
        <w:t xml:space="preserve"> total length, mass, and egg diameter) were collected on adults. Fertilization success was determined by haphazardly taking 10 embryos from each family and assessing under microscopy within 72-hours post-fertilization</w:t>
      </w:r>
      <w:r w:rsidR="00521239" w:rsidRPr="00155F65">
        <w:t xml:space="preserve"> </w:t>
      </w:r>
      <w:r w:rsidR="00521239" w:rsidRPr="00155F65">
        <w:fldChar w:fldCharType="begin" w:fldLock="1"/>
      </w:r>
      <w:r w:rsidR="006C44F7" w:rsidRPr="00155F65">
        <w:instrText>ADDIN CSL_CITATION {"citationItems":[{"id":"ITEM-1","itemData":{"DOI":"10.1111/fme.12197","ISSN":"0969-997X","author":[{"dropping-particle":"","family":"Oberlercher","given":"T M","non-dropping-particle":"","parse-names":false,"suffix":""},{"dropping-particle":"","family":"Wanzenböck","given":"J","non-dropping-particle":"","parse-names":false,"suffix":""}],"container-title":"Fisheries Management and Ecology","id":"ITEM-1","issue":"6","issued":{"date-parts":[["2016"]]},"page":"540-547","publisher":"Wiley Online Library","title":"Impact of electric fishing on egg survival of whitefish, Coregonus lavaretus","type":"article-journal","volume":"23"},"uris":["http://www.mendeley.com/documents/?uuid=eb899e92-e44d-4aca-8e19-f95d0d8e0a9b"]}],"mendeley":{"formattedCitation":"(Oberlercher &amp; Wanzenböck, 2016)","plainTextFormattedCitation":"(Oberlercher &amp; Wanzenböck, 2016)","previouslyFormattedCitation":"(Oberlercher &amp; Wanzenböck, 2016)"},"properties":{"noteIndex":0},"schema":"https://github.com/citation-style-language/schema/raw/master/csl-citation.json"}</w:instrText>
      </w:r>
      <w:r w:rsidR="00521239" w:rsidRPr="00155F65">
        <w:fldChar w:fldCharType="separate"/>
      </w:r>
      <w:r w:rsidR="00AB1402" w:rsidRPr="00155F65">
        <w:rPr>
          <w:noProof/>
        </w:rPr>
        <w:t>(Oberlercher &amp; Wanzenböck, 2016)</w:t>
      </w:r>
      <w:r w:rsidR="00521239" w:rsidRPr="00155F65">
        <w:fldChar w:fldCharType="end"/>
      </w:r>
      <w:r w:rsidRPr="00155F65">
        <w:t xml:space="preserve">. If fertilization was low (&lt;30%), the family was removed from the experimental setup. </w:t>
      </w:r>
    </w:p>
    <w:p w14:paraId="0000002E" w14:textId="77777777" w:rsidR="005660EC" w:rsidRPr="00155F65" w:rsidRDefault="005660EC" w:rsidP="00F755AB">
      <w:pPr>
        <w:spacing w:line="480" w:lineRule="auto"/>
      </w:pPr>
    </w:p>
    <w:p w14:paraId="0000002F" w14:textId="77777777" w:rsidR="005660EC" w:rsidRPr="00155F65" w:rsidRDefault="00FB0BCD" w:rsidP="00F755AB">
      <w:pPr>
        <w:pStyle w:val="Heading2"/>
        <w:spacing w:before="0" w:after="0" w:line="480" w:lineRule="auto"/>
        <w:rPr>
          <w:rFonts w:ascii="Times New Roman" w:eastAsia="Times New Roman" w:hAnsi="Times New Roman" w:cs="Times New Roman"/>
          <w:b w:val="0"/>
          <w:sz w:val="24"/>
          <w:szCs w:val="24"/>
          <w:u w:val="single"/>
        </w:rPr>
      </w:pPr>
      <w:bookmarkStart w:id="6" w:name="_heading=h.mrfhcf7xdzp5" w:colFirst="0" w:colLast="0"/>
      <w:bookmarkEnd w:id="6"/>
      <w:r w:rsidRPr="00155F65">
        <w:rPr>
          <w:rFonts w:ascii="Times New Roman" w:eastAsia="Times New Roman" w:hAnsi="Times New Roman" w:cs="Times New Roman"/>
          <w:b w:val="0"/>
          <w:sz w:val="24"/>
          <w:szCs w:val="24"/>
          <w:u w:val="single"/>
        </w:rPr>
        <w:lastRenderedPageBreak/>
        <w:t>Rearing Conditions</w:t>
      </w:r>
    </w:p>
    <w:p w14:paraId="00000030" w14:textId="56B4A3F8" w:rsidR="005660EC" w:rsidRPr="00155F65" w:rsidRDefault="00FB0BCD" w:rsidP="00F755AB">
      <w:pPr>
        <w:spacing w:line="480" w:lineRule="auto"/>
      </w:pPr>
      <w:r w:rsidRPr="00155F65">
        <w:t>Embryos from successfully fertilized families were individually distributed into 24-well cell culture microplates and incubated in 2 ml of reconstructed fresh water (OECD ISO 6341:2012). Reconstructed fresh water was used during incubation to maintain sterility, prevent bacterial growth in the wells, and eliminate the need for fungicide treatments on the embryos. A total of 36 embryos per family were used for Lake Southern Konnevesi species and 48 embryos per family for each of Lake Ontario and Lake Superior cisco. Families were randomly distributed across three or four microplates (</w:t>
      </w:r>
      <w:r w:rsidRPr="00155F65">
        <w:rPr>
          <w:i/>
        </w:rPr>
        <w:t>i.e.,</w:t>
      </w:r>
      <w:r w:rsidRPr="00155F65">
        <w:t xml:space="preserve"> 12 eggs per family per microplate and two families per 24-well microplate). Microplates from each study group were incubated at target constant temperatures of 2.0 (coldest), 4.5 (cold), 7.0 (warm), and 9.0°C (warmest) and randomly placed in climate-controlled chambers at UVM (Memmert</w:t>
      </w:r>
      <w:r w:rsidRPr="00155F65">
        <w:rPr>
          <w:vertAlign w:val="superscript"/>
        </w:rPr>
        <w:t>®</w:t>
      </w:r>
      <w:r w:rsidRPr="00155F65">
        <w:t xml:space="preserve"> IPP260Plus) and climate-controlled rooms at JYU (Huurre</w:t>
      </w:r>
      <w:r w:rsidRPr="00155F65">
        <w:rPr>
          <w:vertAlign w:val="superscript"/>
        </w:rPr>
        <w:t>®</w:t>
      </w:r>
      <w:r w:rsidRPr="00155F65">
        <w:t xml:space="preserve">). Experimental incubation temperature treatments were chosen to mimic </w:t>
      </w:r>
      <w:r w:rsidRPr="00155F65">
        <w:rPr>
          <w:i/>
        </w:rPr>
        <w:t>in-situ</w:t>
      </w:r>
      <w:r w:rsidRPr="00155F65">
        <w:t xml:space="preserve"> mean temperatures and to exceed optimum embryonic development temperatures. Forced airflow was used in both the climate-controlled chambers and rooms to ensure equal air circulation around the microplates. All microplates were covered to minimize evaporation. </w:t>
      </w:r>
      <w:sdt>
        <w:sdtPr>
          <w:tag w:val="goog_rdk_0"/>
          <w:id w:val="-1525093083"/>
        </w:sdtPr>
        <w:sdtEndPr/>
        <w:sdtContent/>
      </w:sdt>
      <w:r w:rsidRPr="00155F65">
        <w:t>Microplate orientation and position were rotated weekly to eliminate any temperature heterogeneity within the chambers and rooms. Water temperatures were recorded hourly with loggers (HOBO</w:t>
      </w:r>
      <w:r w:rsidRPr="00155F65">
        <w:rPr>
          <w:vertAlign w:val="superscript"/>
        </w:rPr>
        <w:t>®</w:t>
      </w:r>
      <w:r w:rsidRPr="00155F65">
        <w:t xml:space="preserve"> Water Temperature Pro v2 at UVM and Escort iMini at JYU) and daily mean water temperatures calculated. Incubations took place in the dark, with the exception of short (&lt; 60 mins) maintenance periods. Microplates were checked weekly for dead eggs and the eye-up stage. During the hatch period, microplates were checked on a two-day cycle for newly hatched larvae. For cisco, all newly hatched larvae were photographed for life-history and morphological traits (Nikon</w:t>
      </w:r>
      <w:r w:rsidRPr="00155F65">
        <w:rPr>
          <w:vertAlign w:val="superscript"/>
        </w:rPr>
        <w:t>®</w:t>
      </w:r>
      <w:r w:rsidRPr="00155F65">
        <w:t xml:space="preserve"> D5600 and Nikon</w:t>
      </w:r>
      <w:r w:rsidRPr="00155F65">
        <w:rPr>
          <w:vertAlign w:val="superscript"/>
        </w:rPr>
        <w:t>®</w:t>
      </w:r>
      <w:r w:rsidRPr="00155F65">
        <w:t xml:space="preserve"> AF-S DX 18-55mm lens). Egg size, total length, and yolk-sac axes </w:t>
      </w:r>
      <w:r w:rsidRPr="00155F65">
        <w:lastRenderedPageBreak/>
        <w:t>were measured from images using Olympus</w:t>
      </w:r>
      <w:r w:rsidRPr="00155F65">
        <w:rPr>
          <w:vertAlign w:val="superscript"/>
        </w:rPr>
        <w:t>®</w:t>
      </w:r>
      <w:r w:rsidRPr="00155F65">
        <w:t xml:space="preserve"> LCmicro. For Lake Southern Konnevesi, the larvae were preserved in ethanol at hatch and flushed and soak in distilled water for 15 min before measuring the total length and fresh mass under the microscope</w:t>
      </w:r>
      <w:r w:rsidR="00521239" w:rsidRPr="00155F65">
        <w:t xml:space="preserve"> </w:t>
      </w:r>
      <w:r w:rsidR="00521239" w:rsidRPr="00155F65">
        <w:fldChar w:fldCharType="begin" w:fldLock="1"/>
      </w:r>
      <w:r w:rsidR="00FC61B1" w:rsidRPr="00155F65">
        <w:instrText>ADDIN CSL_CITATION {"citationItems":[{"id":"ITEM-1","itemData":{"ISSN":"1100-4096","author":[{"dropping-particle":"","family":"Karjalainen","given":"Juha","non-dropping-particle":"","parse-names":false,"suffix":""}],"container-title":"Nordic Journal of Freshwater Research (Sweden)","id":"ITEM-1","issued":{"date-parts":[["1992"]]},"title":"Effects of different preservation methods on total length and weight of larval vendace (Coregonus albula (L.))","type":"article-journal"},"uris":["http://www.mendeley.com/documents/?uuid=4e0ea038-2b75-40c0-ab22-74324e80df60"]}],"mendeley":{"formattedCitation":"(Karjalainen, 1992)","plainTextFormattedCitation":"(Karjalainen, 1992)","previouslyFormattedCitation":"(Karjalainen, 1992)"},"properties":{"noteIndex":0},"schema":"https://github.com/citation-style-language/schema/raw/master/csl-citation.json"}</w:instrText>
      </w:r>
      <w:r w:rsidR="00521239" w:rsidRPr="00155F65">
        <w:fldChar w:fldCharType="separate"/>
      </w:r>
      <w:r w:rsidR="00AB1402" w:rsidRPr="00155F65">
        <w:rPr>
          <w:noProof/>
        </w:rPr>
        <w:t>(Karjalainen, 1992)</w:t>
      </w:r>
      <w:r w:rsidR="00521239" w:rsidRPr="00155F65">
        <w:fldChar w:fldCharType="end"/>
      </w:r>
      <w:r w:rsidRPr="00155F65">
        <w:t>.</w:t>
      </w:r>
      <w:r w:rsidR="000803DD" w:rsidRPr="00155F65">
        <w:t xml:space="preserve"> </w:t>
      </w:r>
    </w:p>
    <w:p w14:paraId="00000031" w14:textId="77777777" w:rsidR="005660EC" w:rsidRPr="00155F65" w:rsidRDefault="005660EC" w:rsidP="00F755AB">
      <w:pPr>
        <w:spacing w:line="480" w:lineRule="auto"/>
      </w:pPr>
    </w:p>
    <w:p w14:paraId="33EAD5F3" w14:textId="2F876FDF" w:rsidR="000803DD" w:rsidRDefault="00FB0BCD" w:rsidP="00F755AB">
      <w:pPr>
        <w:spacing w:line="480" w:lineRule="auto"/>
        <w:rPr>
          <w:ins w:id="7" w:author="Taylor Stewart" w:date="2021-01-25T10:52:00Z"/>
        </w:rPr>
      </w:pPr>
      <w:r w:rsidRPr="00155F65">
        <w:t>Mean water temperature during incubations was maintained near the target incubation temperature for the cold and warm treatments at each lab. Mean incubation water temperatures for the cold and warmest treatments were lower than the target incubation temperature at JYU, but not at UVM (Table 1).</w:t>
      </w:r>
    </w:p>
    <w:p w14:paraId="79DB9154" w14:textId="77777777" w:rsidR="004B5723" w:rsidRPr="00155F65" w:rsidRDefault="004B5723" w:rsidP="00F755AB">
      <w:pPr>
        <w:spacing w:line="480" w:lineRule="auto"/>
      </w:pPr>
    </w:p>
    <w:p w14:paraId="535E0B16" w14:textId="59DC2C53" w:rsidR="00B10952" w:rsidRPr="00155F65" w:rsidRDefault="00B10952" w:rsidP="00F755AB">
      <w:pPr>
        <w:spacing w:line="480" w:lineRule="auto"/>
      </w:pPr>
      <w:commentRangeStart w:id="8"/>
      <w:r w:rsidRPr="00155F65">
        <w:t>All work described here was approved for ethical animal care under University of Vermont’s Institutional Animal Care and Use Committee (Protocol # PROTO202000021).</w:t>
      </w:r>
      <w:commentRangeEnd w:id="8"/>
      <w:r w:rsidR="00620F26">
        <w:rPr>
          <w:rStyle w:val="CommentReference"/>
          <w:rFonts w:ascii="Calibri" w:eastAsia="Calibri" w:hAnsi="Calibri" w:cs="Calibri"/>
        </w:rPr>
        <w:commentReference w:id="8"/>
      </w:r>
    </w:p>
    <w:p w14:paraId="00000033" w14:textId="77777777" w:rsidR="005660EC" w:rsidRPr="00155F65" w:rsidRDefault="005660EC" w:rsidP="00F755AB">
      <w:pPr>
        <w:spacing w:line="480" w:lineRule="auto"/>
      </w:pPr>
    </w:p>
    <w:p w14:paraId="00000034" w14:textId="77777777" w:rsidR="005660EC" w:rsidRPr="00155F65" w:rsidRDefault="00FB0BCD" w:rsidP="00F755AB">
      <w:pPr>
        <w:pStyle w:val="Heading2"/>
        <w:spacing w:before="0" w:after="0" w:line="480" w:lineRule="auto"/>
        <w:rPr>
          <w:rFonts w:ascii="Times New Roman" w:eastAsia="Times New Roman" w:hAnsi="Times New Roman" w:cs="Times New Roman"/>
          <w:b w:val="0"/>
          <w:sz w:val="24"/>
          <w:szCs w:val="24"/>
          <w:u w:val="single"/>
        </w:rPr>
      </w:pPr>
      <w:bookmarkStart w:id="9" w:name="_heading=h.c186d8msxn74" w:colFirst="0" w:colLast="0"/>
      <w:bookmarkEnd w:id="9"/>
      <w:r w:rsidRPr="00155F65">
        <w:rPr>
          <w:rFonts w:ascii="Times New Roman" w:eastAsia="Times New Roman" w:hAnsi="Times New Roman" w:cs="Times New Roman"/>
          <w:b w:val="0"/>
          <w:sz w:val="24"/>
          <w:szCs w:val="24"/>
          <w:u w:val="single"/>
        </w:rPr>
        <w:t>Life-History and Morphological Traits</w:t>
      </w:r>
    </w:p>
    <w:p w14:paraId="00000035" w14:textId="00278D73" w:rsidR="005660EC" w:rsidRPr="00155F65" w:rsidRDefault="00FB0BCD" w:rsidP="00F755AB">
      <w:pPr>
        <w:spacing w:line="480" w:lineRule="auto"/>
      </w:pPr>
      <w:r w:rsidRPr="00155F65">
        <w:t>Embryo survival was estimated as the percent of embryos surviving between the eye-up and hatch stages to rule out unfertilized eggs which can bias mortality estimates. Incubation period was assessed by two variables: the number of days from fertilization to hatching (days post-fertilization; DPF) and the sum of the degree-days (accumulated degree-days; ADD). Total length-at-hatch (mm) and yolk-sac volume (YSV; mm</w:t>
      </w:r>
      <w:r w:rsidRPr="00155F65">
        <w:rPr>
          <w:vertAlign w:val="superscript"/>
        </w:rPr>
        <w:t>3</w:t>
      </w:r>
      <w:r w:rsidRPr="00155F65">
        <w:t>) were measured from five individuals per family at, or as close as possible to, 50% hatching for each family. Yolk-sac volume was calculated assuming the shape of an ellipse</w:t>
      </w:r>
      <w:r w:rsidR="00521239" w:rsidRPr="00155F65">
        <w:t xml:space="preserve"> </w:t>
      </w:r>
      <w:r w:rsidR="00521239" w:rsidRPr="00155F65">
        <w:fldChar w:fldCharType="begin" w:fldLock="1"/>
      </w:r>
      <w:r w:rsidR="00177438" w:rsidRPr="00155F65">
        <w:instrText>ADDIN CSL_CITATION {"citationItems":[{"id":"ITEM-1","itemData":{"DOI":"10.1093/icesjms/28.2.211","author":[{"dropping-particle":"","family":"Blaxter","given":"J. H.S.","non-dropping-particle":"","parse-names":false,"suffix":""}],"container-title":"J. Cons. Int. Explor. Mer","id":"ITEM-1","issued":{"date-parts":[["1963"]]},"page":"211-240","title":"The influence of egg size on herring larvae (Clupea harengus L)","type":"article-journal","volume":"28"},"uris":["http://www.mendeley.com/documents/?uuid=f081ba2a-8b0b-4a60-93f7-9acbf55fd7b6"]}],"mendeley":{"formattedCitation":"(Blaxter, 1963)","plainTextFormattedCitation":"(Blaxter, 1963)","previouslyFormattedCitation":"(Blaxter, 1963)"},"properties":{"noteIndex":0},"schema":"https://github.com/citation-style-language/schema/raw/master/csl-citation.json"}</w:instrText>
      </w:r>
      <w:r w:rsidR="00521239" w:rsidRPr="00155F65">
        <w:fldChar w:fldCharType="separate"/>
      </w:r>
      <w:r w:rsidR="00AB1402" w:rsidRPr="00155F65">
        <w:rPr>
          <w:noProof/>
        </w:rPr>
        <w:t>(Blaxter, 1963)</w:t>
      </w:r>
      <w:r w:rsidR="00521239" w:rsidRPr="00155F65">
        <w:fldChar w:fldCharType="end"/>
      </w:r>
      <w:r w:rsidRPr="00155F65">
        <w:t xml:space="preserve">: </w:t>
      </w:r>
    </w:p>
    <w:p w14:paraId="00000036" w14:textId="77777777" w:rsidR="005660EC" w:rsidRPr="00155F65" w:rsidRDefault="00FB0BCD" w:rsidP="00F755AB">
      <w:pPr>
        <w:spacing w:line="480" w:lineRule="auto"/>
        <w:jc w:val="center"/>
      </w:pPr>
      <m:oMathPara>
        <m:oMath>
          <m:r>
            <w:rPr>
              <w:rFonts w:ascii="Cambria Math" w:hAnsi="Cambria Math"/>
            </w:rPr>
            <m:t xml:space="preserve">YSV=  </m:t>
          </m:r>
          <m:f>
            <m:fPr>
              <m:ctrlPr>
                <w:rPr>
                  <w:rFonts w:ascii="Cambria Math" w:hAnsi="Cambria Math"/>
                </w:rPr>
              </m:ctrlPr>
            </m:fPr>
            <m:num>
              <m:r>
                <w:rPr>
                  <w:rFonts w:ascii="Cambria Math" w:hAnsi="Cambria Math"/>
                </w:rPr>
                <m:t>π</m:t>
              </m:r>
            </m:num>
            <m:den>
              <m:r>
                <w:rPr>
                  <w:rFonts w:ascii="Cambria Math" w:hAnsi="Cambria Math"/>
                </w:rPr>
                <m:t>6</m:t>
              </m:r>
            </m:den>
          </m:f>
          <m:r>
            <w:rPr>
              <w:rFonts w:ascii="Cambria Math" w:hAnsi="Cambria Math"/>
            </w:rPr>
            <m:t xml:space="preserve"> a</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 xml:space="preserve"> ,</m:t>
          </m:r>
        </m:oMath>
      </m:oMathPara>
    </w:p>
    <w:p w14:paraId="00000037" w14:textId="77777777" w:rsidR="005660EC" w:rsidRPr="00155F65" w:rsidRDefault="00FB0BCD" w:rsidP="00F755AB">
      <w:pPr>
        <w:spacing w:line="480" w:lineRule="auto"/>
      </w:pPr>
      <w:r w:rsidRPr="00155F65">
        <w:t xml:space="preserve">where a = length of the yolk sac (mm) and b = height of the yolk sac (mm). </w:t>
      </w:r>
    </w:p>
    <w:p w14:paraId="00000038" w14:textId="77777777" w:rsidR="005660EC" w:rsidRPr="00155F65" w:rsidRDefault="005660EC" w:rsidP="00F755AB">
      <w:pPr>
        <w:spacing w:line="480" w:lineRule="auto"/>
      </w:pPr>
    </w:p>
    <w:p w14:paraId="00000039" w14:textId="77777777" w:rsidR="005660EC" w:rsidRPr="00155F65" w:rsidRDefault="00FB0BCD" w:rsidP="00F755AB">
      <w:pPr>
        <w:pStyle w:val="Heading2"/>
        <w:spacing w:before="0" w:after="0" w:line="480" w:lineRule="auto"/>
        <w:rPr>
          <w:rFonts w:ascii="Times New Roman" w:eastAsia="Times New Roman" w:hAnsi="Times New Roman" w:cs="Times New Roman"/>
          <w:b w:val="0"/>
          <w:sz w:val="24"/>
          <w:szCs w:val="24"/>
          <w:u w:val="single"/>
        </w:rPr>
      </w:pPr>
      <w:bookmarkStart w:id="10" w:name="_heading=h.92umldlhlf2o" w:colFirst="0" w:colLast="0"/>
      <w:bookmarkEnd w:id="10"/>
      <w:r w:rsidRPr="00155F65">
        <w:rPr>
          <w:rFonts w:ascii="Times New Roman" w:eastAsia="Times New Roman" w:hAnsi="Times New Roman" w:cs="Times New Roman"/>
          <w:b w:val="0"/>
          <w:sz w:val="24"/>
          <w:szCs w:val="24"/>
          <w:u w:val="single"/>
        </w:rPr>
        <w:lastRenderedPageBreak/>
        <w:t>Statistical Analyses and Estimation of Variance Components</w:t>
      </w:r>
    </w:p>
    <w:p w14:paraId="2B4B8380" w14:textId="2837389F" w:rsidR="009350B8" w:rsidRPr="00155F65" w:rsidRDefault="00FB0BCD" w:rsidP="00EC2D23">
      <w:pPr>
        <w:spacing w:line="480" w:lineRule="auto"/>
      </w:pPr>
      <w:r w:rsidRPr="00155F65">
        <w:t xml:space="preserve">Embryo survival was analyzed as a binomial response variable, and incubation period, length-at-hatch, and yolk-sac volume at hatching as continuous response variables. Early embryo mortality and variable fertilization success induced from fertilization failure produced inequalities in the number of offspring among families and an unbalanced design. The sample size for incubation period is a function of embryo survival and subsequently resulted in an unbalanced design. All non-proportional data were checked visually for approximate normality using histograms and Q-Q plots before the analysis with parametric models. A cubic transformation was applied to LAH for cisco and a cubic root transformation was applied to DPF, ADD, and YSV to normalize the distributions. Therefore, binary data </w:t>
      </w:r>
      <w:r w:rsidRPr="00155F65">
        <w:rPr>
          <w:i/>
          <w:iCs/>
        </w:rPr>
        <w:t>(i.e.,</w:t>
      </w:r>
      <w:r w:rsidRPr="00155F65">
        <w:t xml:space="preserve"> embryo survival) were analyzed with binomial generalized linear mixed-effects models (LMM) and variables with distributions not strongly deviating from normal (</w:t>
      </w:r>
      <w:r w:rsidRPr="00155F65">
        <w:rPr>
          <w:i/>
          <w:iCs/>
        </w:rPr>
        <w:t>i.e.,</w:t>
      </w:r>
      <w:r w:rsidRPr="00155F65">
        <w:t xml:space="preserve"> incubation period, length-at-hatch, and yolk-sac volume) were analyzed with restricted maximum likelihood LMMs with the lme4 package</w:t>
      </w:r>
      <w:r w:rsidR="00521239" w:rsidRPr="00155F65">
        <w:t xml:space="preserve"> </w:t>
      </w:r>
      <w:r w:rsidR="00521239" w:rsidRPr="00155F65">
        <w:fldChar w:fldCharType="begin" w:fldLock="1"/>
      </w:r>
      <w:r w:rsidR="00FC61B1" w:rsidRPr="00155F65">
        <w:instrText>ADDIN CSL_CITATION {"citationItems":[{"id":"ITEM-1","itemData":{"abstract":"Maximum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non-dropping-particle":"","parse-names":false,"suffix":""},{"dropping-particle":"","family":"Walker","given":"Steve","non-dropping-particle":"","parse-names":false,"suffix":""}],"container-title":"Journal of Statistical Software; Vol 1, Issue 1 (2015)","id":"ITEM-1","issued":{"date-parts":[["2015","10","7"]]},"title":"Fitting Linear Mixed-Effects Models Using lme4","type":"article-journal"},"uris":["http://www.mendeley.com/documents/?uuid=66605f03-7226-4798-9f06-b230aeb41d13"]}],"mendeley":{"formattedCitation":"(Bates et al., 2015)","plainTextFormattedCitation":"(Bates et al., 2015)","previouslyFormattedCitation":"(Bates et al., 2015)"},"properties":{"noteIndex":0},"schema":"https://github.com/citation-style-language/schema/raw/master/csl-citation.json"}</w:instrText>
      </w:r>
      <w:r w:rsidR="00521239" w:rsidRPr="00155F65">
        <w:fldChar w:fldCharType="separate"/>
      </w:r>
      <w:r w:rsidR="00AB1402" w:rsidRPr="00155F65">
        <w:rPr>
          <w:noProof/>
        </w:rPr>
        <w:t>(Bates et al., 2015)</w:t>
      </w:r>
      <w:r w:rsidR="00521239" w:rsidRPr="00155F65">
        <w:fldChar w:fldCharType="end"/>
      </w:r>
      <w:r w:rsidRPr="00155F65">
        <w:t xml:space="preserve">. To eliminate any confounding effects between continents, conspecific ciscos were analyzed independently from congeners in Lake Southern Konnevesi, resulting in two models: Great Lakes (Lake Superior and Lake Ontario) cisco and Lake Southern Konnevesi vendace and European whitefish. Population (for cisco only), species (for Lake Southern Konnevesi only), and incubation temperature were included as fixed effects and female, male, family (female and male combination), and fertilization block as random effects. </w:t>
      </w:r>
      <w:r w:rsidR="00EC2D23">
        <w:t>B</w:t>
      </w:r>
      <w:r w:rsidRPr="00155F65">
        <w:t xml:space="preserve">ecause embryos were raised independently, the replication unit in the statistical models is the individual embryo. </w:t>
      </w:r>
      <w:r w:rsidR="00EC2D23">
        <w:t>Although incubation temperature was treated as fixed variable based on our experimental design (</w:t>
      </w:r>
      <w:r w:rsidR="00EC2D23" w:rsidRPr="00CF27B5">
        <w:rPr>
          <w:i/>
          <w:iCs/>
        </w:rPr>
        <w:t>i.e.,</w:t>
      </w:r>
      <w:r w:rsidR="00EC2D23">
        <w:t xml:space="preserve"> few treatment levels with high replication), we acknowledge that temperature is a continuous, independent variable in nature. </w:t>
      </w:r>
      <w:r w:rsidRPr="00155F65">
        <w:t xml:space="preserve">All traits were examined for population or species, depending on </w:t>
      </w:r>
      <w:r w:rsidRPr="00155F65">
        <w:lastRenderedPageBreak/>
        <w:t xml:space="preserve">the continent, and incubation temperature effects in addition to individual parental effects (female, male, and family effects), fertilization block, and all possible interactions with backward, stepwise effect-selection using the </w:t>
      </w:r>
      <w:r w:rsidRPr="00155F65">
        <w:rPr>
          <w:i/>
        </w:rPr>
        <w:t xml:space="preserve">buildmer </w:t>
      </w:r>
      <w:r w:rsidRPr="00155F65">
        <w:t>package</w:t>
      </w:r>
      <w:r w:rsidR="00521239" w:rsidRPr="00155F65">
        <w:t xml:space="preserve"> </w:t>
      </w:r>
      <w:r w:rsidR="00521239" w:rsidRPr="00155F65">
        <w:fldChar w:fldCharType="begin" w:fldLock="1"/>
      </w:r>
      <w:r w:rsidR="00FC61B1" w:rsidRPr="00155F65">
        <w:instrText>ADDIN CSL_CITATION {"citationItems":[{"id":"ITEM-1","itemData":{"author":[{"dropping-particle":"","family":"Voeten","given":"Cesko C","non-dropping-particle":"","parse-names":false,"suffix":""}],"id":"ITEM-1","issued":{"date-parts":[["2020"]]},"note":"R package version 1.7.1","title":"buildmer: Stepwise Elimination and Term Reordering for Mixed-Effects Regression","type":"article"},"uris":["http://www.mendeley.com/documents/?uuid=bad7102d-027f-40e5-a4f4-9a517eccbc10"]}],"mendeley":{"formattedCitation":"(Voeten, 2020)","plainTextFormattedCitation":"(Voeten, 2020)","previouslyFormattedCitation":"(Voeten, 2020)"},"properties":{"noteIndex":0},"schema":"https://github.com/citation-style-language/schema/raw/master/csl-citation.json"}</w:instrText>
      </w:r>
      <w:r w:rsidR="00521239" w:rsidRPr="00155F65">
        <w:fldChar w:fldCharType="separate"/>
      </w:r>
      <w:r w:rsidR="00AB1402" w:rsidRPr="00155F65">
        <w:rPr>
          <w:noProof/>
        </w:rPr>
        <w:t>(Voeten, 2020)</w:t>
      </w:r>
      <w:r w:rsidR="00521239" w:rsidRPr="00155F65">
        <w:fldChar w:fldCharType="end"/>
      </w:r>
      <w:r w:rsidRPr="00155F65">
        <w:t xml:space="preserve">. The maximal model for each trait was selected by comparing a model including or lacking the term of interest to the reference model based on changes in log-likelihood, Akaike information criterion, Bayesian information criterion, and change in explained deviance. </w:t>
      </w:r>
      <w:r w:rsidR="009350B8" w:rsidRPr="00155F65">
        <w:t>Significance values for the mixed-effects model parameters (</w:t>
      </w:r>
      <w:r w:rsidR="009350B8" w:rsidRPr="00155F65">
        <w:rPr>
          <w:i/>
          <w:iCs/>
        </w:rPr>
        <w:t>i.e.,</w:t>
      </w:r>
      <w:r w:rsidR="009350B8" w:rsidRPr="00155F65">
        <w:t xml:space="preserve">  population, species, incubation temperature, interaction effects, and any random-effects selected) were determined using a likelihood ratio test between the maximal model and reduced models with the model parameter of interest removed.</w:t>
      </w:r>
    </w:p>
    <w:p w14:paraId="412CF1C4" w14:textId="77777777" w:rsidR="009350B8" w:rsidRPr="00155F65" w:rsidRDefault="009350B8" w:rsidP="00F755AB">
      <w:pPr>
        <w:spacing w:line="480" w:lineRule="auto"/>
      </w:pPr>
    </w:p>
    <w:p w14:paraId="0000003A" w14:textId="09E2142E" w:rsidR="005660EC" w:rsidRPr="00155F65" w:rsidRDefault="00FB0BCD" w:rsidP="00F755AB">
      <w:pPr>
        <w:spacing w:line="480" w:lineRule="auto"/>
      </w:pPr>
      <w:r w:rsidRPr="00155F65">
        <w:t xml:space="preserve">The mixed-effects model output does not produce significance values for model effects; therefore, significance for population, species, incubation temperature, interaction effects, and any random-effects selected were determined using a likelihood ratio test between the maximal model and reduced models with the model effect of interest removed. </w:t>
      </w:r>
    </w:p>
    <w:p w14:paraId="0000003B" w14:textId="77777777" w:rsidR="005660EC" w:rsidRPr="00155F65" w:rsidRDefault="005660EC" w:rsidP="00F755AB">
      <w:pPr>
        <w:spacing w:line="480" w:lineRule="auto"/>
      </w:pPr>
    </w:p>
    <w:p w14:paraId="0000003C" w14:textId="77777777" w:rsidR="005660EC" w:rsidRPr="00155F65" w:rsidRDefault="00FB0BCD" w:rsidP="00F755AB">
      <w:pPr>
        <w:spacing w:line="480" w:lineRule="auto"/>
      </w:pPr>
      <w:r w:rsidRPr="00155F65">
        <w:t>To allow for interspecific comparisons, the response to temperature for each trait was standardized to the optimal temperature for each study group. Based on literature data (cf. above), the coldest incubation temperature treatment (2.0°C and 2.2°C; Table 1) was assumed to be the optimal incubation temperature. For each trait, the within-family mean was calculated for each temperature treatment and the percent change from the optimal temperature estimated. Standard error was calculated as the among-family variation in percent change.</w:t>
      </w:r>
    </w:p>
    <w:p w14:paraId="0000003D" w14:textId="77777777" w:rsidR="005660EC" w:rsidRPr="00155F65" w:rsidRDefault="005660EC" w:rsidP="00F755AB">
      <w:pPr>
        <w:spacing w:line="480" w:lineRule="auto"/>
      </w:pPr>
    </w:p>
    <w:p w14:paraId="0000003E" w14:textId="4817CAF2" w:rsidR="005660EC" w:rsidRPr="00155F65" w:rsidRDefault="00FB0BCD" w:rsidP="00F755AB">
      <w:pPr>
        <w:spacing w:line="480" w:lineRule="auto"/>
      </w:pPr>
      <w:r w:rsidRPr="00155F65">
        <w:lastRenderedPageBreak/>
        <w:t xml:space="preserve">The phenotypic variance components were partitioned into random effects for female, male, female x male, and random residual variance components using mixed-effects models with the </w:t>
      </w:r>
      <w:r w:rsidRPr="00155F65">
        <w:rPr>
          <w:i/>
        </w:rPr>
        <w:t>fullfact</w:t>
      </w:r>
      <w:r w:rsidRPr="00155F65">
        <w:t xml:space="preserve"> package</w:t>
      </w:r>
      <w:r w:rsidR="00521239" w:rsidRPr="00155F65">
        <w:t xml:space="preserve"> </w:t>
      </w:r>
      <w:r w:rsidR="00521239" w:rsidRPr="00155F65">
        <w:fldChar w:fldCharType="begin" w:fldLock="1"/>
      </w:r>
      <w:r w:rsidR="00FC61B1" w:rsidRPr="00155F65">
        <w:instrText>ADDIN CSL_CITATION {"citationItems":[{"id":"ITEM-1","itemData":{"author":[{"dropping-particle":"","family":"Houde","given":"Aimee Lee","non-dropping-particle":"","parse-names":false,"suffix":""},{"dropping-particle":"","family":"Pitcher","given":"Trevor E","non-dropping-particle":"","parse-names":false,"suffix":""}],"id":"ITEM-1","issued":{"date-parts":[["2019"]]},"note":"R package version 1.3","title":"fullfact: Full Factorial Breeding Analysis","type":"article"},"uris":["http://www.mendeley.com/documents/?uuid=d6f3ca33-8049-4b28-8108-1336bfb62652"]}],"mendeley":{"formattedCitation":"(Houde &amp; Pitcher, 2019)","plainTextFormattedCitation":"(Houde &amp; Pitcher, 2019)","previouslyFormattedCitation":"(Houde &amp; Pitcher, 2019)"},"properties":{"noteIndex":0},"schema":"https://github.com/citation-style-language/schema/raw/master/csl-citation.json"}</w:instrText>
      </w:r>
      <w:r w:rsidR="00521239" w:rsidRPr="00155F65">
        <w:fldChar w:fldCharType="separate"/>
      </w:r>
      <w:r w:rsidR="00AB1402" w:rsidRPr="00155F65">
        <w:rPr>
          <w:noProof/>
        </w:rPr>
        <w:t>(Houde &amp; Pitcher, 2019)</w:t>
      </w:r>
      <w:r w:rsidR="00521239" w:rsidRPr="00155F65">
        <w:fldChar w:fldCharType="end"/>
      </w:r>
      <w:r w:rsidRPr="00155F65">
        <w:t xml:space="preserve"> for each study group and incubation temperature treatment. Negative variance components were treated as zero</w:t>
      </w:r>
      <w:r w:rsidR="00521239" w:rsidRPr="00155F65">
        <w:t xml:space="preserve"> </w:t>
      </w:r>
      <w:r w:rsidR="00521239" w:rsidRPr="00155F65">
        <w:fldChar w:fldCharType="begin" w:fldLock="1"/>
      </w:r>
      <w:r w:rsidR="006C44F7" w:rsidRPr="00155F65">
        <w:instrText>ADDIN CSL_CITATION {"citationItems":[{"id":"ITEM-1","itemData":{"DOI":"10.1111/j.1365-294X.2004.02395.x","ISSN":"0962-1083","author":[{"dropping-particle":"","family":"Neff","given":"Bryan D","non-dropping-particle":"","parse-names":false,"suffix":""},{"dropping-particle":"","family":"Pitcher","given":"Trevor E","non-dropping-particle":"","parse-names":false,"suffix":""}],"container-title":"Molecular ecology","id":"ITEM-1","issue":"1","issued":{"date-parts":[["2005"]]},"page":"19-38","publisher":"Wiley Online Library","title":"Genetic quality and sexual selection: an integrated framework for good genes and compatible genes","type":"article-journal","volume":"14"},"uris":["http://www.mendeley.com/documents/?uuid=d3564498-9219-4651-bb99-2b0473203e64"]}],"mendeley":{"formattedCitation":"(Neff &amp; Pitcher, 2005)","plainTextFormattedCitation":"(Neff &amp; Pitcher, 2005)","previouslyFormattedCitation":"(Neff &amp; Pitcher, 2005)"},"properties":{"noteIndex":0},"schema":"https://github.com/citation-style-language/schema/raw/master/csl-citation.json"}</w:instrText>
      </w:r>
      <w:r w:rsidR="00521239" w:rsidRPr="00155F65">
        <w:fldChar w:fldCharType="separate"/>
      </w:r>
      <w:r w:rsidR="00AB1402" w:rsidRPr="00155F65">
        <w:rPr>
          <w:noProof/>
        </w:rPr>
        <w:t>(Neff &amp; Pitcher, 2005)</w:t>
      </w:r>
      <w:r w:rsidR="00521239" w:rsidRPr="00155F65">
        <w:fldChar w:fldCharType="end"/>
      </w:r>
      <w:r w:rsidRPr="00155F65">
        <w:t xml:space="preserve">. The percent of total phenotypic variation was used to calculate the Pearson correlation coefficient between each variance component and the increase in incubation temperature for each study group. A threshold of ±0.7 was used to categorize correlations either positive </w:t>
      </w:r>
      <w:r w:rsidR="00521239" w:rsidRPr="00155F65">
        <w:t>or</w:t>
      </w:r>
      <w:r w:rsidRPr="00155F65">
        <w:t xml:space="preserve"> negative, with all values in between as no correlation. European whitefish from Lake Southern Konnevesi were removed from this analysis due to a low embryo survival and a low number of families.</w:t>
      </w:r>
    </w:p>
    <w:p w14:paraId="0000003F" w14:textId="77777777" w:rsidR="005660EC" w:rsidRPr="00155F65" w:rsidRDefault="005660EC" w:rsidP="00F755AB">
      <w:pPr>
        <w:spacing w:line="480" w:lineRule="auto"/>
      </w:pPr>
    </w:p>
    <w:p w14:paraId="00000040" w14:textId="745C1778" w:rsidR="005660EC" w:rsidRPr="00155F65" w:rsidRDefault="00FB0BCD" w:rsidP="00F755AB">
      <w:pPr>
        <w:spacing w:line="480" w:lineRule="auto"/>
      </w:pPr>
      <w:r w:rsidRPr="00155F65">
        <w:t>All analyses were performed in R version 4.0.3</w:t>
      </w:r>
      <w:r w:rsidR="00521239" w:rsidRPr="00155F65">
        <w:t xml:space="preserve"> </w:t>
      </w:r>
      <w:r w:rsidR="00521239" w:rsidRPr="00155F65">
        <w:fldChar w:fldCharType="begin" w:fldLock="1"/>
      </w:r>
      <w:r w:rsidR="00FC61B1" w:rsidRPr="00155F65">
        <w:instrText>ADDIN CSL_CITATION {"citationItems":[{"id":"ITEM-1","itemData":{"author":[{"dropping-particle":"","family":"R Core Team","given":"","non-dropping-particle":"","parse-names":false,"suffix":""}],"id":"ITEM-1","issued":{"date-parts":[["2020"]]},"publisher":"R Foundation for Statistical Computing","publisher-place":"Vienna, Austria","title":"R: A Language and Environment for Statistical Computing","type":"article"},"uris":["http://www.mendeley.com/documents/?uuid=c574cded-d8e9-46e8-a5aa-08af517148be"]}],"mendeley":{"formattedCitation":"(R Core Team, 2020)","plainTextFormattedCitation":"(R Core Team, 2020)","previouslyFormattedCitation":"(R Core Team, 2020)"},"properties":{"noteIndex":0},"schema":"https://github.com/citation-style-language/schema/raw/master/csl-citation.json"}</w:instrText>
      </w:r>
      <w:r w:rsidR="00521239" w:rsidRPr="00155F65">
        <w:fldChar w:fldCharType="separate"/>
      </w:r>
      <w:r w:rsidR="00AB1402" w:rsidRPr="00155F65">
        <w:rPr>
          <w:noProof/>
        </w:rPr>
        <w:t>(R Core Team, 2020)</w:t>
      </w:r>
      <w:r w:rsidR="00521239" w:rsidRPr="00155F65">
        <w:fldChar w:fldCharType="end"/>
      </w:r>
      <w:r w:rsidRPr="00155F65">
        <w:t>.</w:t>
      </w:r>
    </w:p>
    <w:p w14:paraId="00000041" w14:textId="77777777" w:rsidR="005660EC" w:rsidRPr="00155F65" w:rsidRDefault="005660EC" w:rsidP="00F755AB">
      <w:pPr>
        <w:spacing w:line="480" w:lineRule="auto"/>
      </w:pPr>
    </w:p>
    <w:p w14:paraId="00000042" w14:textId="77777777" w:rsidR="005660EC" w:rsidRPr="00155F65" w:rsidRDefault="00FB0BCD" w:rsidP="00F755AB">
      <w:pPr>
        <w:pStyle w:val="Heading1"/>
        <w:spacing w:before="0" w:after="0" w:line="480" w:lineRule="auto"/>
        <w:rPr>
          <w:rFonts w:ascii="Times New Roman" w:eastAsia="Times New Roman" w:hAnsi="Times New Roman" w:cs="Times New Roman"/>
          <w:sz w:val="24"/>
          <w:szCs w:val="24"/>
        </w:rPr>
      </w:pPr>
      <w:bookmarkStart w:id="11" w:name="_heading=h.vvaum7t6l9nd" w:colFirst="0" w:colLast="0"/>
      <w:bookmarkEnd w:id="11"/>
      <w:r w:rsidRPr="00155F65">
        <w:rPr>
          <w:rFonts w:ascii="Times New Roman" w:eastAsia="Times New Roman" w:hAnsi="Times New Roman" w:cs="Times New Roman"/>
          <w:sz w:val="24"/>
          <w:szCs w:val="24"/>
        </w:rPr>
        <w:t>RESULTS:</w:t>
      </w:r>
    </w:p>
    <w:p w14:paraId="00000043" w14:textId="77777777" w:rsidR="005660EC" w:rsidRPr="00155F65" w:rsidRDefault="00FB0BCD" w:rsidP="00F755AB">
      <w:pPr>
        <w:pStyle w:val="Heading2"/>
        <w:spacing w:before="0" w:after="0" w:line="480" w:lineRule="auto"/>
        <w:rPr>
          <w:rFonts w:ascii="Times New Roman" w:eastAsia="Times New Roman" w:hAnsi="Times New Roman" w:cs="Times New Roman"/>
          <w:b w:val="0"/>
          <w:sz w:val="24"/>
          <w:szCs w:val="24"/>
          <w:u w:val="single"/>
        </w:rPr>
      </w:pPr>
      <w:bookmarkStart w:id="12" w:name="_heading=h.r1wyxo7lcm9s" w:colFirst="0" w:colLast="0"/>
      <w:bookmarkEnd w:id="12"/>
      <w:r w:rsidRPr="00155F65">
        <w:rPr>
          <w:rFonts w:ascii="Times New Roman" w:eastAsia="Times New Roman" w:hAnsi="Times New Roman" w:cs="Times New Roman"/>
          <w:b w:val="0"/>
          <w:sz w:val="24"/>
          <w:szCs w:val="24"/>
          <w:u w:val="single"/>
        </w:rPr>
        <w:t>Spawning Adults</w:t>
      </w:r>
    </w:p>
    <w:p w14:paraId="00000044" w14:textId="77777777" w:rsidR="005660EC" w:rsidRPr="00155F65" w:rsidRDefault="00FB0BCD" w:rsidP="00F755AB">
      <w:pPr>
        <w:spacing w:line="480" w:lineRule="auto"/>
      </w:pPr>
      <w:r w:rsidRPr="00155F65">
        <w:t>Total lengths and fresh mass of spawning adults used for gamete collection varied widely among study groups (Table 2). LK-Vendace were notably smaller than all other study groups. The remaining study groups varied less in size, but LK-Whitefish were smaller than LS-Cisco and LO-Cisco.</w:t>
      </w:r>
    </w:p>
    <w:p w14:paraId="00000045" w14:textId="77777777" w:rsidR="005660EC" w:rsidRPr="00155F65" w:rsidRDefault="005660EC" w:rsidP="00F755AB">
      <w:pPr>
        <w:spacing w:line="480" w:lineRule="auto"/>
      </w:pPr>
    </w:p>
    <w:p w14:paraId="00000046" w14:textId="77777777" w:rsidR="005660EC" w:rsidRPr="00155F65" w:rsidRDefault="00A65FF0" w:rsidP="00F755AB">
      <w:pPr>
        <w:spacing w:line="480" w:lineRule="auto"/>
      </w:pPr>
      <w:sdt>
        <w:sdtPr>
          <w:tag w:val="goog_rdk_1"/>
          <w:id w:val="997392607"/>
        </w:sdtPr>
        <w:sdtEndPr/>
        <w:sdtContent/>
      </w:sdt>
      <w:r w:rsidR="00FB0BCD" w:rsidRPr="00155F65">
        <w:t>The LK-Vendace females had the smallest egg diameters and LO-Cisco females had the largest egg diameters among the study groups (Table 3). LK-Whitefish and LS-Cisco egg diameters were similar (Table 3).</w:t>
      </w:r>
    </w:p>
    <w:p w14:paraId="00000047" w14:textId="77777777" w:rsidR="005660EC" w:rsidRPr="00155F65" w:rsidRDefault="005660EC" w:rsidP="00F755AB">
      <w:pPr>
        <w:spacing w:line="480" w:lineRule="auto"/>
      </w:pPr>
    </w:p>
    <w:p w14:paraId="00000048" w14:textId="77777777" w:rsidR="005660EC" w:rsidRPr="00155F65" w:rsidRDefault="00FB0BCD" w:rsidP="00F755AB">
      <w:pPr>
        <w:pStyle w:val="Heading2"/>
        <w:spacing w:before="0" w:after="0" w:line="480" w:lineRule="auto"/>
        <w:rPr>
          <w:rFonts w:ascii="Times New Roman" w:eastAsia="Times New Roman" w:hAnsi="Times New Roman" w:cs="Times New Roman"/>
          <w:b w:val="0"/>
          <w:sz w:val="24"/>
          <w:szCs w:val="24"/>
          <w:u w:val="single"/>
        </w:rPr>
      </w:pPr>
      <w:bookmarkStart w:id="13" w:name="_heading=h.8fir31drham8" w:colFirst="0" w:colLast="0"/>
      <w:bookmarkEnd w:id="13"/>
      <w:r w:rsidRPr="00155F65">
        <w:rPr>
          <w:rFonts w:ascii="Times New Roman" w:eastAsia="Times New Roman" w:hAnsi="Times New Roman" w:cs="Times New Roman"/>
          <w:b w:val="0"/>
          <w:sz w:val="24"/>
          <w:szCs w:val="24"/>
          <w:u w:val="single"/>
        </w:rPr>
        <w:lastRenderedPageBreak/>
        <w:t>Life-History and Morphological Traits and Variance Components</w:t>
      </w:r>
    </w:p>
    <w:p w14:paraId="00000049" w14:textId="77777777" w:rsidR="005660EC" w:rsidRPr="00155F65" w:rsidRDefault="00FB0BCD" w:rsidP="00F755AB">
      <w:pPr>
        <w:spacing w:line="480" w:lineRule="auto"/>
      </w:pPr>
      <w:r w:rsidRPr="00155F65">
        <w:t xml:space="preserve">All cisco traits had significant interaction effects between population and incubation temperature (maximum </w:t>
      </w:r>
      <w:r w:rsidRPr="00155F65">
        <w:rPr>
          <w:i/>
        </w:rPr>
        <w:t>P</w:t>
      </w:r>
      <w:r w:rsidRPr="00155F65">
        <w:t xml:space="preserve"> &lt; 0.001; Tables 4 and 5). All vendace and European whitefish traits had significant interaction effects between species and incubation temperature (maximum </w:t>
      </w:r>
      <w:r w:rsidRPr="00155F65">
        <w:rPr>
          <w:i/>
        </w:rPr>
        <w:t>P</w:t>
      </w:r>
      <w:r w:rsidRPr="00155F65">
        <w:t xml:space="preserve"> = 0.002; Tables 4 and 5). The interaction effects precluded any interpretation of main effects, but did suggest contrasting norms of reaction for the model groups. Below we describe the interaction effects. All random effects (</w:t>
      </w:r>
      <w:r w:rsidRPr="00155F65">
        <w:rPr>
          <w:i/>
        </w:rPr>
        <w:t xml:space="preserve">i.e., </w:t>
      </w:r>
      <w:r w:rsidRPr="00155F65">
        <w:t xml:space="preserve">female, male, and female x male) were significant (maximum </w:t>
      </w:r>
      <w:r w:rsidRPr="00155F65">
        <w:rPr>
          <w:i/>
        </w:rPr>
        <w:t>P</w:t>
      </w:r>
      <w:r w:rsidRPr="00155F65">
        <w:t xml:space="preserve"> = 0.038) except male for LAH and female x male for LAH and YSV in cisco  (Tables 4 and 5). All statistical model results can be found in Tables 4 and 5.</w:t>
      </w:r>
    </w:p>
    <w:p w14:paraId="0000004A" w14:textId="77777777" w:rsidR="005660EC" w:rsidRPr="00155F65" w:rsidRDefault="005660EC" w:rsidP="00F755AB">
      <w:pPr>
        <w:spacing w:line="480" w:lineRule="auto"/>
      </w:pPr>
    </w:p>
    <w:p w14:paraId="0000004B" w14:textId="77777777" w:rsidR="005660EC" w:rsidRPr="00155F65" w:rsidRDefault="00FB0BCD" w:rsidP="00F755AB">
      <w:pPr>
        <w:pStyle w:val="Heading3"/>
        <w:spacing w:before="0" w:after="0" w:line="480" w:lineRule="auto"/>
        <w:rPr>
          <w:rFonts w:ascii="Times New Roman" w:eastAsia="Times New Roman" w:hAnsi="Times New Roman" w:cs="Times New Roman"/>
          <w:b w:val="0"/>
          <w:i/>
          <w:sz w:val="24"/>
          <w:szCs w:val="24"/>
        </w:rPr>
      </w:pPr>
      <w:bookmarkStart w:id="14" w:name="_heading=h.hhd41vl92a0e" w:colFirst="0" w:colLast="0"/>
      <w:bookmarkEnd w:id="14"/>
      <w:r w:rsidRPr="00155F65">
        <w:rPr>
          <w:rFonts w:ascii="Times New Roman" w:eastAsia="Times New Roman" w:hAnsi="Times New Roman" w:cs="Times New Roman"/>
          <w:b w:val="0"/>
          <w:i/>
          <w:sz w:val="24"/>
          <w:szCs w:val="24"/>
        </w:rPr>
        <w:t>Embryo Survival</w:t>
      </w:r>
    </w:p>
    <w:p w14:paraId="0000004C" w14:textId="77777777" w:rsidR="005660EC" w:rsidRPr="00155F65" w:rsidRDefault="00FB0BCD" w:rsidP="00F755AB">
      <w:pPr>
        <w:spacing w:line="480" w:lineRule="auto"/>
      </w:pPr>
      <w:r w:rsidRPr="00155F65">
        <w:t>Embryo survival was highest among all study groups at the coldest temperature and lowest at the warmest temperature (Figure 3). The effect of temperature for cisco depended on population because embryo survival was higher for LO-Cisco (99.3%) than LS-Cisco (80.0%) at the coldest temperature but not different between populations (&lt;0.1%) at the warmest temperature (Figure 3). For Lake Southern Konnevesi, the effect of temperature depended on species because the difference in embryo survival between LK-Vendace and LK-Whitefish was less pronounced at the coldest temperature (29.0%) than at the warmest temperature (50.5%; Figure 3). LK-Vendace and LK-Whitefish embryo survival had a differential temperature response as LK-Whitefish had a greater decrease (74.4%) than LK-Vendace (17.7%) from the coldest to warmest incubation temperatures. LK-Whitefish had the strongest, decreasing response to increasing incubation temperatures compared to all other study groups (Figure 3).</w:t>
      </w:r>
    </w:p>
    <w:p w14:paraId="0000004D" w14:textId="77777777" w:rsidR="005660EC" w:rsidRPr="00155F65" w:rsidRDefault="005660EC" w:rsidP="00F755AB">
      <w:pPr>
        <w:spacing w:line="480" w:lineRule="auto"/>
      </w:pPr>
    </w:p>
    <w:p w14:paraId="0000004E" w14:textId="77777777" w:rsidR="005660EC" w:rsidRPr="00155F65" w:rsidRDefault="00FB0BCD" w:rsidP="00F755AB">
      <w:pPr>
        <w:spacing w:line="480" w:lineRule="auto"/>
      </w:pPr>
      <w:r w:rsidRPr="00155F65">
        <w:lastRenderedPageBreak/>
        <w:t>In the phenotypic variance component analysis, the residual error was the largest component of phenotypic variation in embryo survival (means &gt;55.2%) for all study groups (Figure 4, SI Table 1). The mean female variance had the highest percentage, excluding error, of the phenotypic variation in embryo survival for LK-Vendace (17.4%), LS-Cisco (24.1%), and LO-Cisco (19.9%; Figure 4, SI Table 1). The female variance component correlations for embryo survival had either negative or no correlations to increasing temperature; however, male and error variances had positive and no correlations suggesting that as the female component decreases at higher temperatures the importance of the male component and error increases (Table 6).</w:t>
      </w:r>
    </w:p>
    <w:p w14:paraId="0000004F" w14:textId="77777777" w:rsidR="005660EC" w:rsidRPr="00155F65" w:rsidRDefault="005660EC" w:rsidP="00F755AB">
      <w:pPr>
        <w:spacing w:line="480" w:lineRule="auto"/>
      </w:pPr>
    </w:p>
    <w:p w14:paraId="00000050" w14:textId="77777777" w:rsidR="005660EC" w:rsidRPr="00155F65" w:rsidRDefault="00FB0BCD" w:rsidP="00F755AB">
      <w:pPr>
        <w:pStyle w:val="Heading3"/>
        <w:spacing w:before="0" w:after="0" w:line="480" w:lineRule="auto"/>
        <w:rPr>
          <w:rFonts w:ascii="Times New Roman" w:eastAsia="Times New Roman" w:hAnsi="Times New Roman" w:cs="Times New Roman"/>
          <w:b w:val="0"/>
          <w:i/>
          <w:sz w:val="24"/>
          <w:szCs w:val="24"/>
        </w:rPr>
      </w:pPr>
      <w:bookmarkStart w:id="15" w:name="_heading=h.h4aggziy0q2e" w:colFirst="0" w:colLast="0"/>
      <w:bookmarkEnd w:id="15"/>
      <w:r w:rsidRPr="00155F65">
        <w:rPr>
          <w:rFonts w:ascii="Times New Roman" w:eastAsia="Times New Roman" w:hAnsi="Times New Roman" w:cs="Times New Roman"/>
          <w:b w:val="0"/>
          <w:i/>
          <w:sz w:val="24"/>
          <w:szCs w:val="24"/>
        </w:rPr>
        <w:t>Incubation Period (days post-fertilization)</w:t>
      </w:r>
    </w:p>
    <w:p w14:paraId="00000051" w14:textId="77777777" w:rsidR="005660EC" w:rsidRPr="00155F65" w:rsidRDefault="00FB0BCD" w:rsidP="00F755AB">
      <w:pPr>
        <w:spacing w:line="480" w:lineRule="auto"/>
      </w:pPr>
      <w:r w:rsidRPr="00155F65">
        <w:t xml:space="preserve">The number of days post-fertilization to hatching was highest for all study groups at the coldest temperature and decreased as temperature increased (Figure 3). For cisco, DPF was higher for LO-Cisco (179.2 days) than LS-Cisco (154.3 days) at the coldest temperature and the difference  between populations was less pronounced at the warmest temperature (5.0 days; Figure 3). </w:t>
      </w:r>
    </w:p>
    <w:p w14:paraId="00000052" w14:textId="77777777" w:rsidR="005660EC" w:rsidRPr="00155F65" w:rsidRDefault="00FB0BCD" w:rsidP="00F755AB">
      <w:pPr>
        <w:spacing w:line="480" w:lineRule="auto"/>
      </w:pPr>
      <w:r w:rsidRPr="00155F65">
        <w:t>For Lake Southern Konnevesi, the effect of temperature depended on species because the difference in DPF between LK-Vendace and LK-Whitefish was less pronounced at the coldest temperature (8.9 days) than at warmest temperature (27.3 days; Figure 3). All study groups had similar responses to temperature, with between 54.2 to 68.3% decreases in DPF from the coldest to warmest treatments. However, LS-Cisco, LO-Cisco, and LK-Whitefish had a greater decrease in DPF (66.1, 68.3, 65.3%, respectively), than LK-Vendace (54.2%; Figure 3).</w:t>
      </w:r>
    </w:p>
    <w:p w14:paraId="00000053" w14:textId="77777777" w:rsidR="005660EC" w:rsidRPr="00155F65" w:rsidRDefault="005660EC" w:rsidP="00F755AB">
      <w:pPr>
        <w:spacing w:line="480" w:lineRule="auto"/>
      </w:pPr>
    </w:p>
    <w:p w14:paraId="00000054" w14:textId="77777777" w:rsidR="005660EC" w:rsidRPr="00155F65" w:rsidRDefault="00FB0BCD" w:rsidP="00F755AB">
      <w:pPr>
        <w:spacing w:line="480" w:lineRule="auto"/>
      </w:pPr>
      <w:r w:rsidRPr="00155F65">
        <w:t xml:space="preserve">In the phenotypic variance component analysis, the residual error was the largest component of phenotypic variation in DPF (means &gt;60.8%) for LK-Vendace and LS-Cisco (Figure 4, SI Table </w:t>
      </w:r>
      <w:r w:rsidRPr="00155F65">
        <w:lastRenderedPageBreak/>
        <w:t>1). The mean female variance was the largest phenotypic variation component in DPF for LO-Cisco (47.1%). LK-Vendace and LS-Cisco had similar mean female variances for DPF across all temperatures, with 28.1 and 21.0%, respectively (Figure 4, SI Table 1). The DPF correlations for female effect had a negative response to temperature for LS-Cisco and LO-Cisco (Table 6).</w:t>
      </w:r>
    </w:p>
    <w:p w14:paraId="00000055" w14:textId="77777777" w:rsidR="005660EC" w:rsidRPr="00155F65" w:rsidRDefault="005660EC" w:rsidP="00F755AB">
      <w:pPr>
        <w:spacing w:line="480" w:lineRule="auto"/>
      </w:pPr>
    </w:p>
    <w:p w14:paraId="00000056" w14:textId="77777777" w:rsidR="005660EC" w:rsidRPr="00155F65" w:rsidRDefault="00FB0BCD" w:rsidP="00F755AB">
      <w:pPr>
        <w:pStyle w:val="Heading3"/>
        <w:spacing w:before="0" w:after="0" w:line="480" w:lineRule="auto"/>
        <w:rPr>
          <w:rFonts w:ascii="Times New Roman" w:eastAsia="Times New Roman" w:hAnsi="Times New Roman" w:cs="Times New Roman"/>
          <w:b w:val="0"/>
          <w:i/>
          <w:sz w:val="24"/>
          <w:szCs w:val="24"/>
        </w:rPr>
      </w:pPr>
      <w:bookmarkStart w:id="16" w:name="_heading=h.mqokvs42qlve" w:colFirst="0" w:colLast="0"/>
      <w:bookmarkEnd w:id="16"/>
      <w:r w:rsidRPr="00155F65">
        <w:rPr>
          <w:rFonts w:ascii="Times New Roman" w:eastAsia="Times New Roman" w:hAnsi="Times New Roman" w:cs="Times New Roman"/>
          <w:b w:val="0"/>
          <w:i/>
          <w:sz w:val="24"/>
          <w:szCs w:val="24"/>
        </w:rPr>
        <w:t>Incubation Period (accumulated degree-days)</w:t>
      </w:r>
    </w:p>
    <w:p w14:paraId="00000057" w14:textId="77777777" w:rsidR="005660EC" w:rsidRPr="00155F65" w:rsidRDefault="00FB0BCD" w:rsidP="00F755AB">
      <w:pPr>
        <w:spacing w:line="480" w:lineRule="auto"/>
      </w:pPr>
      <w:r w:rsidRPr="00155F65">
        <w:t>Accumulated degree-days were highest for all study groups at 6.9°C (Figure 3). The effect of temperature for cisco depended on population because ADD was higher for LO-Cisco (531.9 and 547.7 ADD) than LS-Cisco (461.0 and 492.5 ADD) at the cold and warm temperatures, respectively, and the differences between populations were less pronounced at the coldest and warmest temperatures (49.2 and 41.3 ADD, respectively; Figure 3). LS-Cisco and LO-Cisco ADD responded similarly to increasing incubation temperature. For Lake Southern Konnevesi, the effect of temperature depended on species because the difference in ADD between LK-Vendace and LK-Whitefish was less pronounced at the coldest temperature (7.7 ADD) than at the warm temperature (198.1 ADD; Figure 3). LK-Vendace and LK-Whitefish ADD had a differential temperature response as LK-Vendace had a greater increase (198.4%) than LK-Whitefish (159.4%) from the coldest to warm treatment. LK-Vendace had the strongest, increasing response to increasing incubation temperatures compared to all other study groups (Figure 3).</w:t>
      </w:r>
    </w:p>
    <w:p w14:paraId="00000058" w14:textId="77777777" w:rsidR="005660EC" w:rsidRPr="00155F65" w:rsidRDefault="005660EC" w:rsidP="00F755AB">
      <w:pPr>
        <w:spacing w:line="480" w:lineRule="auto"/>
      </w:pPr>
    </w:p>
    <w:p w14:paraId="00000059" w14:textId="77777777" w:rsidR="005660EC" w:rsidRPr="00155F65" w:rsidRDefault="00FB0BCD" w:rsidP="00F755AB">
      <w:pPr>
        <w:spacing w:line="480" w:lineRule="auto"/>
      </w:pPr>
      <w:r w:rsidRPr="00155F65">
        <w:t xml:space="preserve">In the phenotypic variance component analysis and correlations, ADD had a similar response as DPF among all study groups as the data only had a different temperature scaling factor (Figure 4, SI Table 1, Table 6). </w:t>
      </w:r>
    </w:p>
    <w:p w14:paraId="0000005A" w14:textId="77777777" w:rsidR="005660EC" w:rsidRPr="00155F65" w:rsidRDefault="005660EC" w:rsidP="00F755AB">
      <w:pPr>
        <w:spacing w:line="480" w:lineRule="auto"/>
      </w:pPr>
    </w:p>
    <w:p w14:paraId="0000005B" w14:textId="77777777" w:rsidR="005660EC" w:rsidRPr="00155F65" w:rsidRDefault="00FB0BCD" w:rsidP="00F755AB">
      <w:pPr>
        <w:pStyle w:val="Heading3"/>
        <w:spacing w:before="0" w:after="0" w:line="480" w:lineRule="auto"/>
        <w:rPr>
          <w:rFonts w:ascii="Times New Roman" w:eastAsia="Times New Roman" w:hAnsi="Times New Roman" w:cs="Times New Roman"/>
          <w:b w:val="0"/>
          <w:i/>
          <w:sz w:val="24"/>
          <w:szCs w:val="24"/>
        </w:rPr>
      </w:pPr>
      <w:bookmarkStart w:id="17" w:name="_heading=h.3dzzcn6xy06p" w:colFirst="0" w:colLast="0"/>
      <w:bookmarkEnd w:id="17"/>
      <w:r w:rsidRPr="00155F65">
        <w:rPr>
          <w:rFonts w:ascii="Times New Roman" w:eastAsia="Times New Roman" w:hAnsi="Times New Roman" w:cs="Times New Roman"/>
          <w:b w:val="0"/>
          <w:i/>
          <w:sz w:val="24"/>
          <w:szCs w:val="24"/>
        </w:rPr>
        <w:t>Length-at-Hatch</w:t>
      </w:r>
    </w:p>
    <w:p w14:paraId="0000005C" w14:textId="77777777" w:rsidR="005660EC" w:rsidRPr="00155F65" w:rsidRDefault="00FB0BCD" w:rsidP="00F755AB">
      <w:pPr>
        <w:spacing w:line="480" w:lineRule="auto"/>
      </w:pPr>
      <w:r w:rsidRPr="00155F65">
        <w:t>All study groups had a common, decreasing response in LAH as temperature increased (Figure 5). For cisco, LAH was higher for LO-Cisco (11.32 and 9.75 mm) than LS-Cisco (10.21 and 8.68 mm) at the coldest and warmest temperatures, respectively, and the difference between populations was less pronounced at the cold and warm temperatures (0.99 and 0.90 mm, respectively; Figure 5). LS-Cisco and LO-Cisco responded to increasing incubation temperature with a 15.9 and 13.8% respective decrease in LAH from the coldest to warmest treatments. For Lake Southern Konnevesi, the effect of temperature depended on species because the difference in LAH between LK-Vendace and LK-Whitefish was more pronounced at the cold and warm temperatures (2.73 and 2.72 mm, respectively) than at the coldest and warmest temperatures (2.68 and 2.61 mm, respectively; Figure 5). LK-Vendace and LK-Whitefish each responded similarly to temperature with a 9.0 and 9.2% respective decrease in LAH from the coldest to warmest treatments. LS-Cisco and LO-Cisco LAH had a stronger, decreasing response to increasing incubation temperatures than LK-Vendace and LK-Whitefish (Figure 5).</w:t>
      </w:r>
    </w:p>
    <w:p w14:paraId="0000005D" w14:textId="77777777" w:rsidR="005660EC" w:rsidRPr="00155F65" w:rsidRDefault="005660EC" w:rsidP="00F755AB">
      <w:pPr>
        <w:spacing w:line="480" w:lineRule="auto"/>
      </w:pPr>
    </w:p>
    <w:p w14:paraId="0000005E" w14:textId="77777777" w:rsidR="005660EC" w:rsidRPr="00155F65" w:rsidRDefault="00FB0BCD" w:rsidP="00F755AB">
      <w:pPr>
        <w:spacing w:line="480" w:lineRule="auto"/>
      </w:pPr>
      <w:r w:rsidRPr="00155F65">
        <w:t>In the phenotypic variance component analysis, the residual error was the largest component of phenotypic variation in LAH (means &gt;49.2%) for all study groups (Figure 4, SI Table 2). The mean female variance had the highest percentage, excluding error, of the phenotypic variation in LAH for LK-Vendace (40.6%), LS-Cisco (38.2%), and LO-Cisco (17.1%; Figure 4, SI Table 2). The LAH correlations for each study group had a similar response to temperature with negative or no female and male correlations and positive or no female x male correlations (Table 6).</w:t>
      </w:r>
    </w:p>
    <w:p w14:paraId="0000005F" w14:textId="77777777" w:rsidR="005660EC" w:rsidRPr="00155F65" w:rsidRDefault="005660EC" w:rsidP="00F755AB">
      <w:pPr>
        <w:spacing w:line="480" w:lineRule="auto"/>
      </w:pPr>
    </w:p>
    <w:p w14:paraId="00000060" w14:textId="77777777" w:rsidR="005660EC" w:rsidRPr="00155F65" w:rsidRDefault="00FB0BCD" w:rsidP="00F755AB">
      <w:pPr>
        <w:pStyle w:val="Heading3"/>
        <w:spacing w:before="0" w:after="0" w:line="480" w:lineRule="auto"/>
        <w:rPr>
          <w:rFonts w:ascii="Times New Roman" w:eastAsia="Times New Roman" w:hAnsi="Times New Roman" w:cs="Times New Roman"/>
          <w:b w:val="0"/>
          <w:i/>
          <w:sz w:val="24"/>
          <w:szCs w:val="24"/>
        </w:rPr>
      </w:pPr>
      <w:bookmarkStart w:id="18" w:name="_heading=h.sn67c1in18em" w:colFirst="0" w:colLast="0"/>
      <w:bookmarkEnd w:id="18"/>
      <w:r w:rsidRPr="00155F65">
        <w:rPr>
          <w:rFonts w:ascii="Times New Roman" w:eastAsia="Times New Roman" w:hAnsi="Times New Roman" w:cs="Times New Roman"/>
          <w:b w:val="0"/>
          <w:i/>
          <w:sz w:val="24"/>
          <w:szCs w:val="24"/>
        </w:rPr>
        <w:lastRenderedPageBreak/>
        <w:t>Yolk-sac Volume</w:t>
      </w:r>
    </w:p>
    <w:p w14:paraId="00000061" w14:textId="77777777" w:rsidR="005660EC" w:rsidRPr="00155F65" w:rsidRDefault="00FB0BCD" w:rsidP="00F755AB">
      <w:pPr>
        <w:spacing w:line="480" w:lineRule="auto"/>
      </w:pPr>
      <w:r w:rsidRPr="00155F65">
        <w:t>Yolk-sac volume was highest for all study groups at 9.0°C and decreased as temperature decreased (Figure 5). For cisco, the difference in YSV was similar between populations at the warmest incubation temperature (0.04 mm</w:t>
      </w:r>
      <w:r w:rsidRPr="00155F65">
        <w:rPr>
          <w:vertAlign w:val="superscript"/>
        </w:rPr>
        <w:t>3</w:t>
      </w:r>
      <w:r w:rsidRPr="00155F65">
        <w:t>) but diverged as incubation temperature decreased; YSV in LO-Cisco (0.40 mm</w:t>
      </w:r>
      <w:r w:rsidRPr="00155F65">
        <w:rPr>
          <w:vertAlign w:val="superscript"/>
        </w:rPr>
        <w:t>3</w:t>
      </w:r>
      <w:r w:rsidRPr="00155F65">
        <w:t>) was smaller than LS-Cisco (0.64 mm</w:t>
      </w:r>
      <w:r w:rsidRPr="00155F65">
        <w:rPr>
          <w:vertAlign w:val="superscript"/>
        </w:rPr>
        <w:t>3</w:t>
      </w:r>
      <w:r w:rsidRPr="00155F65">
        <w:t>) at the coldest temperature (Figure 5). Yolk-sac volume in LS-Cisco and LO-Cisco responded differently to incubation temperature, with a 203.6 and 311.0% respective increase from the coldest to warmest treatment. For Lake Southern Konnevesi, the effect of temperature depended on species because the difference in YSV between LK-Vendace and LK-Whitefish was less pronounced at the coldest temperature (0.20 mm</w:t>
      </w:r>
      <w:r w:rsidRPr="00155F65">
        <w:rPr>
          <w:vertAlign w:val="superscript"/>
        </w:rPr>
        <w:t>3</w:t>
      </w:r>
      <w:r w:rsidRPr="00155F65">
        <w:t>) than at the warmest temperature (1.07 mm</w:t>
      </w:r>
      <w:r w:rsidRPr="00155F65">
        <w:rPr>
          <w:vertAlign w:val="superscript"/>
        </w:rPr>
        <w:t>3</w:t>
      </w:r>
      <w:r w:rsidRPr="00155F65">
        <w:t>; Figure 5). LK-Vendace and LK-Whitefish had the strongest response to temperature with an increase in YSV of 445.0 and 536.6% from the coldest to warmest treatment, respectively. LK-Vendace and LK-Whitefish had a stronger, increasing response to increasing incubation temperatures in YSV than LS-Cisco and LO-Cisco (Figure 5).</w:t>
      </w:r>
    </w:p>
    <w:p w14:paraId="00000062" w14:textId="77777777" w:rsidR="005660EC" w:rsidRPr="00155F65" w:rsidRDefault="005660EC" w:rsidP="00F755AB">
      <w:pPr>
        <w:spacing w:line="480" w:lineRule="auto"/>
      </w:pPr>
    </w:p>
    <w:p w14:paraId="00000063" w14:textId="77777777" w:rsidR="005660EC" w:rsidRPr="00155F65" w:rsidRDefault="00FB0BCD" w:rsidP="00F755AB">
      <w:pPr>
        <w:spacing w:line="480" w:lineRule="auto"/>
      </w:pPr>
      <w:r w:rsidRPr="00155F65">
        <w:t>In the phenotypic variance component analysis, the residual error was the largest component of phenotypic variation in YSV (means &gt;53.9%) for all study groups (Figure 4, SI Table 2). The mean YSV female variance was the highest percentage, excluding error, of the phenotypic variation for LK-Vendace (23.9%), LS-Cisco (20.5%), and LO-Cisco (23.9%; Figure 4, SI Table 2). The YSV correlations for female, female x male, and error variance components had differential responses to temperature with positive female, positive female x male, and negative error correlations for LK-Vendace, while LS-Ciso had inverse correlations to LK-Vendace (Table 6). All LO-Cisco variance components had no correlation to temperature (Table 6).</w:t>
      </w:r>
    </w:p>
    <w:p w14:paraId="00000064" w14:textId="77777777" w:rsidR="005660EC" w:rsidRPr="00155F65" w:rsidRDefault="005660EC" w:rsidP="00F755AB">
      <w:pPr>
        <w:spacing w:line="480" w:lineRule="auto"/>
      </w:pPr>
    </w:p>
    <w:p w14:paraId="00000065" w14:textId="77777777" w:rsidR="005660EC" w:rsidRPr="00155F65" w:rsidRDefault="00FB0BCD" w:rsidP="00F755AB">
      <w:pPr>
        <w:pStyle w:val="Heading1"/>
        <w:spacing w:before="0" w:after="0" w:line="480" w:lineRule="auto"/>
        <w:rPr>
          <w:rFonts w:ascii="Times New Roman" w:eastAsia="Times New Roman" w:hAnsi="Times New Roman" w:cs="Times New Roman"/>
          <w:sz w:val="24"/>
          <w:szCs w:val="24"/>
        </w:rPr>
      </w:pPr>
      <w:bookmarkStart w:id="19" w:name="_heading=h.wdev1elipezg" w:colFirst="0" w:colLast="0"/>
      <w:bookmarkEnd w:id="19"/>
      <w:r w:rsidRPr="00155F65">
        <w:rPr>
          <w:rFonts w:ascii="Times New Roman" w:eastAsia="Times New Roman" w:hAnsi="Times New Roman" w:cs="Times New Roman"/>
          <w:sz w:val="24"/>
          <w:szCs w:val="24"/>
        </w:rPr>
        <w:t>DISCUSSION:</w:t>
      </w:r>
    </w:p>
    <w:p w14:paraId="00000066" w14:textId="77777777" w:rsidR="005660EC" w:rsidRPr="00155F65" w:rsidRDefault="00FB0BCD" w:rsidP="00F755AB">
      <w:pPr>
        <w:spacing w:line="480" w:lineRule="auto"/>
      </w:pPr>
      <w:r w:rsidRPr="00155F65">
        <w:t>Our incubation experiments demonstrated both similar and contrasting reaction norms to temperature for life-history and morphological traits in conspecific and congeneric coregonines. First, we found contrasting responses to temperature in embryo survival within and among study groups (</w:t>
      </w:r>
      <w:r w:rsidRPr="00155F65">
        <w:rPr>
          <w:i/>
        </w:rPr>
        <w:t>i.e.,</w:t>
      </w:r>
      <w:r w:rsidRPr="00155F65">
        <w:t xml:space="preserve"> conspecifics and congeners). Second, incubation periods (both DPF and ADD) responded similarly to increasing temperature (negative response for DPF and positive response for ADD) among study groups, however, LK-Vendace had the strongest response and longest incubations across all temperatures. Third, all study groups had similar negative responses to temperature for LAH and positive responses in YSV, with the strongest responses for LAH in LS-Cisco and LO-Cisco and for YSV in LK-Vendace and LK-Whitefish. Lastly, differential levels of parental effects were found within and among study groups and traits.</w:t>
      </w:r>
    </w:p>
    <w:p w14:paraId="00000067" w14:textId="77777777" w:rsidR="005660EC" w:rsidRPr="00155F65" w:rsidRDefault="005660EC" w:rsidP="00F755AB">
      <w:pPr>
        <w:spacing w:line="480" w:lineRule="auto"/>
      </w:pPr>
    </w:p>
    <w:p w14:paraId="00000068" w14:textId="4A3F97A3" w:rsidR="005660EC" w:rsidRPr="00155F65" w:rsidRDefault="00FB0BCD" w:rsidP="00F755AB">
      <w:pPr>
        <w:spacing w:line="480" w:lineRule="auto"/>
      </w:pPr>
      <w:r w:rsidRPr="00155F65">
        <w:t>Embryo survival had an overall negative correlation with increasing temperature among all study groups. However, populations of ciscos and congeneric species from the same lake (</w:t>
      </w:r>
      <w:r w:rsidRPr="00155F65">
        <w:rPr>
          <w:i/>
        </w:rPr>
        <w:t>i.e.,</w:t>
      </w:r>
      <w:r w:rsidRPr="00155F65">
        <w:t xml:space="preserve"> vendace and European whitefish) had contrasting levels of response to temperature. LK-Whitefish embryo survival had the strongest, negative response to temperature (74.4% survival loss) and all other study groups were impacted less (&lt; 26% survival loss) by increasing temperatures. The contrasting levels of response in embryo survival to increased incubation temperatures among study groups was surprising because temperature is the main force determining coregonine embryo development</w:t>
      </w:r>
      <w:r w:rsidR="00FC61B1" w:rsidRPr="00155F65">
        <w:t xml:space="preserve"> </w:t>
      </w:r>
      <w:r w:rsidR="00FC61B1" w:rsidRPr="00155F65">
        <w:fldChar w:fldCharType="begin" w:fldLock="1"/>
      </w:r>
      <w:r w:rsidR="0008158E" w:rsidRPr="00155F65">
        <w:instrText>ADDIN CSL_CITATION {"citationItems":[{"id":"ITEM-1","itemData":{"DOI":"10.1007/s10641-014-0331-y","abstract":"We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coregonids","type":"article-journal","volume":"98"},"uris":["http://www.mendeley.com/documents/?uuid=1120a55e-f2ad-394b-ad89-0b3bb220dad8"]}],"mendeley":{"formattedCitation":"(Karjalainen et al., 2015)","plainTextFormattedCitation":"(Karjalainen et al., 2015)","previouslyFormattedCitation":"(Karjalainen et al., 2015)"},"properties":{"noteIndex":0},"schema":"https://github.com/citation-style-language/schema/raw/master/csl-citation.json"}</w:instrText>
      </w:r>
      <w:r w:rsidR="00FC61B1" w:rsidRPr="00155F65">
        <w:fldChar w:fldCharType="separate"/>
      </w:r>
      <w:r w:rsidR="00FC61B1" w:rsidRPr="00155F65">
        <w:rPr>
          <w:noProof/>
        </w:rPr>
        <w:t>(Karjalainen et al., 2015)</w:t>
      </w:r>
      <w:r w:rsidR="00FC61B1" w:rsidRPr="00155F65">
        <w:fldChar w:fldCharType="end"/>
      </w:r>
      <w:r w:rsidRPr="00155F65">
        <w:t xml:space="preserve"> and survival</w:t>
      </w:r>
      <w:r w:rsidR="00FC61B1" w:rsidRPr="00155F65">
        <w:t xml:space="preserve"> </w:t>
      </w:r>
      <w:r w:rsidR="00FC61B1" w:rsidRPr="00155F65">
        <w:fldChar w:fldCharType="begin" w:fldLock="1"/>
      </w:r>
      <w:r w:rsidR="00DB7556" w:rsidRPr="00155F65">
        <w:instrText>ADDIN CSL_CITATION {"citationItems":[{"id":"ITEM-1","itemData":{"author":[{"dropping-particle":"","family":"Colby","given":"Peter J","non-dropping-particle":"","parse-names":false,"suffix":""},{"dropping-particle":"","family":"Brooke","given":"L T","non-dropping-particle":"","parse-names":false,"suffix":""}],"container-title":"Biology of Coregonid Fishes","id":"ITEM-1","issued":{"date-parts":[["1970"]]},"page":"417-428","title":"Survival and development of lake herring (Coregonus artedii) eggs at various incubation temperatures","type":"article-journal"},"uris":["http://www.mendeley.com/documents/?uuid=be77f340-adc8-48ad-9fb1-e21f45a7c8d5"]},{"id":"ITEM-2","itemData":{"DOI":"10.1577/1548-8659(1980)42[3:DASOEO]2.0.CO;2","ISSN":"0033-0779","author":[{"dropping-particle":"","family":"Brooke","given":"L T","non-dropping-particle":"","parse-names":false,"suffix":""},{"dropping-particle":"","family":"Colby","given":"Peter J","non-dropping-particle":"","parse-names":false,"suffix":""}],"container-title":"The Progressive Fish-Culturist","id":"ITEM-2","issue":"1","issued":{"date-parts":[["1980"]]},"page":"3-9","publisher":"Taylor &amp; Francis","title":"Development and survival of embryos of lake herring at different constant oxygen concentrations and temperatures","type":"article-journal","volume":"42"},"uris":["http://www.mendeley.com/documents/?uuid=8d41bcb9-6364-48ec-8c5f-7bdaf99688fa"]},{"id":"ITEM-3","itemData":{"DOI":"10.1016/0044-8486(84)90312-0","ISSN":"0044-8486","author":[{"dropping-particle":"","family":"Luczynski","given":"Miroslaw","non-dropping-particle":"","parse-names":false,"suffix":""},{"dropping-particle":"","family":"Kirklewska","given":"Alina","non-dropping-particle":"","parse-names":false,"suffix":""}],"container-title":"Aquaculture","id":"ITEM-3","issue":"1","issued":{"date-parts":[["1984"]]},"page":"43-55","publisher":"Elsevier","title":"Dependence of Coregonus albula embryogenesis rate on the incubation temperature","type":"article-journal","volume":"42"},"uris":["http://www.mendeley.com/documents/?uuid=a41a68c1-0329-4c01-8cf6-6aaa16910c05"]}],"mendeley":{"formattedCitation":"(Brooke &amp; Colby, 1980; Colby &amp; Brooke, 1970; Luczynski &amp; Kirklewska, 1984)","plainTextFormattedCitation":"(Brooke &amp; Colby, 1980; Colby &amp; Brooke, 1970; Luczynski &amp; Kirklewska, 1984)","previouslyFormattedCitation":"(Brooke &amp; Colby, 1980; Colby &amp; Brooke, 1970; Luczynski &amp; Kirklewska, 1984)"},"properties":{"noteIndex":0},"schema":"https://github.com/citation-style-language/schema/raw/master/csl-citation.json"}</w:instrText>
      </w:r>
      <w:r w:rsidR="00FC61B1" w:rsidRPr="00155F65">
        <w:fldChar w:fldCharType="separate"/>
      </w:r>
      <w:r w:rsidR="00FC61B1" w:rsidRPr="00155F65">
        <w:rPr>
          <w:noProof/>
        </w:rPr>
        <w:t>(Brooke &amp; Colby, 1980; Colby &amp; Brooke, 1970; Luczynski &amp; Kirklewska, 1984)</w:t>
      </w:r>
      <w:r w:rsidR="00FC61B1" w:rsidRPr="00155F65">
        <w:fldChar w:fldCharType="end"/>
      </w:r>
      <w:r w:rsidRPr="00155F65">
        <w:t xml:space="preserve">. If temperature was a dominant factor for embryo survival, we would have expected similar responses among all study groups. Additionally, our </w:t>
      </w:r>
      <w:r w:rsidRPr="00155F65">
        <w:lastRenderedPageBreak/>
        <w:t>experiment, temperature aside, provided near-optimal incubation conditions to individually reared embryos and these conditions are idealized compared to what occurs in the wild. For instance, embryos in the wild are deposited on the substratum and are exposed to deposited sediment that can impact survival</w:t>
      </w:r>
      <w:r w:rsidR="00FC61B1" w:rsidRPr="00155F65">
        <w:t xml:space="preserve"> </w:t>
      </w:r>
      <w:r w:rsidR="00FC61B1" w:rsidRPr="00155F65">
        <w:fldChar w:fldCharType="begin" w:fldLock="1"/>
      </w:r>
      <w:r w:rsidR="00FC61B1" w:rsidRPr="00155F65">
        <w:instrText>ADDIN CSL_CITATION {"citationItems":[{"id":"ITEM-1","itemData":{"author":[{"dropping-particle":"","family":"Müller","given":"Rudolf","non-dropping-particle":"","parse-names":false,"suffix":""}],"container-title":"The Dynamics and Use of Lacustrine Ecosystems","id":"ITEM-1","issued":{"date-parts":[["1992"]]},"page":"261-268","publisher":"Springer","title":"Trophic state and its implications for natural reproduction of salmonid fish","type":"chapter"},"uris":["http://www.mendeley.com/documents/?uuid=b908e2eb-49bb-4f6d-ba60-e9a4a3f87424"]}],"mendeley":{"formattedCitation":"(Müller, 1992)","plainTextFormattedCitation":"(Müller, 1992)","previouslyFormattedCitation":"(Müller, 1992)"},"properties":{"noteIndex":0},"schema":"https://github.com/citation-style-language/schema/raw/master/csl-citation.json"}</w:instrText>
      </w:r>
      <w:r w:rsidR="00FC61B1" w:rsidRPr="00155F65">
        <w:fldChar w:fldCharType="separate"/>
      </w:r>
      <w:r w:rsidR="00FC61B1" w:rsidRPr="00155F65">
        <w:rPr>
          <w:noProof/>
        </w:rPr>
        <w:t>(Müller, 1992)</w:t>
      </w:r>
      <w:r w:rsidR="00FC61B1" w:rsidRPr="00155F65">
        <w:fldChar w:fldCharType="end"/>
      </w:r>
      <w:r w:rsidRPr="00155F65">
        <w:t>. Interaction between temperature and sediments are likely, and temperature increases may act as a catalyzer of embryo sensitivity to sediment stress</w:t>
      </w:r>
      <w:r w:rsidR="00FC61B1" w:rsidRPr="00155F65">
        <w:t xml:space="preserve"> </w:t>
      </w:r>
      <w:r w:rsidR="00FC61B1" w:rsidRPr="00155F65">
        <w:fldChar w:fldCharType="begin" w:fldLock="1"/>
      </w:r>
      <w:r w:rsidR="00535E63">
        <w:instrText>ADDIN CSL_CITATION {"citationItems":[{"id":"ITEM-1","itemData":{"DOI":"10.1098/rsbl.2016.0745","ISBN":"1744-9561","ISSN":"1744-9561","abstract":"In a warming climate, higher temperatures are likely to modulate positively or negatively the effect of other environmental factors on biota, although such interactions are poorly documented. Here, we explore under controlled conditions thecombined effects of two common stressors in freshwater ecosys- tems, higher temperature and sediment load, on the embryonic development of arctic charr (Salvelinus alpinus L.). In the warm treatment, embryos had a lower survival, a longer incubation period and a smaller body size with a bigger yolk sac volume. Our data showa significant interaction between temp- erature and sediment load with temperature increasing dramatically the negative effects of sediment load on fitness-related traits. In the climate change context, these findings highlight the importance of taking into account different thermal scenarios when examining the effect of environmental or anthropogenic stressors.","author":[{"dropping-particle":"","family":"Mari","given":"Lisandrina","non-dropping-particle":"","parse-names":false,"suffix":""},{"dropping-particle":"","family":"Garaud","given":"Laura","non-dropping-particle":"","parse-names":false,"suffix":""},{"dropping-particle":"","family":"Evanno","given":"Guillaume","non-dropping-particle":"","parse-names":false,"suffix":""},{"dropping-particle":"","family":"Lasne","given":"Emilien","non-dropping-particle":"","parse-names":false,"suffix":""}],"container-title":"Biology Letters","id":"ITEM-1","issue":"12","issued":{"date-parts":[["2016"]]},"page":"20160745","title":"Higher temperature exacerbates the impact of sediments on embryo performances in a salmonid","type":"article-journal","volume":"12"},"uris":["http://www.mendeley.com/documents/?uuid=cb4afc67-4332-3427-ae97-d7d17fedaf0e"]},{"id":"ITEM-2","itemData":{"DOI":"10.1139/cjfas-2020-0256","ISSN":"0706-652X","author":[{"dropping-particle":"","family":"Mari","given":"Lisandrina","non-dropping-particle":"","parse-names":false,"suffix":""},{"dropping-particle":"","family":"Daufresne","given":"Martin","non-dropping-particle":"","parse-names":false,"suffix":""},{"dropping-particle":"","family":"Guillard","given":"Jean","non-dropping-particle":"","parse-names":false,"suffix":""},{"dropping-particle":"","family":"Evanno","given":"Guillaume","non-dropping-particle":"","parse-names":false,"suffix":""},{"dropping-particle":"","family":"Lasne","given":"Emilien","non-dropping-particle":"","parse-names":false,"suffix":""}],"container-title":"Canadian Journal of Fisheries and Aquatic Sciences","id":"ITEM-2","issued":{"date-parts":[["0"]]},"title":"Elevated temperature and deposited sediment jointly affect early life history traits in southernmost arctic charr populations","type":"article-journal","volume":"In press"},"uris":["http://www.mendeley.com/documents/?uuid=0103229a-d744-454b-b2e4-e6db8fad1e11"]}],"mendeley":{"formattedCitation":"(Mari et al., n.d., 2016)","plainTextFormattedCitation":"(Mari et al., n.d., 2016)","previouslyFormattedCitation":"(Mari et al., n.d., 2016)"},"properties":{"noteIndex":0},"schema":"https://github.com/citation-style-language/schema/raw/master/csl-citation.json"}</w:instrText>
      </w:r>
      <w:r w:rsidR="00FC61B1" w:rsidRPr="00155F65">
        <w:fldChar w:fldCharType="separate"/>
      </w:r>
      <w:r w:rsidR="00464B60" w:rsidRPr="00155F65">
        <w:rPr>
          <w:noProof/>
        </w:rPr>
        <w:t>(Mari et al., n.d., 2016)</w:t>
      </w:r>
      <w:r w:rsidR="00FC61B1" w:rsidRPr="00155F65">
        <w:fldChar w:fldCharType="end"/>
      </w:r>
      <w:r w:rsidRPr="00155F65">
        <w:t>. Even though temperature did negatively impact embryo survival in our experiment, the effect of temperature in the wild could be even stronger.</w:t>
      </w:r>
    </w:p>
    <w:p w14:paraId="00000069" w14:textId="77777777" w:rsidR="005660EC" w:rsidRPr="00155F65" w:rsidRDefault="005660EC" w:rsidP="00F755AB">
      <w:pPr>
        <w:spacing w:line="480" w:lineRule="auto"/>
      </w:pPr>
    </w:p>
    <w:p w14:paraId="0000006A" w14:textId="69ADA28E" w:rsidR="005660EC" w:rsidRPr="00155F65" w:rsidRDefault="00FB0BCD" w:rsidP="00F755AB">
      <w:pPr>
        <w:spacing w:line="480" w:lineRule="auto"/>
      </w:pPr>
      <w:r w:rsidRPr="00155F65">
        <w:t xml:space="preserve">Our result that incubation periods from LK-Vendace and LK-Whitefish were longer and had a strong response to increasing temperatures, even at the warmest incubation temperatures, supports previous </w:t>
      </w:r>
      <w:r w:rsidR="0072222B">
        <w:t>findings</w:t>
      </w:r>
      <w:r w:rsidR="0072222B" w:rsidRPr="00155F65">
        <w:t xml:space="preserve"> </w:t>
      </w:r>
      <w:r w:rsidRPr="00155F65">
        <w:t>that vendace and European whitefish from Lake Southern Konnevesi have a high degree of developmental flexibility</w:t>
      </w:r>
      <w:r w:rsidR="00FC61B1" w:rsidRPr="00155F65">
        <w:t xml:space="preserve"> </w:t>
      </w:r>
      <w:r w:rsidR="00FC61B1" w:rsidRPr="00155F65">
        <w:fldChar w:fldCharType="begin" w:fldLock="1"/>
      </w:r>
      <w:r w:rsidR="0008158E" w:rsidRPr="00155F65">
        <w:instrText>ADDIN CSL_CITATION {"citationItems":[{"id":"ITEM-1","itemData":{"DOI":"10.1007/s10641-014-0331-y","abstract":"We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coregonids","type":"article-journal","volume":"98"},"uris":["http://www.mendeley.com/documents/?uuid=1120a55e-f2ad-394b-ad89-0b3bb220dad8"]}],"mendeley":{"formattedCitation":"(Karjalainen et al., 2015)","plainTextFormattedCitation":"(Karjalainen et al., 2015)","previouslyFormattedCitation":"(Karjalainen et al., 2015)"},"properties":{"noteIndex":0},"schema":"https://github.com/citation-style-language/schema/raw/master/csl-citation.json"}</w:instrText>
      </w:r>
      <w:r w:rsidR="00FC61B1" w:rsidRPr="00155F65">
        <w:fldChar w:fldCharType="separate"/>
      </w:r>
      <w:r w:rsidR="00FC61B1" w:rsidRPr="00155F65">
        <w:rPr>
          <w:noProof/>
        </w:rPr>
        <w:t>(Karjalainen et al., 2015)</w:t>
      </w:r>
      <w:r w:rsidR="00FC61B1" w:rsidRPr="00155F65">
        <w:fldChar w:fldCharType="end"/>
      </w:r>
      <w:r w:rsidRPr="00155F65">
        <w:t>. The contrasting response between vendace and European whitefish was likely due to species differences</w:t>
      </w:r>
      <w:r w:rsidR="00FC61B1" w:rsidRPr="00155F65">
        <w:t xml:space="preserve"> </w:t>
      </w:r>
      <w:r w:rsidR="00FC61B1" w:rsidRPr="00155F65">
        <w:fldChar w:fldCharType="begin" w:fldLock="1"/>
      </w:r>
      <w:r w:rsidR="0008158E" w:rsidRPr="00155F65">
        <w:instrText>ADDIN CSL_CITATION {"citationItems":[{"id":"ITEM-1","itemData":{"DOI":"10.1007/s10641-014-0331-y","abstract":"We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coregonids","type":"article-journal","volume":"98"},"uris":["http://www.mendeley.com/documents/?uuid=1120a55e-f2ad-394b-ad89-0b3bb220dad8"]}],"mendeley":{"formattedCitation":"(Karjalainen et al., 2015)","plainTextFormattedCitation":"(Karjalainen et al., 2015)","previouslyFormattedCitation":"(Karjalainen et al., 2015)"},"properties":{"noteIndex":0},"schema":"https://github.com/citation-style-language/schema/raw/master/csl-citation.json"}</w:instrText>
      </w:r>
      <w:r w:rsidR="00FC61B1" w:rsidRPr="00155F65">
        <w:fldChar w:fldCharType="separate"/>
      </w:r>
      <w:r w:rsidR="00FC61B1" w:rsidRPr="00155F65">
        <w:rPr>
          <w:noProof/>
        </w:rPr>
        <w:t>(Karjalainen et al., 2015)</w:t>
      </w:r>
      <w:r w:rsidR="00FC61B1" w:rsidRPr="00155F65">
        <w:fldChar w:fldCharType="end"/>
      </w:r>
      <w:r w:rsidRPr="00155F65">
        <w:t xml:space="preserve"> and ecotypes (</w:t>
      </w:r>
      <w:r w:rsidRPr="00155F65">
        <w:rPr>
          <w:i/>
        </w:rPr>
        <w:t>i.e.,</w:t>
      </w:r>
      <w:r w:rsidRPr="00155F65">
        <w:t xml:space="preserve"> benthic versus pelagic; </w:t>
      </w:r>
      <w:r w:rsidR="00FC61B1" w:rsidRPr="00155F65">
        <w:fldChar w:fldCharType="begin" w:fldLock="1"/>
      </w:r>
      <w:r w:rsidR="00464B60" w:rsidRPr="00155F65">
        <w:instrText>ADDIN CSL_CITATION {"citationItems":[{"id":"ITEM-1","itemData":{"DOI":"10.1093/czoolo/58.1.21","ISSN":"2396-9814","author":[{"dropping-particle":"V","family":"Mcphee","given":"Megan","non-dropping-particle":"","parse-names":false,"suffix":""},{"dropping-particle":"","family":"Noakes","given":"David L G","non-dropping-particle":"","parse-names":false,"suffix":""},{"dropping-particle":"","family":"Allendorf","given":"Fred W","non-dropping-particle":"","parse-names":false,"suffix":""}],"container-title":"Current Zoology","id":"ITEM-1","issue":"1","issued":{"date-parts":[["2012"]]},"page":"21-34","publisher":"Oxford University Press Oxford, Uk","title":"Developmental rate: A unifying mechanism for sympatric divergence in postglacial fishes?","type":"article-journal","volume":"58"},"uris":["http://www.mendeley.com/documents/?uuid=a443190a-9898-4d00-aeef-97adce0f7e22"]}],"mendeley":{"formattedCitation":"(Mcphee et al., 2012)","manualFormatting":"Mcphee et al., 2012)","plainTextFormattedCitation":"(Mcphee et al., 2012)","previouslyFormattedCitation":"(Mcphee et al., 2012)"},"properties":{"noteIndex":0},"schema":"https://github.com/citation-style-language/schema/raw/master/csl-citation.json"}</w:instrText>
      </w:r>
      <w:r w:rsidR="00FC61B1" w:rsidRPr="00155F65">
        <w:fldChar w:fldCharType="separate"/>
      </w:r>
      <w:r w:rsidR="00FC61B1" w:rsidRPr="00155F65">
        <w:rPr>
          <w:noProof/>
        </w:rPr>
        <w:t>Mcphee et al., 2012)</w:t>
      </w:r>
      <w:r w:rsidR="00FC61B1" w:rsidRPr="00155F65">
        <w:fldChar w:fldCharType="end"/>
      </w:r>
      <w:r w:rsidRPr="00155F65">
        <w:t>. Additionally, the different magnitude of temperature responses among all congeners suggests a differential level of developmental plasticity to increasing incubation temperatures among species and locations. Long, relatively cold incubations may require a shorter period of spring warming for individuals to initiate hatching, while short, relatively warm incubations may require a longer period of warmer spring conditions to hatch</w:t>
      </w:r>
      <w:r w:rsidR="00FC61B1" w:rsidRPr="00155F65">
        <w:t xml:space="preserve"> </w:t>
      </w:r>
      <w:r w:rsidR="00FC61B1" w:rsidRPr="00155F65">
        <w:fldChar w:fldCharType="begin" w:fldLock="1"/>
      </w:r>
      <w:r w:rsidR="0008158E" w:rsidRPr="00155F65">
        <w:instrText>ADDIN CSL_CITATION {"citationItems":[{"id":"ITEM-1","itemData":{"DOI":"10.1007/s10641-014-0331-y","abstract":"We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coregonids","type":"article-journal","volume":"98"},"uris":["http://www.mendeley.com/documents/?uuid=1120a55e-f2ad-394b-ad89-0b3bb220dad8"]}],"mendeley":{"formattedCitation":"(Karjalainen et al., 2015)","plainTextFormattedCitation":"(Karjalainen et al., 2015)","previouslyFormattedCitation":"(Karjalainen et al., 2015)"},"properties":{"noteIndex":0},"schema":"https://github.com/citation-style-language/schema/raw/master/csl-citation.json"}</w:instrText>
      </w:r>
      <w:r w:rsidR="00FC61B1" w:rsidRPr="00155F65">
        <w:fldChar w:fldCharType="separate"/>
      </w:r>
      <w:r w:rsidR="00FC61B1" w:rsidRPr="00155F65">
        <w:rPr>
          <w:noProof/>
        </w:rPr>
        <w:t>(Karjalainen et al., 2015)</w:t>
      </w:r>
      <w:r w:rsidR="00FC61B1" w:rsidRPr="00155F65">
        <w:fldChar w:fldCharType="end"/>
      </w:r>
      <w:r w:rsidRPr="00155F65">
        <w:t xml:space="preserve">. If winter water temperatures rise as embryos incubate, the ability to match optimal spring nursery conditions may be weakened </w:t>
      </w:r>
      <w:r w:rsidR="00FC61B1" w:rsidRPr="00155F65">
        <w:fldChar w:fldCharType="begin" w:fldLock="1"/>
      </w:r>
      <w:r w:rsidR="0008158E" w:rsidRPr="00155F65">
        <w:instrText>ADDIN CSL_CITATION {"citationItems":[{"id":"ITEM-1","itemData":{"DOI":"10.1016/S0065-2881(08)60202-3","ISBN":"012026126X","ISSN":"00652881","PMID":"3663516","abstract":"The degree of match and mismatch in the time of larval production and production of their food has been put forward as an explanation of part of the variability in recruitment to a stock of fish. The magnitude of recruitment is not completely determined until the year-class finally joins the adult stock, and the processes involved probably begin early in the life-history of the fish when both their growth and mortality rates are high. The match/mismatch hypothesis is given in this chapter to cover the subsequent development through larval life up to metamorphosis, and possibly just beyond. The match/mismatch hypothesis has now been extended to the upwelling areas and oceanic divergences equatorward of 40° latitude on the basis that fish in these regions release batches of eggs more frequently when they are well fed and, more generally, that pelagic fish may modify their reproductive strategies such that they can feed and spawn at the same time. A delay in predation is of great importance, particularly when production peaks in early development. This model illustrates the difficulties that occur when growth and mortality are allowed to interact. On the other hand, there are three consequences of the match/mismatch hypothesis that are presented in this chapter. However, the limited conclusion drawn in this chapter is that, investigations of fish larvae should continue to be a part of the study of population dynamics of fishes. © 1990, Elsevier Ltd. All rights reserved.","author":[{"dropping-particle":"","family":"Cushing","given":"D H","non-dropping-particle":"","parse-names":false,"suffix":""}],"container-title":"Advances in Marine Biology","id":"ITEM-1","issue":"C","issued":{"date-parts":[["1990"]]},"page":"249-293","publisher":"Elsevier","title":"Plankton production and year-class strength in fish populations: An update of the match/mismatch hypothesis","type":"article-journal","volume":"26"},"uris":["http://www.mendeley.com/documents/?uuid=77c9050c-acae-4c9e-9167-65d73446b918"]},{"id":"ITEM-2","itemData":{"DOI":"10.1007/s10641-014-0331-y","abstract":"We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Fishes","id":"ITEM-2","issue":"4","issued":{"date-parts":[["2015"]]},"language":"English","note":"Cc7ry Times Cited:4 Cited References Count:57","page":"979-991","title":"Climate change alters the egg development dynamics in cold-water adapted coregonids","type":"article-journal","volume":"98"},"uris":["http://www.mendeley.com/documents/?uuid=1120a55e-f2ad-394b-ad89-0b3bb220dad8"]},{"id":"ITEM-3","itemData":{"DOI":"10.1016/j.fishres.2014.12.014","ISBN":"0165-7836","ISSN":"01657836","abstract":"We examined the spatial scale of recruitment variability for disparate cisco (Coregonus artedi) populations in the Great Lakes (n= 8) and Minnesota inland lakes (n= 4). We found that the scale of synchrony was approximately 400. km when all available data were utilized; much greater than the 50-km scale suggested for freshwater fish populations in an earlier global analysis. The presence of recruitment synchrony between Great Lakes and inland lake cisco populations supports the hypothesis that synchronicity is driven by climate and not dispersal. We also found synchrony in larval densities among three Lake Superior populations separated by 25-275. km, which further supports the hypothesis that broad-scale climatic factors are the cause of spatial synchrony. Among several candidate climate variables measured during the period of larval cisco emergence, maximum wind speeds exhibited the most similar spatial scale of synchrony to that observed for cisco. Other factors, such as average water temperatures, exhibited synchrony on broader spatial scales, which suggests they could also be contributing to recruitment synchrony. Our results provide evidence that abiotic factors can induce synchronous patterns of recruitment for populations of cisco inhabiting waters across a broad geographic range, and show that broad-scale synchrony of recruitment can occur in freshwater fish populations as well as those from marine systems.","author":[{"dropping-particle":"","family":"Myers","given":"Jared T","non-dropping-particle":"","parse-names":false,"suffix":""},{"dropping-particle":"","family":"Yule","given":"Daniel L","non-dropping-particle":"","parse-names":false,"suffix":""},{"dropping-particle":"","family":"Jones","given":"Michael L","non-dropping-particle":"","parse-names":false,"suffix":""},{"dropping-particle":"","family":"Ahrenstorff","given":"Tyler D","non-dropping-particle":"","parse-names":false,"suffix":""},{"dropping-particle":"","family":"Hrabik","given":"Thomas R","non-dropping-particle":"","parse-names":false,"suffix":""},{"dropping-particle":"","family":"Claramunt","given":"Randall M","non-dropping-particle":"","parse-names":false,"suffix":""},{"dropping-particle":"","family":"Ebener","given":"Mark P","non-dropping-particle":"","parse-names":false,"suffix":""},{"dropping-particle":"","family":"Berglund","given":"Eric K","non-dropping-particle":"","parse-names":false,"suffix":""}],"container-title":"Fisheries Research","id":"ITEM-3","issued":{"date-parts":[["2015"]]},"language":"English","note":"Cf7pm Times Cited:5 Cited References Count:72","page":"11-21","title":"Spatial synchrony in cisco recruitment","type":"article-journal","volume":"165"},"uris":["http://www.mendeley.com/documents/?uuid=46a3e3dd-af57-35a3-9835-16f195c69b4e"]}],"mendeley":{"formattedCitation":"(Cushing, 1990; Karjalainen et al., 2015; Myers et al., 2015)","plainTextFormattedCitation":"(Cushing, 1990; Karjalainen et al., 2015; Myers et al., 2015)","previouslyFormattedCitation":"(Cushing, 1990; Karjalainen et al., 2015; Myers et al., 2015)"},"properties":{"noteIndex":0},"schema":"https://github.com/citation-style-language/schema/raw/master/csl-citation.json"}</w:instrText>
      </w:r>
      <w:r w:rsidR="00FC61B1" w:rsidRPr="00155F65">
        <w:fldChar w:fldCharType="separate"/>
      </w:r>
      <w:r w:rsidR="00FC61B1" w:rsidRPr="00155F65">
        <w:rPr>
          <w:noProof/>
        </w:rPr>
        <w:t>(Cushing, 1990; Karjalainen et al., 2015; Myers et al., 2015)</w:t>
      </w:r>
      <w:r w:rsidR="00FC61B1" w:rsidRPr="00155F65">
        <w:fldChar w:fldCharType="end"/>
      </w:r>
      <w:r w:rsidRPr="00155F65">
        <w:t xml:space="preserve">. Populations that are more resilient to increasing or variable winter incubation temperatures may have a better opportunity to regulate ontogeny and control the time of hatching. </w:t>
      </w:r>
    </w:p>
    <w:p w14:paraId="0000006B" w14:textId="77777777" w:rsidR="005660EC" w:rsidRPr="00155F65" w:rsidRDefault="005660EC" w:rsidP="00F755AB">
      <w:pPr>
        <w:spacing w:line="480" w:lineRule="auto"/>
      </w:pPr>
    </w:p>
    <w:p w14:paraId="0000006C" w14:textId="6E7A5A8D" w:rsidR="005660EC" w:rsidRPr="00155F65" w:rsidRDefault="00FB0BCD" w:rsidP="00F755AB">
      <w:pPr>
        <w:spacing w:line="480" w:lineRule="auto"/>
      </w:pPr>
      <w:r w:rsidRPr="00155F65">
        <w:t>Fish spawning strategies are variable, ranging in frequency from daily to once in a lifetime and in timing from the same time each year to across all seasons</w:t>
      </w:r>
      <w:r w:rsidR="00FC61B1" w:rsidRPr="00155F65">
        <w:t xml:space="preserve"> </w:t>
      </w:r>
      <w:r w:rsidR="00FC61B1" w:rsidRPr="00155F65">
        <w:fldChar w:fldCharType="begin" w:fldLock="1"/>
      </w:r>
      <w:r w:rsidR="00464B60" w:rsidRPr="00155F65">
        <w:instrText>ADDIN CSL_CITATION {"citationItems":[{"id":"ITEM-1","itemData":{"DOI":"10.1111/faf.12043","ISSN":"1467-2960","author":[{"dropping-particle":"","family":"McBride","given":"Richard S","non-dropping-particle":"","parse-names":false,"suffix":""},{"dropping-particle":"","family":"Somarakis","given":"Stylianos","non-dropping-particle":"","parse-names":false,"suffix":""},{"dropping-particle":"","family":"Fitzhugh","given":"Gary R","non-dropping-particle":"","parse-names":false,"suffix":""},{"dropping-particle":"","family":"Albert","given":"Anu","non-dropping-particle":"","parse-names":false,"suffix":""},{"dropping-particle":"","family":"Yaragina","given":"Nathalia A","non-dropping-particle":"","parse-names":false,"suffix":""},{"dropping-particle":"","family":"Wuenschel","given":"Mark J","non-dropping-particle":"","parse-names":false,"suffix":""},{"dropping-particle":"","family":"Alonso‐Fernández","given":"Alexandre","non-dropping-particle":"","parse-names":false,"suffix":""},{"dropping-particle":"","family":"Basilone","given":"Gualtiero","non-dropping-particle":"","parse-names":false,"suffix":""}],"container-title":"Fish and Fisheries","id":"ITEM-1","issue":"1","issued":{"date-parts":[["2015"]]},"page":"23-57","publisher":"Wiley Online Library","title":"Energy acquisition and allocation to egg production in relation to fish reproductive strategies","type":"article-journal","volume":"16"},"uris":["http://www.mendeley.com/documents/?uuid=62f4446c-fd66-401b-9ac2-7c01fb63c9ab"]}],"mendeley":{"formattedCitation":"(McBride et al., 2015)","plainTextFormattedCitation":"(McBride et al., 2015)","previouslyFormattedCitation":"(McBride et al., 2015)"},"properties":{"noteIndex":0},"schema":"https://github.com/citation-style-language/schema/raw/master/csl-citation.json"}</w:instrText>
      </w:r>
      <w:r w:rsidR="00FC61B1" w:rsidRPr="00155F65">
        <w:fldChar w:fldCharType="separate"/>
      </w:r>
      <w:r w:rsidR="00FC61B1" w:rsidRPr="00155F65">
        <w:rPr>
          <w:noProof/>
        </w:rPr>
        <w:t>(McBride et al., 2015)</w:t>
      </w:r>
      <w:r w:rsidR="00FC61B1" w:rsidRPr="00155F65">
        <w:fldChar w:fldCharType="end"/>
      </w:r>
      <w:r w:rsidRPr="00155F65">
        <w:t>. For many species, spawning strategies and breeding patterns are constrained by the adult body condition, gonadogenesis, and the environment</w:t>
      </w:r>
      <w:r w:rsidR="00FC61B1" w:rsidRPr="00155F65">
        <w:t xml:space="preserve"> </w:t>
      </w:r>
      <w:r w:rsidR="00FC61B1" w:rsidRPr="00155F65">
        <w:fldChar w:fldCharType="begin" w:fldLock="1"/>
      </w:r>
      <w:r w:rsidR="00855412" w:rsidRPr="00155F65">
        <w:instrText>ADDIN CSL_CITATION {"citationItems":[{"id":"ITEM-1","itemData":{"DOI":"10.1139/f05-210","ISSN":"0706-652X","author":[{"dropping-particle":"","family":"Jørgensen","given":"Christian","non-dropping-particle":"","parse-names":false,"suffix":""},{"dropping-particle":"","family":"Ernande","given":"Bruno","non-dropping-particle":"","parse-names":false,"suffix":""},{"dropping-particle":"","family":"Fiksen","given":"Øyvind","non-dropping-particle":"","parse-names":false,"suffix":""},{"dropping-particle":"","family":"Dieckmann","given":"Ulf","non-dropping-particle":"","parse-names":false,"suffix":""}],"container-title":"Canadian Journal of Fisheries and Aquatic Sciences","id":"ITEM-1","issue":"1","issued":{"date-parts":[["2006"]]},"page":"200-211","publisher":"NRC Research Press","title":"The logic of skipped spawning in fish","type":"article-journal","volume":"63"},"uris":["http://www.mendeley.com/documents/?uuid=feb72fc3-441a-459e-a83a-6baa903e6d36"]},{"id":"ITEM-2","itemData":{"DOI":"10.1139/F09-153","ISSN":"0706-652X","author":[{"dropping-particle":"","family":"Damme","given":"Cindy J G","non-dropping-particle":"van","parse-names":false,"suffix":""},{"dropping-particle":"","family":"Dickey-Collas","given":"Mark","non-dropping-particle":"","parse-names":false,"suffix":""},{"dropping-particle":"","family":"Rijnsdorp","given":"Adriaan D","non-dropping-particle":"","parse-names":false,"suffix":""},{"dropping-particle":"","family":"Kjesbu","given":"Olav S","non-dropping-particle":"","parse-names":false,"suffix":""}],"container-title":"Canadian Journal of Fisheries &amp; Aquatic Sciences","id":"ITEM-2","issue":"12","issued":{"date-parts":[["2009"]]},"title":"Fecundity, atresia, and spawning strategies of Atlantic herring (Clupea harengus).","type":"article-journal","volume":"66"},"uris":["http://www.mendeley.com/documents/?uuid=9476da71-8353-46a1-8e14-92888b239f7f"]},{"id":"ITEM-3","itemData":{"DOI":"10.1139/cjfas-2013-0254","ISBN":"0706-652x","ISSN":"0706-652X","abstract":"Recent food-web changes in the Laurentian Great Lakes are affecting energy and nutrient allocation to lake whitefish (Coregonus clupeaformis) with potential downstream effects on egg condition and recruitment. We tested whether egg condition was conserved or varied with maternal condition in eight stocks from Lakes Erie, Michigan, and Superior. Egg condition was conserved across stocks based on (i) a lack of correlation between females and eggs for total lipid, DHA, and other essential fatty acids; (ii) higher levels of energy and long-chain polyunsaturated fatty acids (LC-PUFA) in eggs compared with females; and (iii) no among-stock differences for those same variables in eggs. Females from northern Lake Michigan generally made the greatest trade-offs between egg size and fecundity. Highly fecund females provisioned less lipid, but more n-3 LC-PUFA to their eggs. A lack of stock-level patterns in energy and nutrient allocation suggests that trade-offs occur at the level of individual females and that females in poor condition make greater trade-offs among egg size and fecundity, total lipids, and n-3 LC-PUFA than females in good condition.","author":[{"dropping-particle":"","family":"Muir","given":"Andrew M","non-dropping-particle":"","parse-names":false,"suffix":""},{"dropping-particle":"","family":"Arts","given":"Michael T","non-dropping-particle":"","parse-names":false,"suffix":""},{"dropping-particle":"","family":"Koops","given":"Marten A","non-dropping-particle":"","parse-names":false,"suffix":""},{"dropping-particle":"","family":"Johnson","given":"Timothy B","non-dropping-particle":"","parse-names":false,"suffix":""},{"dropping-particle":"","family":"Krueger","given":"Charles C","non-dropping-particle":"","parse-names":false,"suffix":""},{"dropping-particle":"","family":"Sutton","given":"Trent M","non-dropping-particle":"","parse-names":false,"suffix":""},{"dropping-particle":"","family":"Rosenfeld","given":"Jordan","non-dropping-particle":"","parse-names":false,"suffix":""}],"container-title":"Canadian Journal of Fisheries and Aquatic Sciences","id":"ITEM-3","issue":"8","issued":{"date-parts":[["2014"]]},"language":"English","note":"Ao7fn Times Cited:7 Cited References Count:81","page":"1256-1269","title":"Reproductive life-history strategies in lake whitefish ( Coregonus clupeaformis ) from the Laurentian Great Lakes","type":"article-journal","volume":"71"},"uris":["http://www.mendeley.com/documents/?uuid=e3302a94-2493-38ee-8cd2-324d14a92fb2"]},{"id":"ITEM-4","itemData":{"DOI":"10.1111/faf.12043","ISSN":"1467-2960","author":[{"dropping-particle":"","family":"McBride","given":"Richard S","non-dropping-particle":"","parse-names":false,"suffix":""},{"dropping-particle":"","family":"Somarakis","given":"Stylianos","non-dropping-particle":"","parse-names":false,"suffix":""},{"dropping-particle":"","family":"Fitzhugh","given":"Gary R","non-dropping-particle":"","parse-names":false,"suffix":""},{"dropping-particle":"","family":"Albert","given":"Anu","non-dropping-particle":"","parse-names":false,"suffix":""},{"dropping-particle":"","family":"Yaragina","given":"Nathalia A","non-dropping-particle":"","parse-names":false,"suffix":""},{"dropping-particle":"","family":"Wuenschel","given":"Mark J","non-dropping-particle":"","parse-names":false,"suffix":""},{"dropping-particle":"","family":"Alonso‐Fernández","given":"Alexandre","non-dropping-particle":"","parse-names":false,"suffix":""},{"dropping-particle":"","family":"Basilone","given":"Gualtiero","non-dropping-particle":"","parse-names":false,"suffix":""}],"container-title":"Fish and Fisheries","id":"ITEM-4","issue":"1","issued":{"date-parts":[["2015"]]},"page":"23-57","publisher":"Wiley Online Library","title":"Energy acquisition and allocation to egg production in relation to fish reproductive strategies","type":"article-journal","volume":"16"},"uris":["http://www.mendeley.com/documents/?uuid=62f4446c-fd66-401b-9ac2-7c01fb63c9ab"]}],"mendeley":{"formattedCitation":"(Jørgensen et al., 2006; McBride et al., 2015; Muir et al., 2014; van Damme et al., 2009)","plainTextFormattedCitation":"(Jørgensen et al., 2006; McBride et al., 2015; Muir et al., 2014; van Damme et al., 2009)","previouslyFormattedCitation":"(Jørgensen et al., 2006; McBride et al., 2015; Muir et al., 2014; van Damme et al., 2009)"},"properties":{"noteIndex":0},"schema":"https://github.com/citation-style-language/schema/raw/master/csl-citation.json"}</w:instrText>
      </w:r>
      <w:r w:rsidR="00FC61B1" w:rsidRPr="00155F65">
        <w:fldChar w:fldCharType="separate"/>
      </w:r>
      <w:r w:rsidR="00FC61B1" w:rsidRPr="00155F65">
        <w:rPr>
          <w:noProof/>
        </w:rPr>
        <w:t>(Jørgensen et al., 2006; McBride et al., 2015; Muir et al., 2014; van Damme et al., 2009)</w:t>
      </w:r>
      <w:r w:rsidR="00FC61B1" w:rsidRPr="00155F65">
        <w:fldChar w:fldCharType="end"/>
      </w:r>
      <w:r w:rsidRPr="00155F65">
        <w:t xml:space="preserve">. In this context, the short duration of cisco embryo incubation periods when exposed to high temperatures was notable. High-latitude populations typically spawn earlier in autumn and may have the opportunity to shift timing of reproduction later into the season, while still providing an adequate incubation period for embryo development, </w:t>
      </w:r>
      <w:sdt>
        <w:sdtPr>
          <w:tag w:val="goog_rdk_2"/>
          <w:id w:val="671148092"/>
        </w:sdtPr>
        <w:sdtEndPr/>
        <w:sdtContent>
          <w:commentRangeStart w:id="20"/>
        </w:sdtContent>
      </w:sdt>
      <w:r w:rsidRPr="00155F65">
        <w:t>if water temperatures continue to rise as a result of climate change.</w:t>
      </w:r>
      <w:commentRangeEnd w:id="20"/>
      <w:r w:rsidRPr="00155F65">
        <w:commentReference w:id="20"/>
      </w:r>
      <w:r w:rsidRPr="00155F65">
        <w:t xml:space="preserve"> However, low-latitude coregonine populations already spawn in late-autumn and early-winter</w:t>
      </w:r>
      <w:r w:rsidR="00FC61B1" w:rsidRPr="00155F65">
        <w:t xml:space="preserve"> </w:t>
      </w:r>
      <w:r w:rsidR="00FC61B1" w:rsidRPr="00155F65">
        <w:fldChar w:fldCharType="begin" w:fldLock="1"/>
      </w:r>
      <w:r w:rsidR="00FC61B1" w:rsidRPr="00155F65">
        <w:instrText>ADDIN CSL_CITATION {"citationItems":[{"id":"ITEM-1","itemData":{"DOI":"10.1577/M08-002.1","ISBN":"0275-5947","ISSN":"0275-5947","abstract":"Populations of cisco Coregonus artedi in the Laurentian Great Lakes supported large-scale commercial fisheries and were the primary forage of piscivores during the first half of the 20th century. However, by 1970 populations had collapsed in all of the lakes. Since then, ciscoes have staged a recovery ill Lake Superior. In this synthesis, we describe the Status of ciscoes in Lake Superior during 1970-2006 and provide a comprehensive review of their ecology. Better understanding of age estimation techniques. application of hydroacoustic and midwater trawl sampling, and compilation of long-term data sets have advanced our understanding of the species. Management agencies contemplating rehabilitation of cisco populations Should recognize that (1) knowledge of cisco ecology and population dynamics is increasing: (2) ciscoes are long-lived; (3) Great Lakes population,; are probably composed of both shallow-water and deepwater spawning forms (4) large year-classes call be produced from small adult stocks (5) large variation in year-class strength is probably intrinsic to Great Lakes populations: (6) despite the longevity and early maturity of ciscoes. stocks can be overfished because large year-classes are produced infrequently: (7) regional environmental factors appear to play a large role in reproductive success: and (8) rainbow smelt Osmerus mordax are likely to have a negative effect oil cisco recruitment under certain conditions. A top-down approach for rehabilitating lake trout Salvelinus namaycush in Lake Superior probably benefited cisco recovery through lake trout predation on invasive rainbow smelt populations. We argue that managing for populations of exotic alewives Alosa pseudoharengus to support popular recreational fisheries of exotic Pacific salmonids in the other Great Lakes conflicts with stocking efforts to rehabilitate native lake trout in those lakes. If native fish rehabilitation is a serious and primary goal for management agencies in the Great Lakes basin, we propose that an ecosystem-based approach to modifying the environment for tire benefit of native fish species (i.e., decimation or eradication of invasive species) is required.","author":[{"dropping-particle":"","family":"Stockwell","given":"Jason D","non-dropping-particle":"","parse-names":false,"suffix":""},{"dropping-particle":"","family":"Ebener","given":"Mark P","non-dropping-particle":"","parse-names":false,"suffix":""},{"dropping-particle":"","family":"Black","given":"Jeff A","non-dropping-particle":"","parse-names":false,"suffix":""},{"dropping-particle":"","family":"Gorman","given":"Owen T","non-dropping-particle":"","parse-names":false,"suffix":""},{"dropping-particle":"","family":"Hrabik","given":"Thomas R","non-dropping-particle":"","parse-names":false,"suffix":""},{"dropping-particle":"","family":"Kinnunen","given":"Ronald E","non-dropping-particle":"","parse-names":false,"suffix":""},{"dropping-particle":"","family":"Mattes","given":"William P","non-dropping-particle":"","parse-names":false,"suffix":""},{"dropping-particle":"","family":"Oyadomari","given":"Jason K","non-dropping-particle":"","parse-names":false,"suffix":""},{"dropping-particle":"","family":"Schram","given":"Stephen T","non-dropping-particle":"","parse-names":false,"suffix":""},{"dropping-particle":"","family":"Schreiner","given":"Donald R","non-dropping-particle":"","parse-names":false,"suffix":""},{"dropping-particle":"","family":"Seider","given":"Michael J","non-dropping-particle":"","parse-names":false,"suffix":""},{"dropping-particle":"","family":"Sitar","given":"Shawn P","non-dropping-particle":"","parse-names":false,"suffix":""},{"dropping-particle":"","family":"Yule","given":"Daniel L","non-dropping-particle":"","parse-names":false,"suffix":""}],"container-title":"North American Journal of Fisheries Management","id":"ITEM-1","issue":"3","issued":{"date-parts":[["2009"]]},"language":"English","note":"477fx Times Cited:34 Cited References Count:209","page":"626-652","title":"A Synthesis of Cisco Recovery in Lake Superior: Implications for Native Fish Rehabilitation in the Laurentian Great Lakes","type":"article-journal","volume":"29"},"uris":["http://www.mendeley.com/documents/?uuid=efbd3358-ce1f-3dc7-afe5-232740387d1e"]},{"id":"ITEM-2","itemData":{"author":[{"dropping-particle":"","family":"Eshenroder","given":"Randy L","non-dropping-particle":"","parse-names":false,"suffix":""},{"dropping-particle":"","family":"Vecsei","given":"Paul","non-dropping-particle":"","parse-names":false,"suffix":""},{"dropping-particle":"","family":"Gorman","given":"Owen T","non-dropping-particle":"","parse-names":false,"suffix":""},{"dropping-particle":"","family":"Yule","given":"Daniel L","non-dropping-particle":"","parse-names":false,"suffix":""},{"dropping-particle":"","family":"Pratt","given":"Thomas C","non-dropping-particle":"","parse-names":false,"suffix":""},{"dropping-particle":"","family":"Mandrak","given":"Nicholas E","non-dropping-particle":"","parse-names":false,"suffix":""},{"dropping-particle":"","family":"Bunnell","given":"David B","non-dropping-particle":"","parse-names":false,"suffix":""},{"dropping-particle":"","family":"Muir","given":"Andrew M","non-dropping-particle":"","parse-names":false,"suffix":""}],"container-title":"Canadian Journal of Fisheries and Aquatic Sciences","id":"ITEM-2","issued":{"date-parts":[["2016"]]},"number-of-pages":"Miscellaneous Publication 2016-01","publisher":"Great Lakes Fishery Commission","title":"Ciscoes (Coregonus, subgenus Leucichthys) of the Laurentian Great Lakes and Lake Nipigon","type":"report"},"uris":["http://www.mendeley.com/documents/?uuid=0e56fe57-85ae-39a9-bb55-47e621d5bd67"]}],"mendeley":{"formattedCitation":"(Eshenroder et al., 2016; Stockwell et al., 2009)","plainTextFormattedCitation":"(Eshenroder et al., 2016; Stockwell et al., 2009)","previouslyFormattedCitation":"(Eshenroder et al., 2016; Stockwell et al., 2009)"},"properties":{"noteIndex":0},"schema":"https://github.com/citation-style-language/schema/raw/master/csl-citation.json"}</w:instrText>
      </w:r>
      <w:r w:rsidR="00FC61B1" w:rsidRPr="00155F65">
        <w:fldChar w:fldCharType="separate"/>
      </w:r>
      <w:r w:rsidR="00FC61B1" w:rsidRPr="00155F65">
        <w:rPr>
          <w:noProof/>
        </w:rPr>
        <w:t>(Eshenroder et al., 2016; Stockwell et al., 2009)</w:t>
      </w:r>
      <w:r w:rsidR="00FC61B1" w:rsidRPr="00155F65">
        <w:fldChar w:fldCharType="end"/>
      </w:r>
      <w:r w:rsidRPr="00155F65">
        <w:t>, which begs the question: do low-latitude populations have capacity to spawn later in the winter if temperatures continue to rise? Winter spawning may lead to less vulnerability to contemporary climate change. For instance, Atlantic herring (</w:t>
      </w:r>
      <w:r w:rsidRPr="00155F65">
        <w:rPr>
          <w:i/>
        </w:rPr>
        <w:t>Clupea harengus</w:t>
      </w:r>
      <w:r w:rsidRPr="00155F65">
        <w:t>) have both autumn- and winter-spawning stocks in the North Sea that share the same summer feeding grounds and start oocyte development at the same time</w:t>
      </w:r>
      <w:r w:rsidR="00FC61B1" w:rsidRPr="00155F65">
        <w:t xml:space="preserve"> </w:t>
      </w:r>
      <w:r w:rsidR="00FC61B1" w:rsidRPr="00155F65">
        <w:fldChar w:fldCharType="begin" w:fldLock="1"/>
      </w:r>
      <w:r w:rsidR="00855412" w:rsidRPr="00155F65">
        <w:instrText>ADDIN CSL_CITATION {"citationItems":[{"id":"ITEM-1","itemData":{"DOI":"10.1139/F09-153","ISSN":"0706-652X","author":[{"dropping-particle":"","family":"Damme","given":"Cindy J G","non-dropping-particle":"van","parse-names":false,"suffix":""},{"dropping-particle":"","family":"Dickey-Collas","given":"Mark","non-dropping-particle":"","parse-names":false,"suffix":""},{"dropping-particle":"","family":"Rijnsdorp","given":"Adriaan D","non-dropping-particle":"","parse-names":false,"suffix":""},{"dropping-particle":"","family":"Kjesbu","given":"Olav S","non-dropping-particle":"","parse-names":false,"suffix":""}],"container-title":"Canadian Journal of Fisheries &amp; Aquatic Sciences","id":"ITEM-1","issue":"12","issued":{"date-parts":[["2009"]]},"title":"Fecundity, atresia, and spawning strategies of Atlantic herring (Clupea harengus).","type":"article-journal","volume":"66"},"uris":["http://www.mendeley.com/documents/?uuid=9476da71-8353-46a1-8e14-92888b239f7f"]}],"mendeley":{"formattedCitation":"(van Damme et al., 2009)","plainTextFormattedCitation":"(van Damme et al., 2009)","previouslyFormattedCitation":"(van Damme et al., 2009)"},"properties":{"noteIndex":0},"schema":"https://github.com/citation-style-language/schema/raw/master/csl-citation.json"}</w:instrText>
      </w:r>
      <w:r w:rsidR="00FC61B1" w:rsidRPr="00155F65">
        <w:fldChar w:fldCharType="separate"/>
      </w:r>
      <w:r w:rsidR="00FC61B1" w:rsidRPr="00155F65">
        <w:rPr>
          <w:noProof/>
        </w:rPr>
        <w:t>(van Damme et al., 2009)</w:t>
      </w:r>
      <w:r w:rsidR="00FC61B1" w:rsidRPr="00155F65">
        <w:fldChar w:fldCharType="end"/>
      </w:r>
      <w:r w:rsidRPr="00155F65">
        <w:t>. Similarly, coregonines can exhibit contrasting spawning strategies.</w:t>
      </w:r>
    </w:p>
    <w:p w14:paraId="0000006D" w14:textId="77777777" w:rsidR="005660EC" w:rsidRPr="00155F65" w:rsidRDefault="005660EC" w:rsidP="00F755AB">
      <w:pPr>
        <w:spacing w:line="480" w:lineRule="auto"/>
      </w:pPr>
    </w:p>
    <w:p w14:paraId="0000006E" w14:textId="3289D0EA" w:rsidR="005660EC" w:rsidRPr="00155F65" w:rsidRDefault="00FB0BCD" w:rsidP="00F755AB">
      <w:pPr>
        <w:spacing w:line="480" w:lineRule="auto"/>
      </w:pPr>
      <w:r w:rsidRPr="00155F65">
        <w:t xml:space="preserve">Sympatric coregonine species with autumn, winter, and spring-spawning stocks co-occur in several northern- and central-Eurasian lakes </w:t>
      </w:r>
      <w:r w:rsidR="00FC61B1" w:rsidRPr="00155F65">
        <w:fldChar w:fldCharType="begin" w:fldLock="1"/>
      </w:r>
      <w:r w:rsidR="006C44F7" w:rsidRPr="00155F65">
        <w:instrText>ADDIN CSL_CITATION {"citationItems":[{"id":"ITEM-1","itemData":{"author":[{"dropping-particle":"","family":"Eronen","given":"T","non-dropping-particle":"","parse-names":false,"suffix":""},{"dropping-particle":"","family":"Lahti","given":"E","non-dropping-particle":"","parse-names":false,"suffix":""}],"container-title":"Finnish Fisheries Research","id":"ITEM-1","issued":{"date-parts":[["1988"]]},"page":"197-203","title":"Life cycle of winter spawning vendace (Coregonus albula L.) in Lake Kajoonjärvi, eastern Finland","type":"article-journal","volume":"9"},"uris":["http://www.mendeley.com/documents/?uuid=a364c18e-cc4b-4be4-9f77-9c10de9a837b"]},{"id":"ITEM-2","itemData":{"ISSN":"0936-9902","author":[{"dropping-particle":"","family":"Schulz","given":"Michael","non-dropping-particle":"","parse-names":false,"suffix":""},{"dropping-particle":"","family":"Freyhof","given":"Jörg","non-dropping-particle":"","parse-names":false,"suffix":""}],"container-title":"Ichthyological Exploration of Freshwaters","id":"ITEM-2","issue":"3","issued":{"date-parts":[["2003"]]},"page":"209-216","publisher":"VERLAG DR. FRIEDRICH PFEIL","title":"Coregonus fontanae, a new spring-spawning cisco from Lake Stechlin, northern Germany (Salmoniformes: Coregonidae)","type":"article-journal","volume":"14"},"uris":["http://www.mendeley.com/documents/?uuid=ca299c94-6b09-4c81-899b-8ffbf10ebd4f"]},{"id":"ITEM-3","itemData":{"DOI":"10.1111/j.0022-1112.2006.01039.x","ISBN":"0022-1112","ISSN":"0022-1112","abstract":"Combined analyses of mitochondrial DNA (mtDNA) and microsatellite loci were performed to assess the genetic differentiation of two spring-spawning ciscoes from each other and from sympatric Coregonus albula in two German lakes. Polymorphism was screened at six micro- satellite loci and mtDNA for a total of 247 and 94 ciscoes, respectively. Microsatellite data showed a weak differentiation between spring-spawning Coregonus fontanae and sympatric C. albula in Lake Stechlin (FST ¼ 0–0?008), whereas a significant differentiation was observed between spring-spawning Coregonus lucinensis and sympatric C. albula in Lake Breiter Luzin (FST ¼ 0?013–0?039). A more pronounced genetic difference was observed between both spring-spawning species (FST ¼ 0?05–0?128). Shared mtDNA haplotypes among sympa- tric species within both Lake Stechlin and Lake Breiter Luzin were observed, whereas no haplotype was shared between C. fontanae and C. lucinensis. These results suggest an indepen- dent origin for spring-spawning ciscoes in each lake. Evidence is also provided for mtDNA introgression of Coregonus sardinella into C. lucinensis and C. albula in Lake Breiter Luzin. Postglacially, this species or at least a population which showed mtDNA introgression has colonized the Baltic Sea basin up to the glacial margin that was located between Lakes Stechlin and Breiter Luzin","author":[{"dropping-particle":"","family":"Schulz","given":"Michael","non-dropping-particle":"","parse-names":false,"suffix":""},{"dropping-particle":"","family":"Freyhof","given":"Jörg","non-dropping-particle":"","parse-names":false,"suffix":""},{"dropping-particle":"","family":"Saint-Laurent","given":"R.","non-dropping-particle":"","parse-names":false,"suffix":""},{"dropping-particle":"","family":"Østbye","given":"K.","non-dropping-particle":"","parse-names":false,"suffix":""},{"dropping-particle":"","family":"Mehner","given":"T.","non-dropping-particle":"","parse-names":false,"suffix":""},{"dropping-particle":"","family":"Bernatchez","given":"Louis","non-dropping-particle":"","parse-names":false,"suffix":""},{"dropping-particle":"","family":"Saint‐Laurent","given":"R","non-dropping-particle":"","parse-names":false,"suffix":""},{"dropping-particle":"","family":"Østbye","given":"K.","non-dropping-particle":"","parse-names":false,"suffix":""},{"dropping-particle":"","family":"Mehner","given":"T.","non-dropping-particle":"","parse-names":false,"suffix":""},{"dropping-particle":"","family":"Bernatchez","given":"Louis","non-dropping-particle":"","parse-names":false,"suffix":""}],"container-title":"Journal of Fish Biology","id":"ITEM-3","issue":"A","issued":{"date-parts":[["2006"]]},"page":"119-135","publisher":"Wiley Online Library","title":"Evidence for independent origin of two spring‐spawning ciscoes (Salmoniformes: Coregonidae) in Germany","type":"article-journal","volume":"68"},"uris":["http://www.mendeley.com/documents/?uuid=690ae1a2-9490-4870-86af-b1ea004c5abb"]},{"id":"ITEM-4","itemData":{"DOI":"10.1139/F08-120","ISSN":"0706-652X","author":[{"dropping-particle":"","family":"Ohlberger","given":"Jan","non-dropping-particle":"","parse-names":false,"suffix":""},{"dropping-particle":"","family":"Mehner","given":"Thomas","non-dropping-particle":"","parse-names":false,"suffix":""},{"dropping-particle":"","family":"Staaks","given":"Georg","non-dropping-particle":"","parse-names":false,"suffix":""},{"dropping-particle":"","family":"Hölker","given":"Franz","non-dropping-particle":"","parse-names":false,"suffix":""}],"container-title":"Canadian Journal of Fisheries and Aquatic Sciences","id":"ITEM-4","issue":"10","issued":{"date-parts":[["2008"]]},"page":"2105-2113","publisher":"NRC Research Press","title":"Is ecological segregation in a pair of sympatric coregonines supported by divergent feeding efficiencies?","type":"article-journal","volume":"65"},"uris":["http://www.mendeley.com/documents/?uuid=726d46e3-a2af-4304-ac2f-d1cbbef93313"]}],"mendeley":{"formattedCitation":"(Eronen &amp; Lahti, 1988; Ohlberger et al., 2008; Schulz et al., 2006; Schulz &amp; Freyhof, 2003)","plainTextFormattedCitation":"(Eronen &amp; Lahti, 1988; Ohlberger et al., 2008; Schulz et al., 2006; Schulz &amp; Freyhof, 2003)","previouslyFormattedCitation":"(Eronen &amp; Lahti, 1988; Ohlberger et al., 2008; Schulz et al., 2006; Schulz &amp; Freyhof, 2003)"},"properties":{"noteIndex":0},"schema":"https://github.com/citation-style-language/schema/raw/master/csl-citation.json"}</w:instrText>
      </w:r>
      <w:r w:rsidR="00FC61B1" w:rsidRPr="00155F65">
        <w:fldChar w:fldCharType="separate"/>
      </w:r>
      <w:r w:rsidR="00FC61B1" w:rsidRPr="00155F65">
        <w:rPr>
          <w:noProof/>
        </w:rPr>
        <w:t>(Eronen &amp; Lahti, 1988; Ohlberger et al., 2008; Schulz et al., 2006; Schulz &amp; Freyhof, 2003)</w:t>
      </w:r>
      <w:r w:rsidR="00FC61B1" w:rsidRPr="00155F65">
        <w:fldChar w:fldCharType="end"/>
      </w:r>
      <w:r w:rsidR="00FC61B1" w:rsidRPr="00155F65">
        <w:t xml:space="preserve"> </w:t>
      </w:r>
      <w:r w:rsidRPr="00155F65">
        <w:t xml:space="preserve">and allopatric spring-spawning stocks of cisco are found in Lac des Écorces (southwestern Quebec; </w:t>
      </w:r>
      <w:r w:rsidR="00FC61B1" w:rsidRPr="00155F65">
        <w:fldChar w:fldCharType="begin" w:fldLock="1"/>
      </w:r>
      <w:r w:rsidR="006C44F7" w:rsidRPr="00155F65">
        <w:instrText>ADDIN CSL_CITATION {"citationItems":[{"id":"ITEM-1","itemData":{"DOI":"10.1139/z83-314","ISSN":"0008-4301","author":[{"dropping-particle":"","family":"Pariseau","given":"Richard","non-dropping-particle":"","parse-names":false,"suffix":""},{"dropping-particle":"","family":"Dumont","given":"Pierre","non-dropping-particle":"","parse-names":false,"suffix":""},{"dropping-particle":"","family":"Migneault","given":"Jean-Guy","non-dropping-particle":"","parse-names":false,"suffix":""}],"container-title":"Canadian Journal of Zoology","id":"ITEM-1","issue":"10","issued":{"date-parts":[["1983"]]},"page":"2365-2368","publisher":"NRC Research Press","title":"Découverte, dans le sud-ouest du Québec, d'une population de cisco de lac, Coregonus artedii, frayant au printemps","type":"article-journal","volume":"61"},"uris":["http://www.mendeley.com/documents/?uuid=b7ec36f6-93c3-4830-bae1-2e7cf55936d6"]},{"id":"ITEM-2","itemData":{"DOI":"10.1139/f89-022","ISSN":"0706-652X","author":[{"dropping-particle":"","family":"Hénault","given":"Michel","non-dropping-particle":"","parse-names":false,"suffix":""},{"dropping-particle":"","family":"Fortin","given":"Réjean","non-dropping-particle":"","parse-names":false,"suffix":""}],"container-title":"Canadian Journal of Fisheries and Aquatic Sciences","id":"ITEM-2","issue":"1","issued":{"date-parts":[["1989"]]},"page":"166-173","publisher":"NRC Research Press","title":"Comparison of meristic and morphometric characters among spring-and fall-spawning ecotypes of cisco (Coregonus artedii) in southern Quebec, Canada","type":"article-journal","volume":"46"},"uris":["http://www.mendeley.com/documents/?uuid=218f4b01-fa52-42ec-bc01-97b5c24c4411"]},{"id":"ITEM-3","itemData":{"DOI":"10.1139/z91-229","ISSN":"0008-4301","author":[{"dropping-particle":"","family":"Hénault","given":"Michel","non-dropping-particle":"","parse-names":false,"suffix":""},{"dropping-particle":"","family":"Fortin","given":"Réjean","non-dropping-particle":"","parse-names":false,"suffix":""}],"container-title":"Canadian journal of zoology","id":"ITEM-3","issue":"6","issued":{"date-parts":[["1991"]]},"page":"1644-1652","publisher":"NRC Research Press","title":"Early life stages, growth, and reproduction of spring-spawning ciscoes (Coregonus artedii) in Lac des Écorces, Quebec","type":"article-journal","volume":"69"},"uris":["http://www.mendeley.com/documents/?uuid=41a3038f-e42d-4208-a924-75a509942fb4"]}],"mendeley":{"formattedCitation":"(Hénault &amp; Fortin, 1989, 1991; Pariseau et al., 1983)","manualFormatting":"Hénault &amp; Fortin, 1989, 1991; Pariseau et al., 1983)","plainTextFormattedCitation":"(Hénault &amp; Fortin, 1989, 1991; Pariseau et al., 1983)","previouslyFormattedCitation":"(Hénault &amp; Fortin, 1989, 1991; Pariseau et al., 1983)"},"properties":{"noteIndex":0},"schema":"https://github.com/citation-style-language/schema/raw/master/csl-citation.json"}</w:instrText>
      </w:r>
      <w:r w:rsidR="00FC61B1" w:rsidRPr="00155F65">
        <w:fldChar w:fldCharType="separate"/>
      </w:r>
      <w:r w:rsidR="00FC61B1" w:rsidRPr="00155F65">
        <w:rPr>
          <w:noProof/>
        </w:rPr>
        <w:t>Hénault &amp; Fortin, 1989, 1991; Pariseau et al., 1983)</w:t>
      </w:r>
      <w:r w:rsidR="00FC61B1" w:rsidRPr="00155F65">
        <w:fldChar w:fldCharType="end"/>
      </w:r>
      <w:r w:rsidRPr="00155F65">
        <w:t xml:space="preserve">. Winter and spring spawners continue oocyte development through autumn which results </w:t>
      </w:r>
      <w:r w:rsidRPr="00155F65">
        <w:lastRenderedPageBreak/>
        <w:t>in a lower number of larger eggs compared to the autumn-spawning stocks</w:t>
      </w:r>
      <w:r w:rsidR="00FC61B1" w:rsidRPr="00155F65">
        <w:t xml:space="preserve"> </w:t>
      </w:r>
      <w:r w:rsidR="00FC61B1" w:rsidRPr="00155F65">
        <w:fldChar w:fldCharType="begin" w:fldLock="1"/>
      </w:r>
      <w:r w:rsidR="00B4243F" w:rsidRPr="00155F65">
        <w:instrText>ADDIN CSL_CITATION {"citationItems":[{"id":"ITEM-1","itemData":{"author":[{"dropping-particle":"","family":"Eronen","given":"T","non-dropping-particle":"","parse-names":false,"suffix":""},{"dropping-particle":"","family":"Lahti","given":"E","non-dropping-particle":"","parse-names":false,"suffix":""}],"container-title":"Finnish Fisheries Research","id":"ITEM-1","issued":{"date-parts":[["1988"]]},"page":"197-203","title":"Life cycle of winter spawning vendace (Coregonus albula L.) in Lake Kajoonjärvi, eastern Finland","type":"article-journal","volume":"9"},"uris":["http://www.mendeley.com/documents/?uuid=a364c18e-cc4b-4be4-9f77-9c10de9a837b"]},{"id":"ITEM-2","itemData":{"DOI":"10.1139/z91-229","ISSN":"0008-4301","author":[{"dropping-particle":"","family":"Hénault","given":"Michel","non-dropping-particle":"","parse-names":false,"suffix":""},{"dropping-particle":"","family":"Fortin","given":"Réjean","non-dropping-particle":"","parse-names":false,"suffix":""}],"container-title":"Canadian journal of zoology","id":"ITEM-2","issue":"6","issued":{"date-parts":[["1991"]]},"page":"1644-1652","publisher":"NRC Research Press","title":"Early life stages, growth, and reproduction of spring-spawning ciscoes (Coregonus artedii) in Lac des Écorces, Quebec","type":"article-journal","volume":"69"},"uris":["http://www.mendeley.com/documents/?uuid=41a3038f-e42d-4208-a924-75a509942fb4"]}],"mendeley":{"formattedCitation":"(Eronen &amp; Lahti, 1988; Hénault &amp; Fortin, 1991)","plainTextFormattedCitation":"(Eronen &amp; Lahti, 1988; Hénault &amp; Fortin, 1991)","previouslyFormattedCitation":"(Eronen &amp; Lahti, 1988; Hénault &amp; Fortin, 1991)"},"properties":{"noteIndex":0},"schema":"https://github.com/citation-style-language/schema/raw/master/csl-citation.json"}</w:instrText>
      </w:r>
      <w:r w:rsidR="00FC61B1" w:rsidRPr="00155F65">
        <w:fldChar w:fldCharType="separate"/>
      </w:r>
      <w:r w:rsidR="00FC61B1" w:rsidRPr="00155F65">
        <w:rPr>
          <w:noProof/>
        </w:rPr>
        <w:t>(Eronen &amp; Lahti, 1988; Hénault &amp; Fortin, 1991)</w:t>
      </w:r>
      <w:r w:rsidR="00FC61B1" w:rsidRPr="00155F65">
        <w:fldChar w:fldCharType="end"/>
      </w:r>
      <w:r w:rsidRPr="00155F65">
        <w:t>. Oocyte development is driven by body energy content, and winter- and spring-spawning stocks may give iteroparous females the chance to mitigate the disproportionate energy demand toward somatic growth during the summer when metabolic demands are higher. Consequently, changes in the environment and the condition of an individual spawning adult could affect future coregonine spawning strategies. Our results suggest that the cisco embryos examined may not have the developmental plasticity to mitigate the effects of increased water temperatures during incubation. In this context, adjusting the time of spawning may be a more efficient long-term life-history strategy than the embryos adapting to increased temperatures. However, further work is needed to evaluate the reproductive plasticity of coregonine adults in the face of climate change.</w:t>
      </w:r>
    </w:p>
    <w:p w14:paraId="0000006F" w14:textId="77777777" w:rsidR="005660EC" w:rsidRPr="00155F65" w:rsidRDefault="005660EC" w:rsidP="00F755AB">
      <w:pPr>
        <w:spacing w:line="480" w:lineRule="auto"/>
      </w:pPr>
    </w:p>
    <w:p w14:paraId="00000070" w14:textId="7D38AB5F" w:rsidR="005660EC" w:rsidRPr="00155F65" w:rsidRDefault="00FB0BCD" w:rsidP="00F755AB">
      <w:pPr>
        <w:spacing w:line="480" w:lineRule="auto"/>
      </w:pPr>
      <w:r w:rsidRPr="00155F65">
        <w:t>Lake morphology is also important to consider for the question of a winter- or spring-spawning adaptation; deeper lakes could sufficiently provide cold thermal refuges at greater depths if suitable spawning habitat is available. Spring-spawning ciscos in Lac des Écorces, where a 4°C summer stratum does not exist, initiate spawning when spring water temperatures reach 6°C at depths ranging from 20-30 m</w:t>
      </w:r>
      <w:r w:rsidR="00FC61B1" w:rsidRPr="00155F65">
        <w:t xml:space="preserve"> </w:t>
      </w:r>
      <w:r w:rsidR="00FC61B1" w:rsidRPr="00155F65">
        <w:fldChar w:fldCharType="begin" w:fldLock="1"/>
      </w:r>
      <w:r w:rsidR="00B4243F" w:rsidRPr="00155F65">
        <w:instrText>ADDIN CSL_CITATION {"citationItems":[{"id":"ITEM-1","itemData":{"DOI":"10.1139/z91-229","ISSN":"0008-4301","author":[{"dropping-particle":"","family":"Hénault","given":"Michel","non-dropping-particle":"","parse-names":false,"suffix":""},{"dropping-particle":"","family":"Fortin","given":"Réjean","non-dropping-particle":"","parse-names":false,"suffix":""}],"container-title":"Canadian journal of zoology","id":"ITEM-1","issue":"6","issued":{"date-parts":[["1991"]]},"page":"1644-1652","publisher":"NRC Research Press","title":"Early life stages, growth, and reproduction of spring-spawning ciscoes (Coregonus artedii) in Lac des Écorces, Quebec","type":"article-journal","volume":"69"},"uris":["http://www.mendeley.com/documents/?uuid=41a3038f-e42d-4208-a924-75a509942fb4"]},{"id":"ITEM-2","itemData":{"DOI":"10.1139/f89-022","ISSN":"0706-652X","author":[{"dropping-particle":"","family":"Hénault","given":"Michel","non-dropping-particle":"","parse-names":false,"suffix":""},{"dropping-particle":"","family":"Fortin","given":"Réjean","non-dropping-particle":"","parse-names":false,"suffix":""}],"container-title":"Canadian Journal of Fisheries and Aquatic Sciences","id":"ITEM-2","issue":"1","issued":{"date-parts":[["1989"]]},"page":"166-173","publisher":"NRC Research Press","title":"Comparison of meristic and morphometric characters among spring-and fall-spawning ecotypes of cisco (Coregonus artedii) in southern Quebec, Canada","type":"article-journal","volume":"46"},"uris":["http://www.mendeley.com/documents/?uuid=218f4b01-fa52-42ec-bc01-97b5c24c4411"]}],"mendeley":{"formattedCitation":"(Hénault &amp; Fortin, 1989, 1991)","plainTextFormattedCitation":"(Hénault &amp; Fortin, 1989, 1991)","previouslyFormattedCitation":"(Hénault &amp; Fortin, 1989, 1991)"},"properties":{"noteIndex":0},"schema":"https://github.com/citation-style-language/schema/raw/master/csl-citation.json"}</w:instrText>
      </w:r>
      <w:r w:rsidR="00FC61B1" w:rsidRPr="00155F65">
        <w:fldChar w:fldCharType="separate"/>
      </w:r>
      <w:r w:rsidR="00F35200" w:rsidRPr="00155F65">
        <w:rPr>
          <w:noProof/>
        </w:rPr>
        <w:t>(Hénault &amp; Fortin, 1989, 1991)</w:t>
      </w:r>
      <w:r w:rsidR="00FC61B1" w:rsidRPr="00155F65">
        <w:fldChar w:fldCharType="end"/>
      </w:r>
      <w:r w:rsidRPr="00155F65">
        <w:t>. This strategy of spawning in deeper, colder water allows for normal embryogenesis throughout the summer to mitigate high water temperatures during the summer period at shallow depths. Model projections of suitable thermal and oxythermal habitat for cisco indicate deeper and less eutrophic lakes will likely provide the best cold-water habitat as water temperatures and land uses change</w:t>
      </w:r>
      <w:r w:rsidR="00E6033C" w:rsidRPr="00155F65">
        <w:t xml:space="preserve"> </w:t>
      </w:r>
      <w:r w:rsidR="00E6033C" w:rsidRPr="00155F65">
        <w:fldChar w:fldCharType="begin" w:fldLock="1"/>
      </w:r>
      <w:r w:rsidR="00B4243F" w:rsidRPr="00155F65">
        <w:instrText>ADDIN CSL_CITATION {"citationItems":[{"id":"ITEM-1","itemData":{"DOI":"10.1139/F10-115","ISSN":"0706-652X","author":[{"dropping-particle":"","family":"Jacobson","given":"Peter C","non-dropping-particle":"","parse-names":false,"suffix":""},{"dropping-particle":"","family":"Stefan","given":"Heinz G","non-dropping-particle":"","parse-names":false,"suffix":""},{"dropping-particle":"","family":"Pereira","given":"Donald L","non-dropping-particle":"","parse-names":false,"suffix":""}],"container-title":"Canadian Journal of Fisheries and Aquatic Sciences","id":"ITEM-1","issue":"12","issued":{"date-parts":[["2010"]]},"page":"2002-2013","publisher":"NRC Research Press","title":"Coldwater fish oxythermal habitat in Minnesota lakes: influence of total phosphorus, July air temperature, and relative depth","type":"article-journal","volume":"67"},"uris":["http://www.mendeley.com/documents/?uuid=81c90a31-a1ca-4e24-8755-5f6933ad564a"]},{"id":"ITEM-2","itemData":{"DOI":"10.1139/cjfas-2013-0535","ISSN":"0706-652X","abstract":"Cold-water habitat in lakes is projected to decrease under future climate scenarios, and existing trends suggest such declines are already impacting cold-water fish populations. Herein, we predict the effects of future climate and land use change on cold-water fish habitat in the glacial lakes of the upper midwestern US. Ecoregion-specific, regional regression models were developed to predict annual phosphorus loading rates to lakes based on land use and hydrology and coupled to a previously developed fish habitat model. Outputs from one land use change model and three global climate models were then used to project future cold-water habitat. Significant decreases in cold-water habitat quality were projected in all four ecoregions of the study region, with increases in air temperature generally having greater impacts on habitat than land use changes. Projected localized increases in urbanization and corn acreage were found to degrade cold-water habitat for a subset of lakes in all ecoregions. For cisco (Coregonus artedi), the most thermally tolerant of the four species considered, it was found that most of the highest quality (tier 1) refuge lakes will shift to lower quality (tier 2) lakes with adequate habitat, and about half of the tier 2 lakes will shift to tier 3 (non-refuge) lakes with marginal habitat.","author":[{"dropping-particle":"","family":"Herb","given":"William R","non-dropping-particle":"","parse-names":false,"suffix":""},{"dropping-particle":"","family":"Johnson","given":"Lucinda B","non-dropping-particle":"","parse-names":false,"suffix":""},{"dropping-particle":"","family":"Jacobson","given":"Peter C","non-dropping-particle":"","parse-names":false,"suffix":""},{"dropping-particle":"","family":"Stefan","given":"Heinz G","non-dropping-particle":"","parse-names":false,"suffix":""}],"container-title":"Canadian Journal of Fisheries and Aquatic Sciences","id":"ITEM-2","issue":"9","issued":{"date-parts":[["2014"]]},"page":"1334-1348","publisher":"NRC Research Press","title":"Projecting cold-water fish habitat in lakes of the glacial lakes region under changing land use and climate regimes","type":"article-journal","volume":"71"},"uris":["http://www.mendeley.com/documents/?uuid=d1790ec2-46bc-49bd-8fa3-46d3d385bfec"]},{"id":"ITEM-3","itemData":{"DOI":"https://doi.org/10.1016/j.jglr.2020.01.019","ISSN":"0380-1330","abstract":"In Lake Erie, cisco (Coregonus artedi) once supported one of the most valuable freshwater fisheries on earth, yet overfishing caused their eventual extirpation from the lake. With warming lake temperatures, some have questioned whether Lake Erie still contains suitable oxythermal conditions for cisco. Using published oxythermal thresholds for adult cisco (which have more stringent requirements than juveniles) and oxythermal profiles from Lake Erie, we sought to answer two questions critical to cisco restoration science. First, is cisco habitat still available during the most restrictive periods? Second, what is the distribution of cisco habitat during these times? Beta regression was used to determine that cisco habitat was most limited during the month of August, and that August of 2010 was the most restrictive period in the time series. We then used Empirical Bayesian Kriging (EBK) to map the spatial extent of cisco habitat during these times. EBK maps revealed large areas of summer refugia for cisco in Lake Erie, even during the least favorable periods. Most of the Central and East Basins contain suitable habitat during the average August, yet during August of 2010, suitable conditions were limited to the eastern edge of the Central Basin and the deep waters of the East Basin. These findings aligned well with historical accounts of cisco landings. While suitable oxythermal habitat still exists for cisco in Lake Erie, future restoration efforts, if attempted, will partially depend on: 1) better management of nutrient inputs, 2) the realization of future climate scenarios, and 3) the ability of cisco to adapt to a changing lake.","author":[{"dropping-particle":"","family":"Schmitt","given":"Joseph D","non-dropping-particle":"","parse-names":false,"suffix":""},{"dropping-particle":"","family":"Vandergoot","given":"Christopher S","non-dropping-particle":"","parse-names":false,"suffix":""},{"dropping-particle":"","family":"O'Malley","given":"Brian P","non-dropping-particle":"","parse-names":false,"suffix":""},{"dropping-particle":"","family":"Kraus","given":"Richard T","non-dropping-particle":"","parse-names":false,"suffix":""}],"container-title":"Journal of Great Lakes Research","id":"ITEM-3","issue":"2","issued":{"date-parts":[["2020"]]},"page":"330-338","title":"Does Lake Erie still have sufficient oxythermal habitat for cisco Coregonus artedi?","type":"article-journal","volume":"46"},"uris":["http://www.mendeley.com/documents/?uuid=8c74ca5c-7bcf-442d-8f52-4358afc803c3"]}],"mendeley":{"formattedCitation":"(Herb et al., 2014; Jacobson et al., 2010; Schmitt et al., 2020)","plainTextFormattedCitation":"(Herb et al., 2014; Jacobson et al., 2010; Schmitt et al., 2020)","previouslyFormattedCitation":"(Herb et al., 2014; Jacobson et al., 2010; Schmitt et al., 2020)"},"properties":{"noteIndex":0},"schema":"https://github.com/citation-style-language/schema/raw/master/csl-citation.json"}</w:instrText>
      </w:r>
      <w:r w:rsidR="00E6033C" w:rsidRPr="00155F65">
        <w:fldChar w:fldCharType="separate"/>
      </w:r>
      <w:r w:rsidR="00E6033C" w:rsidRPr="00155F65">
        <w:rPr>
          <w:noProof/>
        </w:rPr>
        <w:t>(Herb et al., 2014; Jacobson et al., 2010; Schmitt et al., 2020)</w:t>
      </w:r>
      <w:r w:rsidR="00E6033C" w:rsidRPr="00155F65">
        <w:fldChar w:fldCharType="end"/>
      </w:r>
      <w:r w:rsidRPr="00155F65">
        <w:t xml:space="preserve">. While deep lakes may possess acceptable </w:t>
      </w:r>
      <w:r w:rsidRPr="00155F65">
        <w:lastRenderedPageBreak/>
        <w:t>thermal refugia for coregonines, access to and requirements for suitable spawning and incubation habitat is unknown for most populations.</w:t>
      </w:r>
    </w:p>
    <w:p w14:paraId="00000071" w14:textId="77777777" w:rsidR="005660EC" w:rsidRPr="00155F65" w:rsidRDefault="005660EC" w:rsidP="00F755AB">
      <w:pPr>
        <w:spacing w:line="480" w:lineRule="auto"/>
      </w:pPr>
    </w:p>
    <w:p w14:paraId="00000072" w14:textId="32D7009C" w:rsidR="005660EC" w:rsidRPr="00155F65" w:rsidRDefault="00FB0BCD" w:rsidP="00F755AB">
      <w:pPr>
        <w:spacing w:line="480" w:lineRule="auto"/>
      </w:pPr>
      <w:r w:rsidRPr="00155F65">
        <w:t>In addition to lower survival and shorter incubations as temperature increases, we also found both similar and contrasting responses to temperature in morphological traits (</w:t>
      </w:r>
      <w:r w:rsidRPr="00155F65">
        <w:rPr>
          <w:i/>
        </w:rPr>
        <w:t>i.e.,</w:t>
      </w:r>
      <w:r w:rsidRPr="00155F65">
        <w:t xml:space="preserve"> length-at-hatch and yolk-sac volume) among study groups. The contrast in morphological traits among study groups and locations is likely related to different egg sizes at fertilization. Smaller eggs will produce smaller larvae, requiring a lower growth and development rate and less demand on maternal yolk than larger eggs. The demand for yolk and egg size are positively related and temperature during embryogenesis is positively related to metabolic rate</w:t>
      </w:r>
      <w:r w:rsidR="00555150" w:rsidRPr="00155F65">
        <w:t xml:space="preserve"> </w:t>
      </w:r>
      <w:r w:rsidR="00555150" w:rsidRPr="00155F65">
        <w:fldChar w:fldCharType="begin" w:fldLock="1"/>
      </w:r>
      <w:r w:rsidR="00B4243F" w:rsidRPr="00155F65">
        <w:instrText>ADDIN CSL_CITATION {"citationItems":[{"id":"ITEM-1","itemData":{"DOI":"10.1111/j.1095-8649.1986.tb04924.x","ISSN":"0022-1112","author":[{"dropping-particle":"V","family":"Hodson","given":"P","non-dropping-particle":"","parse-names":false,"suffix":""},{"dropping-particle":"","family":"Blunt","given":"B R","non-dropping-particle":"","parse-names":false,"suffix":""}],"container-title":"Journal of Fish Biology","id":"ITEM-1","issue":"1","issued":{"date-parts":[["1986"]]},"page":"37-46","publisher":"Wiley Online Library","title":"The effect of time from hatch on the yolk conversion efficiency of rainbow trout, Salmo gairdneri","type":"article-journal","volume":"29"},"uris":["http://www.mendeley.com/documents/?uuid=ad8cf2c5-4088-4137-b988-3c85b93cd789"]},{"id":"ITEM-2","itemData":{"DOI":"10.1007/s11160-007-9070-x","ISBN":"0960-3166","ISSN":"0960-3166","abstract":"... 103; Kamler E (2005) Parent-egg-progeny relationships in teleost fishes: an energetics perspective ... \\n66:651–660; Rombough PJ (1994) Energy partitioning during fish development : additive or ... \\nA):186–204; Rombough P (2006) Developmental costs and the partitioning of metabolic ... \\n","author":[{"dropping-particle":"","family":"Kamler","given":"Ewa","non-dropping-particle":"","parse-names":false,"suffix":""}],"container-title":"Reviews in Fish biology and Fisheries","id":"ITEM-2","issue":"2","issued":{"date-parts":[["2008"]]},"page":"143","publisher":"Springer","title":"Resource allocation in yolk-feeding fish","type":"article-journal","volume":"18"},"uris":["http://www.mendeley.com/documents/?uuid=f7a5d36f-ac19-4c18-9a1d-0096e12bd938"]}],"mendeley":{"formattedCitation":"(Hodson &amp; Blunt, 1986; Kamler, 2008)","plainTextFormattedCitation":"(Hodson &amp; Blunt, 1986; Kamler, 2008)","previouslyFormattedCitation":"(Hodson &amp; Blunt, 1986; Kamler, 2008)"},"properties":{"noteIndex":0},"schema":"https://github.com/citation-style-language/schema/raw/master/csl-citation.json"}</w:instrText>
      </w:r>
      <w:r w:rsidR="00555150" w:rsidRPr="00155F65">
        <w:fldChar w:fldCharType="separate"/>
      </w:r>
      <w:r w:rsidR="00555150" w:rsidRPr="00155F65">
        <w:rPr>
          <w:noProof/>
        </w:rPr>
        <w:t>(Hodson &amp; Blunt, 1986; Kamler, 2008)</w:t>
      </w:r>
      <w:r w:rsidR="00555150" w:rsidRPr="00155F65">
        <w:fldChar w:fldCharType="end"/>
      </w:r>
      <w:r w:rsidRPr="00155F65">
        <w:t xml:space="preserve">. The steady decline in YSV for LK-Vendace and LK-Whitefish as incubation temperatures decreased, but less variability in LAH across temperatures, suggests a high efficiency to convert yolk into somatic tissues across all temperatures where maximal LAH is constrained by egg size. In contrast, both cisco populations had a steady decline in YSV and increase in LAH as incubation temperatures decreased, suggesting a low yolk conversion efficiency at warmer temperatures. All study groups had a decrease in YSV with time as basal metabolism consumed yolk as a function of the length of incubation. Regardless of the mode, our results suggest a synergistic relationship among species, location, egg size, incubation period, and incubation temperature in determining the phenotype of LAH and YSV. </w:t>
      </w:r>
    </w:p>
    <w:p w14:paraId="00000073" w14:textId="77777777" w:rsidR="005660EC" w:rsidRPr="00155F65" w:rsidRDefault="00FB0BCD" w:rsidP="00F755AB">
      <w:pPr>
        <w:spacing w:line="480" w:lineRule="auto"/>
      </w:pPr>
      <w:r w:rsidRPr="00155F65">
        <w:t xml:space="preserve"> </w:t>
      </w:r>
    </w:p>
    <w:p w14:paraId="00000074" w14:textId="32B5F7C7" w:rsidR="005660EC" w:rsidRPr="00155F65" w:rsidRDefault="00FB0BCD" w:rsidP="00F755AB">
      <w:pPr>
        <w:spacing w:line="480" w:lineRule="auto"/>
      </w:pPr>
      <w:r w:rsidRPr="00155F65">
        <w:t>The trade-off between LAH and YSV is well documented in larval fish physiology</w:t>
      </w:r>
      <w:r w:rsidR="00555150" w:rsidRPr="00155F65">
        <w:t xml:space="preserve"> </w:t>
      </w:r>
      <w:r w:rsidR="00555150" w:rsidRPr="00155F65">
        <w:fldChar w:fldCharType="begin" w:fldLock="1"/>
      </w:r>
      <w:r w:rsidR="00555150" w:rsidRPr="00155F65">
        <w:instrText>ADDIN CSL_CITATION {"citationItems":[{"id":"ITEM-1","itemData":{"DOI":"10.1163/156854291X00379","ISSN":"00282960","abstract":"The influence of temperature on fish eggs and larvae is briefly described from an autecological viewpoint. Temperature may have lethal or sub-lethal effects as well as pacing metabolism, other physiological responses and behaviour. It influences body size, growth, differentiation of muscle and meristic characters. Increase of temperature, as would occur with global warming, will change the timing of ecological events such as the spring plankton outburst so influencing the match or mismatch of larvae with their food supply and their predators. © 1991 BRILL.","author":[{"dropping-particle":"","family":"Blaxter","given":"J. H.S.","non-dropping-particle":"","parse-names":false,"suffix":""}],"container-title":"Netherlands Journal of Zoology","id":"ITEM-1","issue":"2-3","issued":{"date-parts":[["1991"]]},"page":"336-357","publisher":"Brill","title":"The effect of temperature on larval fishes","type":"article-journal","volume":"42"},"uris":["http://www.mendeley.com/documents/?uuid=93b86901-952a-4ef1-9af3-d781e8c4cd54"]}],"mendeley":{"formattedCitation":"(Blaxter, 1991)","plainTextFormattedCitation":"(Blaxter, 1991)","previouslyFormattedCitation":"(Blaxter, 1991)"},"properties":{"noteIndex":0},"schema":"https://github.com/citation-style-language/schema/raw/master/csl-citation.json"}</w:instrText>
      </w:r>
      <w:r w:rsidR="00555150" w:rsidRPr="00155F65">
        <w:fldChar w:fldCharType="separate"/>
      </w:r>
      <w:r w:rsidR="00555150" w:rsidRPr="00155F65">
        <w:rPr>
          <w:noProof/>
        </w:rPr>
        <w:t>(Blaxter, 1991)</w:t>
      </w:r>
      <w:r w:rsidR="00555150" w:rsidRPr="00155F65">
        <w:fldChar w:fldCharType="end"/>
      </w:r>
      <w:r w:rsidRPr="00155F65">
        <w:t xml:space="preserve">. Climate change impacts may only exacerbate the importance of each morphological trait in determining either a match or mismatch between larval coregonines and their zooplankton </w:t>
      </w:r>
      <w:r w:rsidRPr="00155F65">
        <w:lastRenderedPageBreak/>
        <w:t xml:space="preserve">prey. Using winter water temperatures collected from Lake Superior, we can show the theoretical interactions among water temperature, spawning period, incubation period, LAH, and YSV supported by our results (Figure 6). If spawning does shift to a later period from rising water temperatures, we would expect the size of eggs to increase and the fecundity of females to decrease from environmentally-induced stress on gametogenesis (Figure 6). While our experiments used constant incubation temperatures due to logistical constraints, the impact different spring warming rates can have on the time of hatching and the size of larvae should not be ignored. Lake Southern Konnevesi vendace and European whitefish previously exhibited flexibility in embryo development rates and feeding windows under different warming scenarios </w:t>
      </w:r>
      <w:r w:rsidR="00555150" w:rsidRPr="00155F65">
        <w:fldChar w:fldCharType="begin" w:fldLock="1"/>
      </w:r>
      <w:r w:rsidR="0008158E" w:rsidRPr="00155F65">
        <w:instrText>ADDIN CSL_CITATION {"citationItems":[{"id":"ITEM-1","itemData":{"DOI":"10.1007/s10641-014-0331-y","abstract":"We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coregonids","type":"article-journal","volume":"98"},"uris":["http://www.mendeley.com/documents/?uuid=1120a55e-f2ad-394b-ad89-0b3bb220dad8"]}],"mendeley":{"formattedCitation":"(Karjalainen et al., 2015)","plainTextFormattedCitation":"(Karjalainen et al., 2015)","previouslyFormattedCitation":"(Karjalainen et al., 2015)"},"properties":{"noteIndex":0},"schema":"https://github.com/citation-style-language/schema/raw/master/csl-citation.json"}</w:instrText>
      </w:r>
      <w:r w:rsidR="00555150" w:rsidRPr="00155F65">
        <w:fldChar w:fldCharType="separate"/>
      </w:r>
      <w:r w:rsidR="00555150" w:rsidRPr="00155F65">
        <w:rPr>
          <w:noProof/>
        </w:rPr>
        <w:t>(Karjalainen et al., 2015)</w:t>
      </w:r>
      <w:r w:rsidR="00555150" w:rsidRPr="00155F65">
        <w:fldChar w:fldCharType="end"/>
      </w:r>
      <w:r w:rsidRPr="00155F65">
        <w:t xml:space="preserve">. Such complex responses challenge our ability to predict the downstream impacts changing autumn, winter, and spring water temperatures may have on embryo and larval phenotypic plasticity. </w:t>
      </w:r>
    </w:p>
    <w:p w14:paraId="00000075" w14:textId="77777777" w:rsidR="005660EC" w:rsidRPr="00155F65" w:rsidRDefault="005660EC" w:rsidP="00F755AB">
      <w:pPr>
        <w:spacing w:line="480" w:lineRule="auto"/>
      </w:pPr>
    </w:p>
    <w:p w14:paraId="00000076" w14:textId="09F3E4EC" w:rsidR="005660EC" w:rsidRPr="00155F65" w:rsidRDefault="00FB0BCD" w:rsidP="00F755AB">
      <w:pPr>
        <w:spacing w:line="480" w:lineRule="auto"/>
      </w:pPr>
      <w:r w:rsidRPr="00155F65">
        <w:t>Traits of embryos depend not only on species, population, and incubation temperature but also on parental and transgenerational effects</w:t>
      </w:r>
      <w:r w:rsidR="00555150" w:rsidRPr="00155F65">
        <w:t xml:space="preserve"> </w:t>
      </w:r>
      <w:r w:rsidR="00555150" w:rsidRPr="00155F65">
        <w:fldChar w:fldCharType="begin" w:fldLock="1"/>
      </w:r>
      <w:r w:rsidR="0008158E" w:rsidRPr="00155F65">
        <w:instrText>ADDIN CSL_CITATION {"citationItems":[{"id":"ITEM-1","itemData":{"DOI":"10.1093/icesjms/28.2.211","author":[{"dropping-particle":"","family":"Blaxter","given":"J. H.S.","non-dropping-particle":"","parse-names":false,"suffix":""}],"container-title":"J. Cons. Int. Explor. Mer","id":"ITEM-1","issued":{"date-parts":[["1963"]]},"page":"211-240","title":"The influence of egg size on herring larvae (Clupea harengus L)","type":"article-journal","volume":"28"},"uris":["http://www.mendeley.com/documents/?uuid=f081ba2a-8b0b-4a60-93f7-9acbf55fd7b6"]},{"id":"ITEM-2","itemData":{"DOI":"10.1163/156854291X00379","ISSN":"00282960","abstract":"The influence of temperature on fish eggs and larvae is briefly described from an autecological viewpoint. Temperature may have lethal or sub-lethal effects as well as pacing metabolism, other physiological responses and behaviour. It influences body size, growth, differentiation of muscle and meristic characters. Increase of temperature, as would occur with global warming, will change the timing of ecological events such as the spring plankton outburst so influencing the match or mismatch of larvae with their food supply and their predators. © 1991 BRILL.","author":[{"dropping-particle":"","family":"Blaxter","given":"J. H.S.","non-dropping-particle":"","parse-names":false,"suffix":""}],"container-title":"Netherlands Journal of Zoology","id":"ITEM-2","issue":"2-3","issued":{"date-parts":[["1991"]]},"page":"336-357","publisher":"Brill","title":"The effect of temperature on larval fishes","type":"article-journal","volume":"42"},"uris":["http://www.mendeley.com/documents/?uuid=93b86901-952a-4ef1-9af3-d781e8c4cd54"]},{"id":"ITEM-3","itemData":{"DOI":"10.1242/jeb.181412","ISSN":"0022-0949","author":[{"dropping-particle":"","family":"Kekäläinen","given":"Jukka","non-dropping-particle":"","parse-names":false,"suffix":""},{"dropping-particle":"","family":"Oskoei","given":"Párástu","non-dropping-particle":"","parse-names":false,"suffix":""},{"dropping-particle":"","family":"Janhunen","given":"Matti","non-dropping-particle":"","parse-names":false,"suffix":""},{"dropping-particle":"","family":"Koskinen","given":"Heikki","non-dropping-particle":"","parse-names":false,"suffix":""},{"dropping-particle":"","family":"Kortet","given":"Raine","non-dropping-particle":"","parse-names":false,"suffix":""},{"dropping-particle":"","family":"Huuskonen","given":"Hannu","non-dropping-particle":"","parse-names":false,"suffix":""}],"container-title":"Journal of Experimental Biology","id":"ITEM-3","issue":"20","issued":{"date-parts":[["2018"]]},"publisher":"The Company of Biologists Ltd","title":"Sperm pre-fertilization thermal environment shapes offspring phenotype and performance","type":"article-journal","volume":"221"},"uris":["http://www.mendeley.com/documents/?uuid=4d50cb5d-1108-46d4-a7f6-25c599e634bb"]}],"mendeley":{"formattedCitation":"(Blaxter, 1963, 1991; Kekäläinen et al., 2018)","plainTextFormattedCitation":"(Blaxter, 1963, 1991; Kekäläinen et al., 2018)","previouslyFormattedCitation":"(Blaxter, 1963, 1991; Kekäläinen et al., 2018)"},"properties":{"noteIndex":0},"schema":"https://github.com/citation-style-language/schema/raw/master/csl-citation.json"}</w:instrText>
      </w:r>
      <w:r w:rsidR="00555150" w:rsidRPr="00155F65">
        <w:fldChar w:fldCharType="separate"/>
      </w:r>
      <w:r w:rsidR="00555150" w:rsidRPr="00155F65">
        <w:rPr>
          <w:noProof/>
        </w:rPr>
        <w:t>(Blaxter, 1963, 1991; Kekäläinen et al., 2018)</w:t>
      </w:r>
      <w:r w:rsidR="00555150" w:rsidRPr="00155F65">
        <w:fldChar w:fldCharType="end"/>
      </w:r>
      <w:r w:rsidRPr="00155F65">
        <w:t>. Our results suggest that both female and male effects control</w:t>
      </w:r>
      <w:r w:rsidR="00FD006C" w:rsidRPr="00155F65">
        <w:t>led</w:t>
      </w:r>
      <w:r w:rsidRPr="00155F65">
        <w:t xml:space="preserve"> a portion of early-stage offspring trait phenotypes in coregonines. The variability in phenotypes induced by parental effects can provide more flexibility for a population to cope with changing inter-annual environmental conditions, prevent full year-class failure, and ensure population persistence</w:t>
      </w:r>
      <w:r w:rsidR="00555150" w:rsidRPr="00155F65">
        <w:t xml:space="preserve"> </w:t>
      </w:r>
      <w:r w:rsidR="00555150" w:rsidRPr="00155F65">
        <w:fldChar w:fldCharType="begin" w:fldLock="1"/>
      </w:r>
      <w:r w:rsidR="00855412" w:rsidRPr="00155F65">
        <w:instrText>ADDIN CSL_CITATION {"citationItems":[{"id":"ITEM-1","itemData":{"DOI":"10.1111/j.1467-2979.2008.00322.x","ISSN":"1467-2960","author":[{"dropping-particle":"","family":"Wright","given":"Peter J","non-dropping-particle":"","parse-names":false,"suffix":""},{"dropping-particle":"","family":"Trippel","given":"Edward A","non-dropping-particle":"","parse-names":false,"suffix":""}],"container-title":"Fish and Fisheries","id":"ITEM-1","issue":"3","issued":{"date-parts":[["2009"]]},"page":"283-304","publisher":"Wiley Online Library","title":"Fishery‐induced demographic changes in the timing of spawning: consequences for reproductive success","type":"article-journal","volume":"10"},"uris":["http://www.mendeley.com/documents/?uuid=3182596c-d472-4078-9225-3db95378d4d3"]},{"id":"ITEM-2","itemData":{"DOI":"10.1093/conphys/cov027","ISSN":"2051-1434","author":[{"dropping-particle":"","family":"Oomen","given":"Rebekah A","non-dropping-particle":"","parse-names":false,"suffix":""},{"dropping-particle":"","family":"Hutchings","given":"Jeffrey A","non-dropping-particle":"","parse-names":false,"suffix":""}],"container-title":"Conservation physiology","id":"ITEM-2","issue":"1","issued":{"date-parts":[["2015"]]},"page":"1-12","publisher":"Oxford University Press","title":"Variation in spawning time promotes genetic variability in population responses to environmental change in a marine fish","type":"article-journal","volume":"3"},"uris":["http://www.mendeley.com/documents/?uuid=f856295b-80fa-4727-ba09-adc35a9d18f4"]},{"id":"ITEM-3","itemData":{"DOI":"10.1007/s10750-016-2807-6","ISBN":"0018-8158","ISSN":"15735117","abstract":"Hatching time (HT) of autumn-spawning fishes depends strongly on the egg incubation temperature and especially on the warming of water in spring, which synchronizes the hatching with ice-out despite the large inter-annual variability in spring phenology. However, the relative roles of genetic and environmental effects on the HT have rarely been explored. We studied experimentally the parental effects on the HT and size of vendace (Coregonus albula (L.)) and whitefish (C. lavaretus L.) larvae under short and long winter conditions using a full-factorial breeding design. Both parents significantly affected the HT of vendace, mostly by additive genetic effects, and the difference between short and long winter treatment was also significant. In whitefish, the female × male interaction was significant, implying non-additive genetic effects. The maximum range of the HT of eggs between parent pairs within certain winter condition was 3 weeks and was clearly lower than the potential range for the temperature-adjusted HT. The size of eggs or hatched larvae did not correlate with the HT in either of the species. The variation in HT between eggs from different parents creates a basis for genetic adaptation to climate change and for local adaption of populations in their thermal environments.","author":[{"dropping-particle":"","family":"Karjalainen","given":"Juha","non-dropping-particle":"","parse-names":false,"suffix":""},{"dropping-particle":"","family":"Jokinen","given":"L","non-dropping-particle":"","parse-names":false,"suffix":""},{"dropping-particle":"","family":"Keskinen","given":"T","non-dropping-particle":"","parse-names":false,"suffix":""},{"dropping-particle":"","family":"Marjomäki","given":"Timo J","non-dropping-particle":"","parse-names":false,"suffix":""}],"container-title":"Hydrobiologia","id":"ITEM-3","issue":"1","issued":{"date-parts":[["2016"]]},"language":"English","page":"135-143","title":"Environmental and genetic effects on larval hatching time in two coregonids","type":"article-journal","volume":"780"},"uris":["http://www.mendeley.com/documents/?uuid=0d549f7f-c7c3-3965-9f8a-2eeacb37787f"]}],"mendeley":{"formattedCitation":"(Karjalainen, Jokinen, et al., 2016; Oomen &amp; Hutchings, 2015; Wright &amp; Trippel, 2009)","plainTextFormattedCitation":"(Karjalainen, Jokinen, et al., 2016; Oomen &amp; Hutchings, 2015; Wright &amp; Trippel, 2009)","previouslyFormattedCitation":"(Karjalainen, Jokinen, et al., 2016; Oomen &amp; Hutchings, 2015; Wright &amp; Trippel, 2009)"},"properties":{"noteIndex":0},"schema":"https://github.com/citation-style-language/schema/raw/master/csl-citation.json"}</w:instrText>
      </w:r>
      <w:r w:rsidR="00555150" w:rsidRPr="00155F65">
        <w:fldChar w:fldCharType="separate"/>
      </w:r>
      <w:r w:rsidR="00555150" w:rsidRPr="00155F65">
        <w:rPr>
          <w:noProof/>
        </w:rPr>
        <w:t>(Karjalainen, Jokinen, et al., 2016; Oomen &amp; Hutchings, 2015; Wright &amp; Trippel, 2009)</w:t>
      </w:r>
      <w:r w:rsidR="00555150" w:rsidRPr="00155F65">
        <w:fldChar w:fldCharType="end"/>
      </w:r>
      <w:r w:rsidRPr="00155F65">
        <w:t>. In fishes, the female effect is usually more pronounced than male and female x male interaction effects, and is stronger in traits directly related to egg size</w:t>
      </w:r>
      <w:r w:rsidR="00555150" w:rsidRPr="00155F65">
        <w:t xml:space="preserve"> </w:t>
      </w:r>
      <w:r w:rsidR="00555150" w:rsidRPr="00155F65">
        <w:fldChar w:fldCharType="begin" w:fldLock="1"/>
      </w:r>
      <w:r w:rsidR="006C44F7" w:rsidRPr="00155F65">
        <w:instrText>ADDIN CSL_CITATION {"citationItems":[{"id":"ITEM-1","itemData":{"DOI":"10.1016/S0044-8486(99)00309-9","ISSN":"0044-8486","author":[{"dropping-particle":"","family":"Nagler","given":"James J","non-dropping-particle":"","parse-names":false,"suffix":""},{"dropping-particle":"","family":"Parsons","given":"James E","non-dropping-particle":"","parse-names":false,"suffix":""},{"dropping-particle":"","family":"Cloud","given":"J G","non-dropping-particle":"","parse-names":false,"suffix":""}],"container-title":"Aquaculture","id":"ITEM-1","issue":"1-2","issued":{"date-parts":[["2000"]]},"page":"177-183","publisher":"Elsevier","title":"Single pair mating indicates maternal effects on embryo survival in rainbow trout, Oncorhynchus mykiss","type":"article-journal","volume":"184"},"uris":["http://www.mendeley.com/documents/?uuid=f0136a90-e1d2-4a15-bf72-885c791ceccf"]},{"id":"ITEM-2","itemData":{"DOI":"10.1016/j.seares.2007.01.003","ISSN":"1385-1101","author":[{"dropping-particle":"","family":"Kennedy","given":"J","non-dropping-particle":"","parse-names":false,"suffix":""},{"dropping-particle":"","family":"Geffen","given":"A J","non-dropping-particle":"","parse-names":false,"suffix":""},{"dropping-particle":"","family":"Nash","given":"R D M","non-dropping-particle":"","parse-names":false,"suffix":""}],"container-title":"Journal of Sea Research","id":"ITEM-2","issue":"1","issued":{"date-parts":[["2007"]]},"page":"65-77","publisher":"Elsevier","title":"Maternal influences on egg and larval characteristics of plaice (Pleuronectes platessa L.)","type":"article-journal","volume":"58"},"uris":["http://www.mendeley.com/documents/?uuid=2d4fa6e8-6ae1-4d1c-9deb-ea7e6fbca3d2"]},{"id":"ITEM-3","itemData":{"DOI":"10.1111/j.1095-8312.2011.01664.x","ISSN":"0024-4066","author":[{"dropping-particle":"","family":"Huuskonen","given":"Hannu","non-dropping-particle":"","parse-names":false,"suffix":""},{"dropping-particle":"","family":"Kekäläinen","given":"Jukka","non-dropping-particle":"","parse-names":false,"suffix":""},{"dropping-particle":"","family":"Panda","given":"Bineet","non-dropping-particle":"","parse-names":false,"suffix":""},{"dropping-particle":"","family":"Shikano","given":"Takahito","non-dropping-particle":"","parse-names":false,"suffix":""},{"dropping-particle":"","family":"Kortet","given":"Raine","non-dropping-particle":"","parse-names":false,"suffix":""}],"container-title":"Biological journal of the Linnean Society","id":"ITEM-3","issue":"3","issued":{"date-parts":[["2011"]]},"page":"593-601","publisher":"Oxford University Press","title":"Embryonic survival and larval predator-avoidance ability in mutually ornamented whitefish","type":"article-journal","volume":"103"},"uris":["http://www.mendeley.com/documents/?uuid=60ab9d84-2860-4379-9922-c76102987282"]}],"mendeley":{"formattedCitation":"(Huuskonen et al., 2011; Kennedy et al., 2007; Nagler et al., 2000)","plainTextFormattedCitation":"(Huuskonen et al., 2011; Kennedy et al., 2007; Nagler et al., 2000)","previouslyFormattedCitation":"(Huuskonen et al., 2011; Kennedy et al., 2007; Nagler et al., 2000)"},"properties":{"noteIndex":0},"schema":"https://github.com/citation-style-language/schema/raw/master/csl-citation.json"}</w:instrText>
      </w:r>
      <w:r w:rsidR="00555150" w:rsidRPr="00155F65">
        <w:fldChar w:fldCharType="separate"/>
      </w:r>
      <w:r w:rsidR="00555150" w:rsidRPr="00155F65">
        <w:rPr>
          <w:noProof/>
        </w:rPr>
        <w:t>(Huuskonen et al., 2011; Kennedy et al., 2007; Nagler et al., 2000)</w:t>
      </w:r>
      <w:r w:rsidR="00555150" w:rsidRPr="00155F65">
        <w:fldChar w:fldCharType="end"/>
      </w:r>
      <w:r w:rsidRPr="00155F65">
        <w:t xml:space="preserve">, and our results support this trend. Residual error estimates, however, </w:t>
      </w:r>
      <w:r w:rsidRPr="00155F65">
        <w:lastRenderedPageBreak/>
        <w:t>remained high. Intersexual selection and mate pairing has been proposed as an important component affecting coregonine offspring fitness</w:t>
      </w:r>
      <w:r w:rsidR="00555150" w:rsidRPr="00155F65">
        <w:t xml:space="preserve"> </w:t>
      </w:r>
      <w:r w:rsidR="00555150" w:rsidRPr="00155F65">
        <w:fldChar w:fldCharType="begin" w:fldLock="1"/>
      </w:r>
      <w:r w:rsidR="00855412" w:rsidRPr="00155F65">
        <w:instrText>ADDIN CSL_CITATION {"citationItems":[{"id":"ITEM-1","itemData":{"DOI":"10.1007/s10709-007-9164-3","ISSN":"0016-6707","author":[{"dropping-particle":"","family":"Wedekind","given":"Claus","non-dropping-particle":"","parse-names":false,"suffix":""},{"dropping-particle":"","family":"Evanno","given":"Guillaume","non-dropping-particle":"","parse-names":false,"suffix":""},{"dropping-particle":"","family":"Urbach","given":"Davnah","non-dropping-particle":"","parse-names":false,"suffix":""},{"dropping-particle":"","family":"Jacob","given":"Alain","non-dropping-particle":"","parse-names":false,"suffix":""},{"dropping-particle":"","family":"Müller","given":"Rudolf","non-dropping-particle":"","parse-names":false,"suffix":""}],"container-title":"Genetica","id":"ITEM-1","issue":"2","issued":{"date-parts":[["2008"]]},"page":"199-208","publisher":"Springer","title":"‘Good-genes’ and ‘compatible-genes’ effects in an Alpine whitefish and the information content of breeding tubercles over the course of the spawning season","type":"article-journal","volume":"132"},"uris":["http://www.mendeley.com/documents/?uuid=c1ec7c81-2f8b-456f-b9aa-e692e208fd1f"]},{"id":"ITEM-2","itemData":{"DOI":"10.1111/j.1095-8312.2011.01664.x","ISSN":"0024-4066","author":[{"dropping-particle":"","family":"Huuskonen","given":"Hannu","non-dropping-particle":"","parse-names":false,"suffix":""},{"dropping-particle":"","family":"Kekäläinen","given":"Jukka","non-dropping-particle":"","parse-names":false,"suffix":""},{"dropping-particle":"","family":"Panda","given":"Bineet","non-dropping-particle":"","parse-names":false,"suffix":""},{"dropping-particle":"","family":"Shikano","given":"Takahito","non-dropping-particle":"","parse-names":false,"suffix":""},{"dropping-particle":"","family":"Kortet","given":"Raine","non-dropping-particle":"","parse-names":false,"suffix":""}],"container-title":"Biological journal of the Linnean Society","id":"ITEM-2","issue":"3","issued":{"date-parts":[["2011"]]},"page":"593-601","publisher":"Oxford University Press","title":"Embryonic survival and larval predator-avoidance ability in mutually ornamented whitefish","type":"article-journal","volume":"103"},"uris":["http://www.mendeley.com/documents/?uuid=60ab9d84-2860-4379-9922-c76102987282"]},{"id":"ITEM-3","itemData":{"DOI":"10.1111/eff.12368","ISSN":"0906-6691","author":[{"dropping-particle":"","family":"Karjalainen","given":"Juha","non-dropping-particle":"","parse-names":false,"suffix":""},{"dropping-particle":"","family":"Marjomäki","given":"Timo J","non-dropping-particle":"","parse-names":false,"suffix":""}],"container-title":"Ecology of Freshwater Fish","id":"ITEM-3","issue":"2","issued":{"date-parts":[["2018"]]},"page":"542-548","publisher":"Wiley Online Library","title":"Communal pair spawning behaviour of vendace (Coregonus albula) in the dark","type":"article-journal","volume":"27"},"uris":["http://www.mendeley.com/documents/?uuid=93e61742-2bfd-4084-8b41-30361634cda7"]}],"mendeley":{"formattedCitation":"(Huuskonen et al., 2011; Karjalainen &amp; Marjomäki, 2018; Wedekind et al., 2008)","plainTextFormattedCitation":"(Huuskonen et al., 2011; Karjalainen &amp; Marjomäki, 2018; Wedekind et al., 2008)","previouslyFormattedCitation":"(Huuskonen et al., 2011; Karjalainen &amp; Marjomäki, 2018; Wedekind et al., 2008)"},"properties":{"noteIndex":0},"schema":"https://github.com/citation-style-language/schema/raw/master/csl-citation.json"}</w:instrText>
      </w:r>
      <w:r w:rsidR="00555150" w:rsidRPr="00155F65">
        <w:fldChar w:fldCharType="separate"/>
      </w:r>
      <w:r w:rsidR="00555150" w:rsidRPr="00155F65">
        <w:rPr>
          <w:noProof/>
        </w:rPr>
        <w:t>(Huuskonen et al., 2011; Karjalainen &amp; Marjomäki, 2018; Wedekind et al., 2008)</w:t>
      </w:r>
      <w:r w:rsidR="00555150" w:rsidRPr="00155F65">
        <w:fldChar w:fldCharType="end"/>
      </w:r>
      <w:r w:rsidRPr="00155F65">
        <w:t>, and may play a role in conserving natural biodiversity within populations</w:t>
      </w:r>
      <w:r w:rsidR="00555150" w:rsidRPr="00155F65">
        <w:t xml:space="preserve"> </w:t>
      </w:r>
      <w:r w:rsidR="00555150" w:rsidRPr="00155F65">
        <w:fldChar w:fldCharType="begin" w:fldLock="1"/>
      </w:r>
      <w:r w:rsidR="00555150" w:rsidRPr="00155F65">
        <w:instrText>ADDIN CSL_CITATION {"citationItems":[{"id":"ITEM-1","itemData":{"DOI":"10.4236/fns.2015.611108","ISBN":"2157-944X 2157-9458","ISSN":"2157-944X","abstract":"Fish species diversity can be lost through interacting stressors including habitat loss, stocking and overfishing. Although a multitude of stressors have played a role in the global decline of coregonid (Coregonus spp.) diversity, a number of contemporary studies have identified habitat loss stemming from eutrophication as the primary cause. Unfortunately, reconstructing the role of fishing and stocking practices can be difficult, because these records are incomplete or appear only in hard-to-access historic grey literature. Based on an illustrative set of historic and contemporary studies, we describe how fisheries management practices may have contributed to coregonid diversity loss in European and North American lakes. We provide case studies examining how fishing and stocking may reduce coregonid diversity through demographic decline and introgressive hybridization. In some lakes, fisheries management practices may have led to a loss of coregonid diversity well before issues with habitat degradation manifested. Our review suggests that fish conservation policies could beneficially consider the relative importance of all stressors, including management practices, as potential drivers of diversity loss.","author":[{"dropping-particle":"","family":"Anneville","given":"Orlane","non-dropping-particle":"","parse-names":false,"suffix":""},{"dropping-particle":"","family":"Lasne","given":"Emilien","non-dropping-particle":"","parse-names":false,"suffix":""},{"dropping-particle":"","family":"Guillard","given":"Jean","non-dropping-particle":"","parse-names":false,"suffix":""},{"dropping-particle":"","family":"Eckmann","given":"Reiner","non-dropping-particle":"","parse-names":false,"suffix":""},{"dropping-particle":"","family":"Stockwell","given":"Jason D","non-dropping-particle":"","parse-names":false,"suffix":""},{"dropping-particle":"","family":"Gillet","given":"Christian","non-dropping-particle":"","parse-names":false,"suffix":""},{"dropping-particle":"","family":"Yule","given":"Daniel L","non-dropping-particle":"","parse-names":false,"suffix":""}],"chapter-number":"1045","container-title":"Food and Nutrition Sciences","id":"ITEM-1","issue":"11","issued":{"date-parts":[["2015"]]},"page":"1045-1055","title":"Impact of Fishing and Stocking Practices on Coregonid Diversity","type":"article-journal","volume":"06"},"uris":["http://www.mendeley.com/documents/?uuid=58b1ea73-5b06-3b17-8574-e90300108f85"]}],"mendeley":{"formattedCitation":"(Anneville et al., 2015)","plainTextFormattedCitation":"(Anneville et al., 2015)","previouslyFormattedCitation":"(Anneville et al., 2015)"},"properties":{"noteIndex":0},"schema":"https://github.com/citation-style-language/schema/raw/master/csl-citation.json"}</w:instrText>
      </w:r>
      <w:r w:rsidR="00555150" w:rsidRPr="00155F65">
        <w:fldChar w:fldCharType="separate"/>
      </w:r>
      <w:r w:rsidR="00555150" w:rsidRPr="00155F65">
        <w:rPr>
          <w:noProof/>
        </w:rPr>
        <w:t>(Anneville et al., 2015)</w:t>
      </w:r>
      <w:r w:rsidR="00555150" w:rsidRPr="00155F65">
        <w:fldChar w:fldCharType="end"/>
      </w:r>
      <w:r w:rsidRPr="00155F65">
        <w:t>. The long-term stability of commercially exploited stocks, which may experience fisheries-induced evolution, has been linked to population diversity</w:t>
      </w:r>
      <w:r w:rsidR="00555150" w:rsidRPr="00155F65">
        <w:t xml:space="preserve"> </w:t>
      </w:r>
      <w:r w:rsidR="00555150" w:rsidRPr="00155F65">
        <w:fldChar w:fldCharType="begin" w:fldLock="1"/>
      </w:r>
      <w:r w:rsidR="006C44F7" w:rsidRPr="00155F65">
        <w:instrText>ADDIN CSL_CITATION {"citationItems":[{"id":"ITEM-1","itemData":{"DOI":"10.1038/nature09060","ISSN":"1476-4687","author":[{"dropping-particle":"","family":"Schindler","given":"Daniel E","non-dropping-particle":"","parse-names":false,"suffix":""},{"dropping-particle":"","family":"Hilborn","given":"Ray","non-dropping-particle":"","parse-names":false,"suffix":""},{"dropping-particle":"","family":"Chasco","given":"Brandon","non-dropping-particle":"","parse-names":false,"suffix":""},{"dropping-particle":"","family":"Boatright","given":"Christopher P","non-dropping-particle":"","parse-names":false,"suffix":""},{"dropping-particle":"","family":"Quinn","given":"Thomas P","non-dropping-particle":"","parse-names":false,"suffix":""},{"dropping-particle":"","family":"Rogers","given":"Lauren A","non-dropping-particle":"","parse-names":false,"suffix":""},{"dropping-particle":"","family":"Webster","given":"Michael S","non-dropping-particle":"","parse-names":false,"suffix":""}],"container-title":"Nature","id":"ITEM-1","issue":"7298","issued":{"date-parts":[["2010"]]},"page":"609-612","publisher":"Nature Publishing Group","title":"Population diversity and the portfolio effect in an exploited species","type":"article-journal","volume":"465"},"uris":["http://www.mendeley.com/documents/?uuid=4f7c6a5e-ba97-4207-941b-af480653c6bc"]},{"id":"ITEM-2","itemData":{"DOI":"10.1002/eap.1966","ISSN":"1051-0761","author":[{"dropping-particle":"","family":"Freshwater","given":"Cameron","non-dropping-particle":"","parse-names":false,"suffix":""},{"dropping-particle":"","family":"Anderson","given":"Sean C","non-dropping-particle":"","parse-names":false,"suffix":""},{"dropping-particle":"","family":"Holt","given":"Kendra R","non-dropping-particle":"","parse-names":false,"suffix":""},{"dropping-particle":"","family":"Huang","given":"Ann‐Marie","non-dropping-particle":"","parse-names":false,"suffix":""},{"dropping-particle":"","family":"Holt","given":"Carrie A","non-dropping-particle":"","parse-names":false,"suffix":""}],"container-title":"Ecological Applications","id":"ITEM-2","issue":"7","issued":{"date-parts":[["2019"]]},"page":"e01966","publisher":"Wiley Online Library","title":"Weakened portfolio effects constrain management effectiveness for population aggregates","type":"article-journal","volume":"29"},"uris":["http://www.mendeley.com/documents/?uuid=6bc859fe-6b0b-4e52-8d28-94eb1748c3ad"]}],"mendeley":{"formattedCitation":"(Freshwater et al., 2019; D. E. Schindler et al., 2010)","manualFormatting":"(Freshwater et al., 2019; Schindler et al., 2010)","plainTextFormattedCitation":"(Freshwater et al., 2019; D. E. Schindler et al., 2010)","previouslyFormattedCitation":"(Freshwater et al., 2019; D. E. Schindler et al., 2010)"},"properties":{"noteIndex":0},"schema":"https://github.com/citation-style-language/schema/raw/master/csl-citation.json"}</w:instrText>
      </w:r>
      <w:r w:rsidR="00555150" w:rsidRPr="00155F65">
        <w:fldChar w:fldCharType="separate"/>
      </w:r>
      <w:r w:rsidR="00555150" w:rsidRPr="00155F65">
        <w:rPr>
          <w:noProof/>
        </w:rPr>
        <w:t>(Freshwater et al., 2019; Schindler et al., 2010)</w:t>
      </w:r>
      <w:r w:rsidR="00555150" w:rsidRPr="00155F65">
        <w:fldChar w:fldCharType="end"/>
      </w:r>
      <w:r w:rsidRPr="00155F65">
        <w:t>. Spawning stocks that comprise individuals of variable sizes and ages (</w:t>
      </w:r>
      <w:r w:rsidRPr="00155F65">
        <w:rPr>
          <w:i/>
        </w:rPr>
        <w:t>e.g.,</w:t>
      </w:r>
      <w:r w:rsidRPr="00155F65">
        <w:t xml:space="preserve"> portfolio effect; </w:t>
      </w:r>
      <w:r w:rsidR="00555150" w:rsidRPr="00155F65">
        <w:fldChar w:fldCharType="begin" w:fldLock="1"/>
      </w:r>
      <w:r w:rsidR="006C44F7" w:rsidRPr="00155F65">
        <w:instrText>ADDIN CSL_CITATION {"citationItems":[{"id":"ITEM-1","itemData":{"DOI":"10.1038/nature09060","ISSN":"1476-4687","author":[{"dropping-particle":"","family":"Schindler","given":"Daniel E","non-dropping-particle":"","parse-names":false,"suffix":""},{"dropping-particle":"","family":"Hilborn","given":"Ray","non-dropping-particle":"","parse-names":false,"suffix":""},{"dropping-particle":"","family":"Chasco","given":"Brandon","non-dropping-particle":"","parse-names":false,"suffix":""},{"dropping-particle":"","family":"Boatright","given":"Christopher P","non-dropping-particle":"","parse-names":false,"suffix":""},{"dropping-particle":"","family":"Quinn","given":"Thomas P","non-dropping-particle":"","parse-names":false,"suffix":""},{"dropping-particle":"","family":"Rogers","given":"Lauren A","non-dropping-particle":"","parse-names":false,"suffix":""},{"dropping-particle":"","family":"Webster","given":"Michael S","non-dropping-particle":"","parse-names":false,"suffix":""}],"container-title":"Nature","id":"ITEM-1","issue":"7298","issued":{"date-parts":[["2010"]]},"page":"609-612","publisher":"Nature Publishing Group","title":"Population diversity and the portfolio effect in an exploited species","type":"article-journal","volume":"465"},"uris":["http://www.mendeley.com/documents/?uuid=4f7c6a5e-ba97-4207-941b-af480653c6bc"]}],"mendeley":{"formattedCitation":"(D. E. Schindler et al., 2010)","manualFormatting":"Schindler et al., 2010)","plainTextFormattedCitation":"(D. E. Schindler et al., 2010)","previouslyFormattedCitation":"(D. E. Schindler et al., 2010)"},"properties":{"noteIndex":0},"schema":"https://github.com/citation-style-language/schema/raw/master/csl-citation.json"}</w:instrText>
      </w:r>
      <w:r w:rsidR="00555150" w:rsidRPr="00155F65">
        <w:fldChar w:fldCharType="separate"/>
      </w:r>
      <w:r w:rsidR="00555150" w:rsidRPr="00155F65">
        <w:rPr>
          <w:noProof/>
        </w:rPr>
        <w:t>Schindler et al., 2010)</w:t>
      </w:r>
      <w:r w:rsidR="00555150" w:rsidRPr="00155F65">
        <w:fldChar w:fldCharType="end"/>
      </w:r>
      <w:r w:rsidRPr="00155F65">
        <w:t xml:space="preserve"> may contribute differently to spawning, offspring performance, and recruitment</w:t>
      </w:r>
      <w:r w:rsidR="00555150" w:rsidRPr="00155F65">
        <w:t xml:space="preserve"> </w:t>
      </w:r>
      <w:r w:rsidR="00555150" w:rsidRPr="00155F65">
        <w:fldChar w:fldCharType="begin" w:fldLock="1"/>
      </w:r>
      <w:r w:rsidR="00B6407E" w:rsidRPr="00155F65">
        <w:instrText>ADDIN CSL_CITATION {"citationItems":[{"id":"ITEM-1","itemData":{"DOI":"10.1016/S0169-5347(03)00100-9","ISSN":"0169-5347","author":[{"dropping-particle":"","family":"Luck","given":"Gary W","non-dropping-particle":"","parse-names":false,"suffix":""},{"dropping-particle":"","family":"Daily","given":"Gretchen C","non-dropping-particle":"","parse-names":false,"suffix":""},{"dropping-particle":"","family":"Ehrlich","given":"Paul R","non-dropping-particle":"","parse-names":false,"suffix":""}],"container-title":"Trends in Ecology &amp; Evolution","id":"ITEM-1","issue":"7","issued":{"date-parts":[["2003"]]},"page":"331-336","publisher":"Elsevier","title":"Population diversity and ecosystem services","type":"article-journal","volume":"18"},"uris":["http://www.mendeley.com/documents/?uuid=528c2755-e0c5-4f61-8e9c-4f1ccbfbe5ad"]},{"id":"ITEM-2","itemData":{"DOI":"10.1023/B:BIOC.0000011729.93889.34","ISSN":"0960-3115","author":[{"dropping-particle":"","family":"Figge","given":"Frank","non-dropping-particle":"","parse-names":false,"suffix":""}],"container-title":"Biodiversity &amp; Conservation","id":"ITEM-2","issue":"4","issued":{"date-parts":[["2004"]]},"page":"827-849","publisher":"Springer","title":"Bio-folio: applying portfolio theory to biodiversity","type":"article-journal","volume":"13"},"uris":["http://www.mendeley.com/documents/?uuid=725d2d9c-45e4-4b8e-8556-c36382f765f8"]}],"mendeley":{"formattedCitation":"(Figge, 2004; Luck et al., 2003)","plainTextFormattedCitation":"(Figge, 2004; Luck et al., 2003)","previouslyFormattedCitation":"(Figge, 2004; Luck et al., 2003)"},"properties":{"noteIndex":0},"schema":"https://github.com/citation-style-language/schema/raw/master/csl-citation.json"}</w:instrText>
      </w:r>
      <w:r w:rsidR="00555150" w:rsidRPr="00155F65">
        <w:fldChar w:fldCharType="separate"/>
      </w:r>
      <w:r w:rsidR="00555150" w:rsidRPr="00155F65">
        <w:rPr>
          <w:noProof/>
        </w:rPr>
        <w:t>(Figge, 2004; Luck et al., 2003)</w:t>
      </w:r>
      <w:r w:rsidR="00555150" w:rsidRPr="00155F65">
        <w:fldChar w:fldCharType="end"/>
      </w:r>
      <w:r w:rsidRPr="00155F65">
        <w:t>, and is likely an important consideration as the rapid rate of climate change adds additional stressors on populations.</w:t>
      </w:r>
    </w:p>
    <w:p w14:paraId="00000077" w14:textId="77777777" w:rsidR="005660EC" w:rsidRPr="00155F65" w:rsidRDefault="005660EC" w:rsidP="00F755AB">
      <w:pPr>
        <w:spacing w:line="480" w:lineRule="auto"/>
        <w:rPr>
          <w:b/>
        </w:rPr>
      </w:pPr>
    </w:p>
    <w:p w14:paraId="00000078" w14:textId="77777777" w:rsidR="005660EC" w:rsidRPr="00155F65" w:rsidRDefault="00FB0BCD" w:rsidP="00F755AB">
      <w:pPr>
        <w:spacing w:line="480" w:lineRule="auto"/>
      </w:pPr>
      <w:r w:rsidRPr="00155F65">
        <w:t>The methods used provide reproducible experimental conditions (</w:t>
      </w:r>
      <w:r w:rsidRPr="00155F65">
        <w:rPr>
          <w:i/>
        </w:rPr>
        <w:t>e.g.,</w:t>
      </w:r>
      <w:r w:rsidRPr="00155F65">
        <w:t xml:space="preserve"> uniform water source between laboratories, no moving water, minimal embryo disturbance, etc.) and standardized results that can be compared to future experiments that examine temperature responses across a wider range of populations. Additionally, efforts to include more northerly populations of cisco from Canada were thwarted due to restrictions on transport of live embryos across an international border. This further highlights the importance of the standardized experimental methods we used to allow for future large-scale, cross-laboratory experiments. However, our results do suggest that some form of latitudinal variation is likely present and promote fruitful opportunities for future large-scale experimental research on coregonines and other cold, stenothermic fishes. </w:t>
      </w:r>
    </w:p>
    <w:p w14:paraId="00000079" w14:textId="77777777" w:rsidR="005660EC" w:rsidRPr="00155F65" w:rsidRDefault="005660EC" w:rsidP="00F755AB">
      <w:pPr>
        <w:spacing w:line="480" w:lineRule="auto"/>
      </w:pPr>
    </w:p>
    <w:p w14:paraId="0000007A" w14:textId="0609A503" w:rsidR="005660EC" w:rsidRPr="00155F65" w:rsidRDefault="00FB0BCD" w:rsidP="00F755AB">
      <w:pPr>
        <w:spacing w:line="480" w:lineRule="auto"/>
      </w:pPr>
      <w:r w:rsidRPr="00155F65">
        <w:lastRenderedPageBreak/>
        <w:t>Additionally, interpreting the impacts of parental responses within an environmental context continues to be important to determine how parental effects may mitigate species’ responses to rapid climate change. The existence of varying parental responses raises questions concerning possible causal mechanisms. Genomic studies will be needed to better understand what is genetically impacted by increasing temperatures, how it is impacted, and when during development (</w:t>
      </w:r>
      <w:r w:rsidRPr="00155F65">
        <w:rPr>
          <w:i/>
        </w:rPr>
        <w:t>i.e.,</w:t>
      </w:r>
      <w:r w:rsidRPr="00155F65">
        <w:t xml:space="preserve"> when is temperature most critical;</w:t>
      </w:r>
      <w:r w:rsidR="00555150" w:rsidRPr="00155F65">
        <w:t xml:space="preserve"> </w:t>
      </w:r>
      <w:r w:rsidR="00555150" w:rsidRPr="00155F65">
        <w:fldChar w:fldCharType="begin" w:fldLock="1"/>
      </w:r>
      <w:r w:rsidR="006C44F7" w:rsidRPr="00155F65">
        <w:instrText>ADDIN CSL_CITATION {"citationItems":[{"id":"ITEM-1","itemData":{"DOI":"10.1111/mec.12240","ISSN":"1365-294X","author":[{"dropping-particle":"","family":"Narum","given":"Shawn R","non-dropping-particle":"","parse-names":false,"suffix":""},{"dropping-particle":"","family":"Campbell","given":"Nathan R","non-dropping-particle":"","parse-names":false,"suffix":""},{"dropping-particle":"","family":"Meyer","given":"Kevin A","non-dropping-particle":"","parse-names":false,"suffix":""},{"dropping-particle":"","family":"Miller","given":"Michael R","non-dropping-particle":"","parse-names":false,"suffix":""},{"dropping-particle":"","family":"Hardy","given":"Ronald W","non-dropping-particle":"","parse-names":false,"suffix":""}],"container-title":"Molecular Ecology","id":"ITEM-1","issue":"11","issued":{"date-parts":[["2013"]]},"page":"3090-3097","publisher":"Wiley Online Library","title":"Thermal adaptation and acclimation of ectotherms from differing aquatic climates","type":"article-journal","volume":"22"},"uris":["http://www.mendeley.com/documents/?uuid=8de3d2bd-0f44-457d-927c-86865997c058"]},{"id":"ITEM-2","itemData":{"DOI":"10.1111/mec.14475","ISSN":"1365294X","PMID":"29290103","abstract":"Heterogeneous and ever-changing thermal environments drive the evolution of populations and species, especially when extreme conditions increase selection pressure for traits influencing fitness. However, projections of biological diversity under scenarios of climate change rarely consider evolutionary adaptive potential of natural species. In this study, we tested for mechanistic evidence of evolutionary thermal adaptation among ecologically divergent redband trout populations (Oncorhynchus mykiss gairdneri) in cardiorespiratory function, cellular response and genomic variation. In a common garden environment, fish from an extreme desert climate had significantly higher critical thermal maximum (p&lt;0.05) and broader optimum thermal window for aerobic scope (&gt;3 degrees C) than fish from cooler montane climate. In addition, the desert population had the highest maximum heart rate during warming (20% greater than montane populations), indicating improved capacity to deliver oxygen to internal tissues. In response to acute heat stress, distinct sets of cardiac genes were induced among ecotypes, which helps to explain the differences in cardiorespiratory function. Candidate genomic markers and genes underlying these physiological adaptations were also pinpointed, such as genes involved in stress response and metabolic activity (hsp40, ldh-b and camkk2). These markers were developed into a multi-variate model that not only accurately predicted critical thermal maxima, but also evolutionary limit of thermal adaptation in these specific redband trout populations relative to the expected limit for the species. This study demonstrates mechanisms and limitations of an aquatic species to evolve under changing environments that can be incorporated into advanced models to predict ecological consequences of climate change for natural organisms. This article is protected by copyright. All rights reserved.","author":[{"dropping-particle":"","family":"Chen","given":"Zhongqi","non-dropping-particle":"","parse-names":false,"suffix":""},{"dropping-particle":"","family":"Farrell","given":"Anthony P.","non-dropping-particle":"","parse-names":false,"suffix":""},{"dropping-particle":"","family":"Matala","given":"Amanda","non-dropping-particle":"","parse-names":false,"suffix":""},{"dropping-particle":"","family":"Narum","given":"Shawn R","non-dropping-particle":"","parse-names":false,"suffix":""}],"container-title":"Molecular Ecology","id":"ITEM-2","issue":"3","issued":{"date-parts":[["2018"]]},"page":"659-674","publisher":"Wiley Online Library","title":"Mechanisms of thermal adaptation and evolutionary potential of conspecific populations to changing environments","type":"article-journal","volume":"27"},"uris":["http://www.mendeley.com/documents/?uuid=063d4b23-f877-43cf-b27e-4ba4283c88cd"]}],"mendeley":{"formattedCitation":"(Chen et al., 2018; Narum et al., 2013)","manualFormatting":"Chen et al., 2018; Narum et al., 2013)","plainTextFormattedCitation":"(Chen et al., 2018; Narum et al., 2013)","previouslyFormattedCitation":"(Chen et al., 2018; Narum et al., 2013)"},"properties":{"noteIndex":0},"schema":"https://github.com/citation-style-language/schema/raw/master/csl-citation.json"}</w:instrText>
      </w:r>
      <w:r w:rsidR="00555150" w:rsidRPr="00155F65">
        <w:fldChar w:fldCharType="separate"/>
      </w:r>
      <w:r w:rsidR="00555150" w:rsidRPr="00155F65">
        <w:rPr>
          <w:noProof/>
        </w:rPr>
        <w:t>Chen et al., 2018; Narum et al., 2013)</w:t>
      </w:r>
      <w:r w:rsidR="00555150" w:rsidRPr="00155F65">
        <w:fldChar w:fldCharType="end"/>
      </w:r>
      <w:r w:rsidRPr="00155F65">
        <w:t xml:space="preserve">. A mechanistic understanding of thermal response from populations across latitudes will be essential to predict the vulnerability of species and populations to climate change. Additionally, </w:t>
      </w:r>
      <w:r w:rsidR="000906B0">
        <w:t xml:space="preserve">stocking practices are </w:t>
      </w:r>
      <w:r w:rsidRPr="00155F65">
        <w:t xml:space="preserve">important to consider, including supportive breeding, </w:t>
      </w:r>
      <w:r w:rsidR="000906B0">
        <w:t xml:space="preserve">and </w:t>
      </w:r>
      <w:r w:rsidRPr="00155F65">
        <w:t>may affect the adaptive potential of populations through an artificial selection process</w:t>
      </w:r>
      <w:r w:rsidR="00555150" w:rsidRPr="00155F65">
        <w:t xml:space="preserve"> </w:t>
      </w:r>
      <w:r w:rsidR="00555150" w:rsidRPr="00155F65">
        <w:fldChar w:fldCharType="begin" w:fldLock="1"/>
      </w:r>
      <w:r w:rsidR="00F35200" w:rsidRPr="00155F65">
        <w:instrText>ADDIN CSL_CITATION {"citationItems":[{"id":"ITEM-1","itemData":{"DOI":"10.1046/j.1523-1739.2002.00257.x","ISSN":"0888-8892","author":[{"dropping-particle":"","family":"Ford","given":"Michael J","non-dropping-particle":"","parse-names":false,"suffix":""}],"container-title":"Conservation Biology","id":"ITEM-1","issue":"3","issued":{"date-parts":[["2002"]]},"page":"815-825","publisher":"Wiley Online Library","title":"Selection in captivity during supportive breeding may reduce fitness in the wild","type":"article-journal","volume":"16"},"uris":["http://www.mendeley.com/documents/?uuid=807fafba-454f-4cce-b2e0-7fc0c5b29c9e"]},{"id":"ITEM-2","itemData":{"DOI":"10.1073/pnas.1111073109","ISSN":"0027-8424","author":[{"dropping-particle":"","family":"Christie","given":"Mark R","non-dropping-particle":"","parse-names":false,"suffix":""},{"dropping-particle":"","family":"Marine","given":"Melanie L","non-dropping-particle":"","parse-names":false,"suffix":""},{"dropping-particle":"","family":"French","given":"Rod A","non-dropping-particle":"","parse-names":false,"suffix":""},{"dropping-particle":"","family":"Blouin","given":"Michael S","non-dropping-particle":"","parse-names":false,"suffix":""}],"container-title":"Proceedings of the National Academy of Sciences","id":"ITEM-2","issue":"1","issued":{"date-parts":[["2012"]]},"page":"238-242","publisher":"National Acad Sciences","title":"Genetic adaptation to captivity can occur in a single generation","type":"article-journal","volume":"109"},"uris":["http://www.mendeley.com/documents/?uuid=2b8161e3-c672-42b0-8d4a-91a561b1e7a2"]},{"id":"ITEM-3","itemData":{"DOI":"10.4236/fns.2015.611108","ISBN":"2157-944X 2157-9458","ISSN":"2157-944X","abstract":"Fish species diversity can be lost through interacting stressors including habitat loss, stocking and overfishing. Although a multitude of stressors have played a role in the global decline of coregonid (Coregonus spp.) diversity, a number of contemporary studies have identified habitat loss stemming from eutrophication as the primary cause. Unfortunately, reconstructing the role of fishing and stocking practices can be difficult, because these records are incomplete or appear only in hard-to-access historic grey literature. Based on an illustrative set of historic and contemporary studies, we describe how fisheries management practices may have contributed to coregonid diversity loss in European and North American lakes. We provide case studies examining how fishing and stocking may reduce coregonid diversity through demographic decline and introgressive hybridization. In some lakes, fisheries management practices may have led to a loss of coregonid diversity well before issues with habitat degradation manifested. Our review suggests that fish conservation policies could beneficially consider the relative importance of all stressors, including management practices, as potential drivers of diversity loss.","author":[{"dropping-particle":"","family":"Anneville","given":"Orlane","non-dropping-particle":"","parse-names":false,"suffix":""},{"dropping-particle":"","family":"Lasne","given":"Emilien","non-dropping-particle":"","parse-names":false,"suffix":""},{"dropping-particle":"","family":"Guillard","given":"Jean","non-dropping-particle":"","parse-names":false,"suffix":""},{"dropping-particle":"","family":"Eckmann","given":"Reiner","non-dropping-particle":"","parse-names":false,"suffix":""},{"dropping-particle":"","family":"Stockwell","given":"Jason D","non-dropping-particle":"","parse-names":false,"suffix":""},{"dropping-particle":"","family":"Gillet","given":"Christian","non-dropping-particle":"","parse-names":false,"suffix":""},{"dropping-particle":"","family":"Yule","given":"Daniel L","non-dropping-particle":"","parse-names":false,"suffix":""}],"chapter-number":"1045","container-title":"Food and Nutrition Sciences","id":"ITEM-3","issue":"11","issued":{"date-parts":[["2015"]]},"page":"1045-1055","title":"Impact of Fishing and Stocking Practices on Coregonid Diversity","type":"article-journal","volume":"06"},"uris":["http://www.mendeley.com/documents/?uuid=58b1ea73-5b06-3b17-8574-e90300108f85"]}],"mendeley":{"formattedCitation":"(Anneville et al., 2015; Christie et al., 2012; Ford, 2002)","plainTextFormattedCitation":"(Anneville et al., 2015; Christie et al., 2012; Ford, 2002)","previouslyFormattedCitation":"(Anneville et al., 2015; Christie et al., 2012; Ford, 2002)"},"properties":{"noteIndex":0},"schema":"https://github.com/citation-style-language/schema/raw/master/csl-citation.json"}</w:instrText>
      </w:r>
      <w:r w:rsidR="00555150" w:rsidRPr="00155F65">
        <w:fldChar w:fldCharType="separate"/>
      </w:r>
      <w:r w:rsidR="00555150" w:rsidRPr="00155F65">
        <w:rPr>
          <w:noProof/>
        </w:rPr>
        <w:t>(Anneville et al., 2015; Christie et al., 2012; Ford, 2002)</w:t>
      </w:r>
      <w:r w:rsidR="00555150" w:rsidRPr="00155F65">
        <w:fldChar w:fldCharType="end"/>
      </w:r>
      <w:r w:rsidRPr="00155F65">
        <w:t xml:space="preserve"> and their ability to respond to environmental changes.</w:t>
      </w:r>
    </w:p>
    <w:p w14:paraId="0000007B" w14:textId="77777777" w:rsidR="005660EC" w:rsidRPr="00155F65" w:rsidRDefault="005660EC" w:rsidP="00F755AB">
      <w:pPr>
        <w:spacing w:line="480" w:lineRule="auto"/>
      </w:pPr>
    </w:p>
    <w:p w14:paraId="0000007C" w14:textId="412DB749" w:rsidR="005660EC" w:rsidRPr="00155F65" w:rsidRDefault="00FB0BCD" w:rsidP="00F755AB">
      <w:pPr>
        <w:spacing w:line="480" w:lineRule="auto"/>
      </w:pPr>
      <w:r w:rsidRPr="00155F65">
        <w:t>Water temperature is fundamental in regulating fish physiology, and environmental variation during development can play a large role in generating variability in offspring through phenotypic plasticity</w:t>
      </w:r>
      <w:r w:rsidR="00C01EDB" w:rsidRPr="00155F65">
        <w:t xml:space="preserve"> </w:t>
      </w:r>
      <w:r w:rsidR="00C01EDB" w:rsidRPr="00155F65">
        <w:fldChar w:fldCharType="begin" w:fldLock="1"/>
      </w:r>
      <w:r w:rsidR="005F5479" w:rsidRPr="00155F65">
        <w:instrText>ADDIN CSL_CITATION {"citationItems":[{"id":"ITEM-1","itemData":{"DOI":"10.1111/jfb.14402","ISSN":"0022-1112","author":[{"dropping-particle":"","family":"Little","given":"Alexander G","non-dropping-particle":"","parse-names":false,"suffix":""},{"dropping-particle":"","family":"Loughland","given":"Isabella","non-dropping-particle":"","parse-names":false,"suffix":""},{"dropping-particle":"","family":"Seebacher","given":"Frank","non-dropping-particle":"","parse-names":false,"suffix":""}],"container-title":"Journal of Fish Biology","id":"ITEM-1","issued":{"date-parts":[["2020"]]},"page":"328-340","publisher":"Wiley Online Library","title":"What do warming waters mean for fish physiology and fisheries?","type":"article-journal","volume":"97"},"uris":["http://www.mendeley.com/documents/?uuid=0721a301-1198-4d8e-8d15-24181dd79059"]}],"mendeley":{"formattedCitation":"(Little et al., 2020)","plainTextFormattedCitation":"(Little et al., 2020)","previouslyFormattedCitation":"(Little et al., 2020)"},"properties":{"noteIndex":0},"schema":"https://github.com/citation-style-language/schema/raw/master/csl-citation.json"}</w:instrText>
      </w:r>
      <w:r w:rsidR="00C01EDB" w:rsidRPr="00155F65">
        <w:fldChar w:fldCharType="separate"/>
      </w:r>
      <w:r w:rsidR="00C01EDB" w:rsidRPr="00155F65">
        <w:rPr>
          <w:noProof/>
        </w:rPr>
        <w:t>(Little et al., 2020)</w:t>
      </w:r>
      <w:r w:rsidR="00C01EDB" w:rsidRPr="00155F65">
        <w:fldChar w:fldCharType="end"/>
      </w:r>
      <w:r w:rsidRPr="00155F65">
        <w:t xml:space="preserve">. How coregonines respond during the critical embryonic stage is important to determine whether the capacity to respond to climate change and the projected increases in their incubation temperatures exists. Knowing how populations have adapted historically to environmental variability will help us understand the range of possible responses to climate change and assist managers to keep coregonines out of </w:t>
      </w:r>
      <w:sdt>
        <w:sdtPr>
          <w:tag w:val="goog_rdk_3"/>
          <w:id w:val="662207977"/>
        </w:sdtPr>
        <w:sdtEndPr/>
        <w:sdtContent>
          <w:commentRangeStart w:id="21"/>
        </w:sdtContent>
      </w:sdt>
      <w:sdt>
        <w:sdtPr>
          <w:tag w:val="goog_rdk_4"/>
          <w:id w:val="-1529873854"/>
        </w:sdtPr>
        <w:sdtEndPr/>
        <w:sdtContent>
          <w:commentRangeStart w:id="22"/>
        </w:sdtContent>
      </w:sdt>
      <w:r w:rsidRPr="00155F65">
        <w:t xml:space="preserve">hot water. </w:t>
      </w:r>
    </w:p>
    <w:p w14:paraId="0000007D" w14:textId="77777777" w:rsidR="005660EC" w:rsidRPr="00155F65" w:rsidRDefault="005660EC" w:rsidP="00F755AB">
      <w:pPr>
        <w:spacing w:line="480" w:lineRule="auto"/>
      </w:pPr>
    </w:p>
    <w:p w14:paraId="0000007E" w14:textId="77777777" w:rsidR="005660EC" w:rsidRPr="00155F65" w:rsidRDefault="00FB0BCD" w:rsidP="00F755AB">
      <w:pPr>
        <w:pStyle w:val="Heading1"/>
        <w:spacing w:before="0" w:after="0" w:line="480" w:lineRule="auto"/>
        <w:rPr>
          <w:rFonts w:ascii="Times New Roman" w:eastAsia="Times New Roman" w:hAnsi="Times New Roman" w:cs="Times New Roman"/>
          <w:sz w:val="24"/>
          <w:szCs w:val="24"/>
        </w:rPr>
      </w:pPr>
      <w:bookmarkStart w:id="23" w:name="_heading=h.ncomix2ssgyi" w:colFirst="0" w:colLast="0"/>
      <w:bookmarkEnd w:id="23"/>
      <w:r w:rsidRPr="00155F65">
        <w:rPr>
          <w:rFonts w:ascii="Times New Roman" w:eastAsia="Times New Roman" w:hAnsi="Times New Roman" w:cs="Times New Roman"/>
          <w:sz w:val="24"/>
          <w:szCs w:val="24"/>
        </w:rPr>
        <w:t>ACKNOWLEDGMENTS:</w:t>
      </w:r>
    </w:p>
    <w:p w14:paraId="0000007F" w14:textId="52C37906" w:rsidR="005660EC" w:rsidRPr="00155F65" w:rsidRDefault="00FB0BCD" w:rsidP="00F755AB">
      <w:pPr>
        <w:spacing w:line="480" w:lineRule="auto"/>
      </w:pPr>
      <w:r w:rsidRPr="00155F65">
        <w:t>We t</w:t>
      </w:r>
      <w:commentRangeEnd w:id="21"/>
      <w:r w:rsidRPr="00155F65">
        <w:commentReference w:id="21"/>
      </w:r>
      <w:commentRangeEnd w:id="22"/>
      <w:r w:rsidRPr="00155F65">
        <w:commentReference w:id="22"/>
      </w:r>
      <w:r w:rsidRPr="00155F65">
        <w:t xml:space="preserve">hank the staff at the Wisconsin Department of Natural Resources Bayfield Fisheries Field Station, United States Geological Survey (USGS) Tunison Laboratory of Aquatic Science, New </w:t>
      </w:r>
      <w:r w:rsidRPr="00155F65">
        <w:lastRenderedPageBreak/>
        <w:t xml:space="preserve">York State Department of Environmental Conservation Cape Vincent Fisheries Station, and Konnevesi Research Station and local fishers for conducting field collections of spawning adults. We also thank Rachel Taylor, Mark Vinson, Dan Yule, Caroline Rosinski, Jonna Kuha, and Rosanna Sjövik for help with fertilizations and experiment maintenance. This work was funded by the USGS grant number G16AP00087 to the </w:t>
      </w:r>
      <w:r w:rsidR="000906B0">
        <w:t>University of Vermont</w:t>
      </w:r>
      <w:r w:rsidRPr="00155F65">
        <w:t>. We acknowledge INRAE, French National Research Institute for Agriculture, Food, and Environment, the UMR CARRTEL (INRAE - USMB), and the National Science Foundation (award number 1829451) for supporting a workshop to develop this experiment.</w:t>
      </w:r>
    </w:p>
    <w:p w14:paraId="596AE881" w14:textId="5B10EED4" w:rsidR="00755FDC" w:rsidRPr="00155F65" w:rsidRDefault="00755FDC" w:rsidP="00F755AB">
      <w:pPr>
        <w:spacing w:line="480" w:lineRule="auto"/>
      </w:pPr>
    </w:p>
    <w:p w14:paraId="179810E4" w14:textId="18073EED" w:rsidR="00755FDC" w:rsidRPr="00155F65" w:rsidRDefault="00755FDC" w:rsidP="00F755AB">
      <w:pPr>
        <w:spacing w:line="480" w:lineRule="auto"/>
      </w:pPr>
      <w:r w:rsidRPr="00155F65">
        <w:rPr>
          <w:rFonts w:ascii="Calibri" w:hAnsi="Calibri" w:cs="Calibri"/>
        </w:rPr>
        <w:t>﻿</w:t>
      </w:r>
      <w:commentRangeStart w:id="24"/>
      <w:commentRangeStart w:id="25"/>
      <w:r w:rsidRPr="00155F65">
        <w:rPr>
          <w:b/>
          <w:bCs/>
        </w:rPr>
        <w:t>ORCID</w:t>
      </w:r>
      <w:commentRangeEnd w:id="24"/>
      <w:r w:rsidR="00FB77B4">
        <w:rPr>
          <w:rStyle w:val="CommentReference"/>
          <w:rFonts w:ascii="Calibri" w:eastAsia="Calibri" w:hAnsi="Calibri" w:cs="Calibri"/>
        </w:rPr>
        <w:commentReference w:id="24"/>
      </w:r>
      <w:commentRangeEnd w:id="25"/>
      <w:r w:rsidR="00FB77B4">
        <w:rPr>
          <w:rStyle w:val="CommentReference"/>
          <w:rFonts w:ascii="Calibri" w:eastAsia="Calibri" w:hAnsi="Calibri" w:cs="Calibri"/>
        </w:rPr>
        <w:commentReference w:id="25"/>
      </w:r>
      <w:r w:rsidRPr="00155F65">
        <w:rPr>
          <w:b/>
          <w:bCs/>
        </w:rPr>
        <w:t>:</w:t>
      </w:r>
    </w:p>
    <w:p w14:paraId="2CB49C13" w14:textId="5AFFCB14" w:rsidR="00755FDC" w:rsidRPr="00155F65" w:rsidRDefault="00755FDC" w:rsidP="00F755AB">
      <w:pPr>
        <w:spacing w:line="480" w:lineRule="auto"/>
      </w:pPr>
      <w:r w:rsidRPr="00155F65">
        <w:t xml:space="preserve">Taylor R. Stewart </w:t>
      </w:r>
      <w:hyperlink r:id="rId13" w:history="1">
        <w:r w:rsidRPr="00155F65">
          <w:rPr>
            <w:rStyle w:val="Hyperlink"/>
          </w:rPr>
          <w:t>https://orcid.org/0000-0001-6207-7466</w:t>
        </w:r>
      </w:hyperlink>
    </w:p>
    <w:p w14:paraId="3D5BCEC4" w14:textId="0A35FBFA" w:rsidR="00755FDC" w:rsidRPr="00155F65" w:rsidRDefault="00755FDC" w:rsidP="00F755AB">
      <w:pPr>
        <w:spacing w:line="480" w:lineRule="auto"/>
        <w:rPr>
          <w:vertAlign w:val="superscript"/>
        </w:rPr>
      </w:pPr>
      <w:r w:rsidRPr="00155F65">
        <w:t xml:space="preserve">Jean Guillard </w:t>
      </w:r>
      <w:hyperlink r:id="rId14" w:history="1">
        <w:r w:rsidRPr="00155F65">
          <w:rPr>
            <w:rStyle w:val="Hyperlink"/>
          </w:rPr>
          <w:t>https://orcid.org/0000-0003-0116-1167</w:t>
        </w:r>
      </w:hyperlink>
    </w:p>
    <w:p w14:paraId="4A57BE62" w14:textId="2F4E308E" w:rsidR="00755FDC" w:rsidRPr="00155F65" w:rsidRDefault="00755FDC" w:rsidP="00F755AB">
      <w:pPr>
        <w:spacing w:line="480" w:lineRule="auto"/>
        <w:rPr>
          <w:vertAlign w:val="superscript"/>
        </w:rPr>
      </w:pPr>
      <w:r w:rsidRPr="00155F65">
        <w:t xml:space="preserve">Timo J. Marjomäki </w:t>
      </w:r>
      <w:hyperlink r:id="rId15" w:history="1">
        <w:r w:rsidRPr="00155F65">
          <w:rPr>
            <w:rStyle w:val="Hyperlink"/>
          </w:rPr>
          <w:t>https://orcid.org/0000-0002-0563-3099</w:t>
        </w:r>
      </w:hyperlink>
    </w:p>
    <w:p w14:paraId="1D4F26D9" w14:textId="61E1830A" w:rsidR="00755FDC" w:rsidRPr="00155F65" w:rsidRDefault="00755FDC" w:rsidP="00F755AB">
      <w:pPr>
        <w:spacing w:line="480" w:lineRule="auto"/>
        <w:rPr>
          <w:vertAlign w:val="superscript"/>
        </w:rPr>
      </w:pPr>
      <w:r w:rsidRPr="00155F65">
        <w:t xml:space="preserve">Emilien Lasne </w:t>
      </w:r>
      <w:hyperlink r:id="rId16" w:history="1">
        <w:r w:rsidRPr="00155F65">
          <w:rPr>
            <w:rStyle w:val="Hyperlink"/>
          </w:rPr>
          <w:t>https://orcid.org/0000-0001-5289-4542</w:t>
        </w:r>
      </w:hyperlink>
    </w:p>
    <w:p w14:paraId="221E9B7B" w14:textId="31A9D314" w:rsidR="00755FDC" w:rsidRPr="00155F65" w:rsidRDefault="00755FDC" w:rsidP="00F755AB">
      <w:pPr>
        <w:spacing w:line="480" w:lineRule="auto"/>
      </w:pPr>
      <w:r w:rsidRPr="00155F65">
        <w:t xml:space="preserve">Juha Karjalainen </w:t>
      </w:r>
      <w:hyperlink r:id="rId17" w:history="1">
        <w:r w:rsidRPr="00155F65">
          <w:rPr>
            <w:rStyle w:val="Hyperlink"/>
          </w:rPr>
          <w:t>https://orcid.org/0000-0001-9302-1174</w:t>
        </w:r>
      </w:hyperlink>
    </w:p>
    <w:p w14:paraId="33A73261" w14:textId="629A7823" w:rsidR="00755FDC" w:rsidRPr="00155F65" w:rsidRDefault="00755FDC" w:rsidP="00F755AB">
      <w:pPr>
        <w:spacing w:line="480" w:lineRule="auto"/>
      </w:pPr>
      <w:r w:rsidRPr="00155F65">
        <w:t xml:space="preserve">Jason D. Stockwell </w:t>
      </w:r>
      <w:hyperlink r:id="rId18" w:history="1">
        <w:r w:rsidRPr="00155F65">
          <w:rPr>
            <w:rStyle w:val="Hyperlink"/>
          </w:rPr>
          <w:t>https://orcid.org/0000-0003-3393-6799</w:t>
        </w:r>
      </w:hyperlink>
    </w:p>
    <w:p w14:paraId="00000080" w14:textId="77777777" w:rsidR="005660EC" w:rsidRPr="00155F65" w:rsidRDefault="005660EC" w:rsidP="00F755AB">
      <w:pPr>
        <w:spacing w:line="480" w:lineRule="auto"/>
      </w:pPr>
    </w:p>
    <w:p w14:paraId="00000081" w14:textId="3B149ABB" w:rsidR="005660EC" w:rsidRPr="00155F65" w:rsidRDefault="00FB0BCD" w:rsidP="00F755AB">
      <w:pPr>
        <w:pStyle w:val="Heading1"/>
        <w:spacing w:before="0" w:after="0" w:line="480" w:lineRule="auto"/>
        <w:rPr>
          <w:rFonts w:ascii="Times New Roman" w:eastAsia="Times New Roman" w:hAnsi="Times New Roman" w:cs="Times New Roman"/>
          <w:sz w:val="24"/>
          <w:szCs w:val="24"/>
        </w:rPr>
      </w:pPr>
      <w:bookmarkStart w:id="26" w:name="_heading=h.hsslkc97zgii" w:colFirst="0" w:colLast="0"/>
      <w:bookmarkEnd w:id="26"/>
      <w:r w:rsidRPr="00155F65">
        <w:rPr>
          <w:rFonts w:ascii="Times New Roman" w:eastAsia="Times New Roman" w:hAnsi="Times New Roman" w:cs="Times New Roman"/>
          <w:sz w:val="24"/>
          <w:szCs w:val="24"/>
        </w:rPr>
        <w:t>LITERATURE CITED:</w:t>
      </w:r>
    </w:p>
    <w:p w14:paraId="1E746EDF" w14:textId="7114759D" w:rsidR="00535E63" w:rsidRPr="00535E63" w:rsidRDefault="00AB1402" w:rsidP="00535E63">
      <w:pPr>
        <w:widowControl w:val="0"/>
        <w:autoSpaceDE w:val="0"/>
        <w:autoSpaceDN w:val="0"/>
        <w:adjustRightInd w:val="0"/>
        <w:spacing w:line="480" w:lineRule="auto"/>
        <w:ind w:left="480" w:hanging="480"/>
        <w:rPr>
          <w:noProof/>
        </w:rPr>
      </w:pPr>
      <w:r w:rsidRPr="00155F65">
        <w:fldChar w:fldCharType="begin" w:fldLock="1"/>
      </w:r>
      <w:r w:rsidRPr="00155F65">
        <w:instrText xml:space="preserve">ADDIN Mendeley Bibliography CSL_BIBLIOGRAPHY </w:instrText>
      </w:r>
      <w:r w:rsidRPr="00155F65">
        <w:fldChar w:fldCharType="separate"/>
      </w:r>
      <w:r w:rsidR="00535E63" w:rsidRPr="00535E63">
        <w:rPr>
          <w:noProof/>
        </w:rPr>
        <w:t xml:space="preserve">Anneville, O., Lasne, E., Guillard, J., Eckmann, R., Stockwell, J. D., Gillet, C., &amp; Yule, D. L. (2015). Impact of Fishing and Stocking Practices on Coregonid Diversity. </w:t>
      </w:r>
      <w:r w:rsidR="00535E63" w:rsidRPr="00535E63">
        <w:rPr>
          <w:i/>
          <w:iCs/>
          <w:noProof/>
        </w:rPr>
        <w:t>Food and Nutrition Sciences</w:t>
      </w:r>
      <w:r w:rsidR="00535E63" w:rsidRPr="00535E63">
        <w:rPr>
          <w:noProof/>
        </w:rPr>
        <w:t xml:space="preserve">, </w:t>
      </w:r>
      <w:r w:rsidR="00535E63" w:rsidRPr="00535E63">
        <w:rPr>
          <w:i/>
          <w:iCs/>
          <w:noProof/>
        </w:rPr>
        <w:t>06</w:t>
      </w:r>
      <w:r w:rsidR="00535E63" w:rsidRPr="00535E63">
        <w:rPr>
          <w:noProof/>
        </w:rPr>
        <w:t>(11), 1045–1055. https://doi.org/10.4236/fns.2015.611108</w:t>
      </w:r>
    </w:p>
    <w:p w14:paraId="73CE15AF"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Austin, J. A., &amp; Colman, S. M. (2007). Lake Superior summer water temperatures are increasing more rapidly than regional temperatures: A positive ice-albedo feedback. </w:t>
      </w:r>
      <w:r w:rsidRPr="00535E63">
        <w:rPr>
          <w:i/>
          <w:iCs/>
          <w:noProof/>
        </w:rPr>
        <w:t xml:space="preserve">Geophysical </w:t>
      </w:r>
      <w:r w:rsidRPr="00535E63">
        <w:rPr>
          <w:i/>
          <w:iCs/>
          <w:noProof/>
        </w:rPr>
        <w:lastRenderedPageBreak/>
        <w:t>Research Letters</w:t>
      </w:r>
      <w:r w:rsidRPr="00535E63">
        <w:rPr>
          <w:noProof/>
        </w:rPr>
        <w:t xml:space="preserve">, </w:t>
      </w:r>
      <w:r w:rsidRPr="00535E63">
        <w:rPr>
          <w:i/>
          <w:iCs/>
          <w:noProof/>
        </w:rPr>
        <w:t>34</w:t>
      </w:r>
      <w:r w:rsidRPr="00535E63">
        <w:rPr>
          <w:noProof/>
        </w:rPr>
        <w:t>(6), 1–5. https://doi.org/10.1029/2006GL029021</w:t>
      </w:r>
    </w:p>
    <w:p w14:paraId="4422CF03"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Bates, D., Mächler, M., Bolker, B., &amp; Walker, S. (2015). Fitting Linear Mixed-Effects Models Using lme4. </w:t>
      </w:r>
      <w:r w:rsidRPr="00535E63">
        <w:rPr>
          <w:i/>
          <w:iCs/>
          <w:noProof/>
        </w:rPr>
        <w:t>Journal of Statistical Software; Vol 1, Issue 1 (2015)</w:t>
      </w:r>
      <w:r w:rsidRPr="00535E63">
        <w:rPr>
          <w:noProof/>
        </w:rPr>
        <w:t>. https://www.jstatsoft.org/v067/i01</w:t>
      </w:r>
    </w:p>
    <w:p w14:paraId="066C8A6C"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Billerbeck, J. M., Schultz, E. T., &amp; Conover, D. O. (2000). Adaptive variation in energy acquisition and allocation among latitudinal populations of the Atlantic silverside. </w:t>
      </w:r>
      <w:r w:rsidRPr="00535E63">
        <w:rPr>
          <w:i/>
          <w:iCs/>
          <w:noProof/>
        </w:rPr>
        <w:t>Oecologia</w:t>
      </w:r>
      <w:r w:rsidRPr="00535E63">
        <w:rPr>
          <w:noProof/>
        </w:rPr>
        <w:t xml:space="preserve">, </w:t>
      </w:r>
      <w:r w:rsidRPr="00535E63">
        <w:rPr>
          <w:i/>
          <w:iCs/>
          <w:noProof/>
        </w:rPr>
        <w:t>122</w:t>
      </w:r>
      <w:r w:rsidRPr="00535E63">
        <w:rPr>
          <w:noProof/>
        </w:rPr>
        <w:t>(2), 210–219. https://doi.org/10.1007/PL00008848</w:t>
      </w:r>
    </w:p>
    <w:p w14:paraId="0D070D08"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Blaxter, J. H. S. (1963). The influence of egg size on herring larvae (Clupea harengus L). </w:t>
      </w:r>
      <w:r w:rsidRPr="00535E63">
        <w:rPr>
          <w:i/>
          <w:iCs/>
          <w:noProof/>
        </w:rPr>
        <w:t>J. Cons. Int. Explor. Mer</w:t>
      </w:r>
      <w:r w:rsidRPr="00535E63">
        <w:rPr>
          <w:noProof/>
        </w:rPr>
        <w:t xml:space="preserve">, </w:t>
      </w:r>
      <w:r w:rsidRPr="00535E63">
        <w:rPr>
          <w:i/>
          <w:iCs/>
          <w:noProof/>
        </w:rPr>
        <w:t>28</w:t>
      </w:r>
      <w:r w:rsidRPr="00535E63">
        <w:rPr>
          <w:noProof/>
        </w:rPr>
        <w:t>, 211–240. https://doi.org/10.1093/icesjms/28.2.211</w:t>
      </w:r>
    </w:p>
    <w:p w14:paraId="628B9D6F"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Blaxter, J. H. S. (1991). The effect of temperature on larval fishes. </w:t>
      </w:r>
      <w:r w:rsidRPr="00535E63">
        <w:rPr>
          <w:i/>
          <w:iCs/>
          <w:noProof/>
        </w:rPr>
        <w:t>Netherlands Journal of Zoology</w:t>
      </w:r>
      <w:r w:rsidRPr="00535E63">
        <w:rPr>
          <w:noProof/>
        </w:rPr>
        <w:t xml:space="preserve">, </w:t>
      </w:r>
      <w:r w:rsidRPr="00535E63">
        <w:rPr>
          <w:i/>
          <w:iCs/>
          <w:noProof/>
        </w:rPr>
        <w:t>42</w:t>
      </w:r>
      <w:r w:rsidRPr="00535E63">
        <w:rPr>
          <w:noProof/>
        </w:rPr>
        <w:t>(2–3), 336–357. https://doi.org/10.1163/156854291X00379</w:t>
      </w:r>
    </w:p>
    <w:p w14:paraId="212387A3"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Brett, J. R. (1979). Environmental factors and growth. In </w:t>
      </w:r>
      <w:r w:rsidRPr="00535E63">
        <w:rPr>
          <w:i/>
          <w:iCs/>
          <w:noProof/>
        </w:rPr>
        <w:t>Fish physiology, vol. VIII. Bioenergetics and growth</w:t>
      </w:r>
      <w:r w:rsidRPr="00535E63">
        <w:rPr>
          <w:noProof/>
        </w:rPr>
        <w:t>. Academic press. https://doi.org/10.1016/S1546-5098(08)60033-3</w:t>
      </w:r>
    </w:p>
    <w:p w14:paraId="6B1749A9"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Bronte, C. R., Bunnell, D. B., David, S. R., Gordon, R., Gorsky, D., Millard, M. J., Read, J., Stein, R. A., &amp; Vaccaro, L. (2017). </w:t>
      </w:r>
      <w:r w:rsidRPr="00535E63">
        <w:rPr>
          <w:i/>
          <w:iCs/>
          <w:noProof/>
        </w:rPr>
        <w:t>Report from the workshop on coregonine restoration science</w:t>
      </w:r>
      <w:r w:rsidRPr="00535E63">
        <w:rPr>
          <w:noProof/>
        </w:rPr>
        <w:t>. US Geological Survey. https://doi.org/10.3133/ofr20171081</w:t>
      </w:r>
    </w:p>
    <w:p w14:paraId="7771C33D"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Brooke, L. T., &amp; Colby, P. J. (1980). Development and survival of embryos of lake herring at different constant oxygen concentrations and temperatures. </w:t>
      </w:r>
      <w:r w:rsidRPr="00535E63">
        <w:rPr>
          <w:i/>
          <w:iCs/>
          <w:noProof/>
        </w:rPr>
        <w:t>The Progressive Fish-Culturist</w:t>
      </w:r>
      <w:r w:rsidRPr="00535E63">
        <w:rPr>
          <w:noProof/>
        </w:rPr>
        <w:t xml:space="preserve">, </w:t>
      </w:r>
      <w:r w:rsidRPr="00535E63">
        <w:rPr>
          <w:i/>
          <w:iCs/>
          <w:noProof/>
        </w:rPr>
        <w:t>42</w:t>
      </w:r>
      <w:r w:rsidRPr="00535E63">
        <w:rPr>
          <w:noProof/>
        </w:rPr>
        <w:t>(1), 3–9. https://doi.org/10.1577/1548-8659(1980)42[3:DASOEO]2.0.CO;2</w:t>
      </w:r>
    </w:p>
    <w:p w14:paraId="625BFC43"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Brown, J. H., Gillooly, J. F., Allen, A. P., Savage, V. M., &amp; West, G. B. (2004). Toward a metabolic theory of ecology. </w:t>
      </w:r>
      <w:r w:rsidRPr="00535E63">
        <w:rPr>
          <w:i/>
          <w:iCs/>
          <w:noProof/>
        </w:rPr>
        <w:t>Ecology</w:t>
      </w:r>
      <w:r w:rsidRPr="00535E63">
        <w:rPr>
          <w:noProof/>
        </w:rPr>
        <w:t xml:space="preserve">, </w:t>
      </w:r>
      <w:r w:rsidRPr="00535E63">
        <w:rPr>
          <w:i/>
          <w:iCs/>
          <w:noProof/>
        </w:rPr>
        <w:t>85</w:t>
      </w:r>
      <w:r w:rsidRPr="00535E63">
        <w:rPr>
          <w:noProof/>
        </w:rPr>
        <w:t>(7), 1771–1789. https://doi.org/10.1890/03-9000</w:t>
      </w:r>
    </w:p>
    <w:p w14:paraId="7DE96EFA"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Busch, S., Kirillin, G., &amp; Mehner, T. (2012). Plasticity in habitat use determines metabolic </w:t>
      </w:r>
      <w:r w:rsidRPr="00535E63">
        <w:rPr>
          <w:noProof/>
        </w:rPr>
        <w:lastRenderedPageBreak/>
        <w:t xml:space="preserve">response of fish to global warming in stratified lakes. </w:t>
      </w:r>
      <w:r w:rsidRPr="00535E63">
        <w:rPr>
          <w:i/>
          <w:iCs/>
          <w:noProof/>
        </w:rPr>
        <w:t>Oecologia</w:t>
      </w:r>
      <w:r w:rsidRPr="00535E63">
        <w:rPr>
          <w:noProof/>
        </w:rPr>
        <w:t xml:space="preserve">, </w:t>
      </w:r>
      <w:r w:rsidRPr="00535E63">
        <w:rPr>
          <w:i/>
          <w:iCs/>
          <w:noProof/>
        </w:rPr>
        <w:t>170</w:t>
      </w:r>
      <w:r w:rsidRPr="00535E63">
        <w:rPr>
          <w:noProof/>
        </w:rPr>
        <w:t>(1), 275–287. https://doi.org/10.1007/s00442-012-2286-z</w:t>
      </w:r>
    </w:p>
    <w:p w14:paraId="7F536873"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Chavarie, L., Dempson, J. B., Schwarz, C. J., Reist, J. D., Power, G., &amp; Power, M. (2010). Latitudinal variation in growth among Arctic charr in eastern North America: Evidence for countergradient variation? </w:t>
      </w:r>
      <w:r w:rsidRPr="00535E63">
        <w:rPr>
          <w:i/>
          <w:iCs/>
          <w:noProof/>
        </w:rPr>
        <w:t>Hydrobiologia</w:t>
      </w:r>
      <w:r w:rsidRPr="00535E63">
        <w:rPr>
          <w:noProof/>
        </w:rPr>
        <w:t xml:space="preserve">, </w:t>
      </w:r>
      <w:r w:rsidRPr="00535E63">
        <w:rPr>
          <w:i/>
          <w:iCs/>
          <w:noProof/>
        </w:rPr>
        <w:t>650</w:t>
      </w:r>
      <w:r w:rsidRPr="00535E63">
        <w:rPr>
          <w:noProof/>
        </w:rPr>
        <w:t>(1), 161–177. https://doi.org/10.1007/s10750-009-0043-z</w:t>
      </w:r>
    </w:p>
    <w:p w14:paraId="3DDAF8E4"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Chen, Z., Farrell, A. P., Matala, A., &amp; Narum, S. R. (2018). Mechanisms of thermal adaptation and evolutionary potential of conspecific populations to changing environments. </w:t>
      </w:r>
      <w:r w:rsidRPr="00535E63">
        <w:rPr>
          <w:i/>
          <w:iCs/>
          <w:noProof/>
        </w:rPr>
        <w:t>Molecular Ecology</w:t>
      </w:r>
      <w:r w:rsidRPr="00535E63">
        <w:rPr>
          <w:noProof/>
        </w:rPr>
        <w:t xml:space="preserve">, </w:t>
      </w:r>
      <w:r w:rsidRPr="00535E63">
        <w:rPr>
          <w:i/>
          <w:iCs/>
          <w:noProof/>
        </w:rPr>
        <w:t>27</w:t>
      </w:r>
      <w:r w:rsidRPr="00535E63">
        <w:rPr>
          <w:noProof/>
        </w:rPr>
        <w:t>(3), 659–674. https://doi.org/10.1111/mec.14475</w:t>
      </w:r>
    </w:p>
    <w:p w14:paraId="148B1913"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Christensen, J. H., Hewitson, B., Busuioc, A., Chen, A., Gao, X., Held, R., Jones, R., Kolli, R. K., Kwon, W. K., &amp; Laprise, R. (2007). Regional climate projections. In </w:t>
      </w:r>
      <w:r w:rsidRPr="00535E63">
        <w:rPr>
          <w:i/>
          <w:iCs/>
          <w:noProof/>
        </w:rPr>
        <w:t>Climate Change, 2007: The Physical Science Basis. Contribution of Working group I to the Fourth Assessment Report of the Intergovernmental Panel on Climate Change, University Press, Cambridge, Chapter 11</w:t>
      </w:r>
      <w:r w:rsidRPr="00535E63">
        <w:rPr>
          <w:noProof/>
        </w:rPr>
        <w:t xml:space="preserve"> (pp. 847–940).</w:t>
      </w:r>
    </w:p>
    <w:p w14:paraId="374DA400"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Christie, M. R., Marine, M. L., French, R. A., &amp; Blouin, M. S. (2012). Genetic adaptation to captivity can occur in a single generation. </w:t>
      </w:r>
      <w:r w:rsidRPr="00535E63">
        <w:rPr>
          <w:i/>
          <w:iCs/>
          <w:noProof/>
        </w:rPr>
        <w:t>Proceedings of the National Academy of Sciences</w:t>
      </w:r>
      <w:r w:rsidRPr="00535E63">
        <w:rPr>
          <w:noProof/>
        </w:rPr>
        <w:t xml:space="preserve">, </w:t>
      </w:r>
      <w:r w:rsidRPr="00535E63">
        <w:rPr>
          <w:i/>
          <w:iCs/>
          <w:noProof/>
        </w:rPr>
        <w:t>109</w:t>
      </w:r>
      <w:r w:rsidRPr="00535E63">
        <w:rPr>
          <w:noProof/>
        </w:rPr>
        <w:t>(1), 238–242. https://doi.org/10.1073/pnas.1111073109</w:t>
      </w:r>
    </w:p>
    <w:p w14:paraId="38997362"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Colby, P. J., &amp; Brooke, L. T. (1970). Survival and development of lake herring (Coregonus artedii) eggs at various incubation temperatures. </w:t>
      </w:r>
      <w:r w:rsidRPr="00535E63">
        <w:rPr>
          <w:i/>
          <w:iCs/>
          <w:noProof/>
        </w:rPr>
        <w:t>Biology of Coregonid Fishes</w:t>
      </w:r>
      <w:r w:rsidRPr="00535E63">
        <w:rPr>
          <w:noProof/>
        </w:rPr>
        <w:t>, 417–428.</w:t>
      </w:r>
    </w:p>
    <w:p w14:paraId="71EC5934"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Colby, P. J., &amp; Brooke, L. T. (1973). Effects of Temperature on Embryonic-Development of Lake Herring (Coregonus-Artedii). </w:t>
      </w:r>
      <w:r w:rsidRPr="00535E63">
        <w:rPr>
          <w:i/>
          <w:iCs/>
          <w:noProof/>
        </w:rPr>
        <w:t>Journal of the Fisheries Research Board of Canada</w:t>
      </w:r>
      <w:r w:rsidRPr="00535E63">
        <w:rPr>
          <w:noProof/>
        </w:rPr>
        <w:t xml:space="preserve">, </w:t>
      </w:r>
      <w:r w:rsidRPr="00535E63">
        <w:rPr>
          <w:i/>
          <w:iCs/>
          <w:noProof/>
        </w:rPr>
        <w:t>30</w:t>
      </w:r>
      <w:r w:rsidRPr="00535E63">
        <w:rPr>
          <w:noProof/>
        </w:rPr>
        <w:t>(6), 799–810. https://doi.org/10.1139/f73-135</w:t>
      </w:r>
    </w:p>
    <w:p w14:paraId="13272198"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Comte, L., Buisson, L., Daufresne, M., &amp; Grenouillet, G. (2013). Climate-induced changes in the </w:t>
      </w:r>
      <w:r w:rsidRPr="00535E63">
        <w:rPr>
          <w:noProof/>
        </w:rPr>
        <w:lastRenderedPageBreak/>
        <w:t xml:space="preserve">distribution of freshwater fish: Observed and predicted trends. </w:t>
      </w:r>
      <w:r w:rsidRPr="00535E63">
        <w:rPr>
          <w:i/>
          <w:iCs/>
          <w:noProof/>
        </w:rPr>
        <w:t>Freshwater Biology</w:t>
      </w:r>
      <w:r w:rsidRPr="00535E63">
        <w:rPr>
          <w:noProof/>
        </w:rPr>
        <w:t xml:space="preserve">, </w:t>
      </w:r>
      <w:r w:rsidRPr="00535E63">
        <w:rPr>
          <w:i/>
          <w:iCs/>
          <w:noProof/>
        </w:rPr>
        <w:t>58</w:t>
      </w:r>
      <w:r w:rsidRPr="00535E63">
        <w:rPr>
          <w:noProof/>
        </w:rPr>
        <w:t>(4), 625–639. https://doi.org/10.1111/fwb.12081</w:t>
      </w:r>
    </w:p>
    <w:p w14:paraId="5F4087E1"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Conover, D. O., &amp; Present, M. C. (1990). Countergradient variation in growth rate: compensation for lenth of the growing season among Atlantic silversides from different latitudes. </w:t>
      </w:r>
      <w:r w:rsidRPr="00535E63">
        <w:rPr>
          <w:i/>
          <w:iCs/>
          <w:noProof/>
        </w:rPr>
        <w:t>Oecologica</w:t>
      </w:r>
      <w:r w:rsidRPr="00535E63">
        <w:rPr>
          <w:noProof/>
        </w:rPr>
        <w:t xml:space="preserve">, </w:t>
      </w:r>
      <w:r w:rsidRPr="00535E63">
        <w:rPr>
          <w:i/>
          <w:iCs/>
          <w:noProof/>
        </w:rPr>
        <w:t>83</w:t>
      </w:r>
      <w:r w:rsidRPr="00535E63">
        <w:rPr>
          <w:noProof/>
        </w:rPr>
        <w:t>(3), 316–324. https://doi.org/Doi 10.1007/Bf00317554</w:t>
      </w:r>
    </w:p>
    <w:p w14:paraId="49A99D67"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Conover, D. O., &amp; Schultz, E. T. (1995). Phenotypic similarity and the evolutionary significance of countergradient variation. </w:t>
      </w:r>
      <w:r w:rsidRPr="00535E63">
        <w:rPr>
          <w:i/>
          <w:iCs/>
          <w:noProof/>
        </w:rPr>
        <w:t>Trends in Ecology &amp; Evolution</w:t>
      </w:r>
      <w:r w:rsidRPr="00535E63">
        <w:rPr>
          <w:noProof/>
        </w:rPr>
        <w:t xml:space="preserve">, </w:t>
      </w:r>
      <w:r w:rsidRPr="00535E63">
        <w:rPr>
          <w:i/>
          <w:iCs/>
          <w:noProof/>
        </w:rPr>
        <w:t>10</w:t>
      </w:r>
      <w:r w:rsidRPr="00535E63">
        <w:rPr>
          <w:noProof/>
        </w:rPr>
        <w:t>(6), 248–252. https://doi.org/10.1016/S0169-5347(00)89081-3</w:t>
      </w:r>
    </w:p>
    <w:p w14:paraId="0B084A05"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Cushing, D. H. (1990). Plankton production and year-class strength in fish populations: An update of the match/mismatch hypothesis. </w:t>
      </w:r>
      <w:r w:rsidRPr="00535E63">
        <w:rPr>
          <w:i/>
          <w:iCs/>
          <w:noProof/>
        </w:rPr>
        <w:t>Advances in Marine Biology</w:t>
      </w:r>
      <w:r w:rsidRPr="00535E63">
        <w:rPr>
          <w:noProof/>
        </w:rPr>
        <w:t xml:space="preserve">, </w:t>
      </w:r>
      <w:r w:rsidRPr="00535E63">
        <w:rPr>
          <w:i/>
          <w:iCs/>
          <w:noProof/>
        </w:rPr>
        <w:t>26</w:t>
      </w:r>
      <w:r w:rsidRPr="00535E63">
        <w:rPr>
          <w:noProof/>
        </w:rPr>
        <w:t>(C), 249–293. https://doi.org/10.1016/S0065-2881(08)60202-3</w:t>
      </w:r>
    </w:p>
    <w:p w14:paraId="580C4DE0"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Dahlke, F. T., Wohlrab, S., Butzin, M., &amp; Pörtner, H.-O. (2020). Thermal bottlenecks in the life cycle define climate vulnerability of fish. </w:t>
      </w:r>
      <w:r w:rsidRPr="00535E63">
        <w:rPr>
          <w:i/>
          <w:iCs/>
          <w:noProof/>
        </w:rPr>
        <w:t>Science</w:t>
      </w:r>
      <w:r w:rsidRPr="00535E63">
        <w:rPr>
          <w:noProof/>
        </w:rPr>
        <w:t xml:space="preserve">, </w:t>
      </w:r>
      <w:r w:rsidRPr="00535E63">
        <w:rPr>
          <w:i/>
          <w:iCs/>
          <w:noProof/>
        </w:rPr>
        <w:t>369</w:t>
      </w:r>
      <w:r w:rsidRPr="00535E63">
        <w:rPr>
          <w:noProof/>
        </w:rPr>
        <w:t>(6499), 65–70. https://doi.org/10.1126/science.aaz3658</w:t>
      </w:r>
    </w:p>
    <w:p w14:paraId="6B145CB8"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Downie, A. T., Illing, B., Faria, A. M., &amp; Rummer, J. L. (2020). Swimming performance of marine fish larvae: review of a universal trait under ecological and environmental pressure. </w:t>
      </w:r>
      <w:r w:rsidRPr="00535E63">
        <w:rPr>
          <w:i/>
          <w:iCs/>
          <w:noProof/>
        </w:rPr>
        <w:t>Reviews in Fish Biology and Fisheries</w:t>
      </w:r>
      <w:r w:rsidRPr="00535E63">
        <w:rPr>
          <w:noProof/>
        </w:rPr>
        <w:t>, 1–16. https://doi.org/10.1007/s11160-019-09592-w</w:t>
      </w:r>
    </w:p>
    <w:p w14:paraId="0735F097"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Dryer, W. R., &amp; Beil, J. (1964). Life history of lake herring in Lake Superior. </w:t>
      </w:r>
      <w:r w:rsidRPr="00535E63">
        <w:rPr>
          <w:i/>
          <w:iCs/>
          <w:noProof/>
        </w:rPr>
        <w:t>Fish. Bull</w:t>
      </w:r>
      <w:r w:rsidRPr="00535E63">
        <w:rPr>
          <w:noProof/>
        </w:rPr>
        <w:t xml:space="preserve">, </w:t>
      </w:r>
      <w:r w:rsidRPr="00535E63">
        <w:rPr>
          <w:i/>
          <w:iCs/>
          <w:noProof/>
        </w:rPr>
        <w:t>63</w:t>
      </w:r>
      <w:r w:rsidRPr="00535E63">
        <w:rPr>
          <w:noProof/>
        </w:rPr>
        <w:t>(3), 493–530.</w:t>
      </w:r>
    </w:p>
    <w:p w14:paraId="3B5B7A24"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Ebener, M. P., Stockwell, J. D., Yule, D. L., Gorman, O. T., Hrabik, T. R., Kinnunen, R. E., Mattes, W. P., Oyadomari, J. K., Schreiner, D. R., Geving, S., Scribner, K., Schram, S. T., Seider, M. J., &amp; Sitar, S. P. (2008). Status of cisco (Coregonus artedi) in Lake Superior during 1970-2006 and management and research considerations. </w:t>
      </w:r>
      <w:r w:rsidRPr="00535E63">
        <w:rPr>
          <w:i/>
          <w:iCs/>
          <w:noProof/>
        </w:rPr>
        <w:t xml:space="preserve">Ann Arbor, Michigan: </w:t>
      </w:r>
      <w:r w:rsidRPr="00535E63">
        <w:rPr>
          <w:i/>
          <w:iCs/>
          <w:noProof/>
        </w:rPr>
        <w:lastRenderedPageBreak/>
        <w:t>Great Lakes Fishery Commission, Lake Superior Technical Report</w:t>
      </w:r>
      <w:r w:rsidRPr="00535E63">
        <w:rPr>
          <w:noProof/>
        </w:rPr>
        <w:t xml:space="preserve">, </w:t>
      </w:r>
      <w:r w:rsidRPr="00535E63">
        <w:rPr>
          <w:i/>
          <w:iCs/>
          <w:noProof/>
        </w:rPr>
        <w:t>1</w:t>
      </w:r>
      <w:r w:rsidRPr="00535E63">
        <w:rPr>
          <w:noProof/>
        </w:rPr>
        <w:t>, 126.</w:t>
      </w:r>
    </w:p>
    <w:p w14:paraId="3F699424"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Elliott, J. A., &amp; Bell, V. A. (2011). Predicting the potential long-term influence of climate change on vendace (Coregonus albula) habitat in Bassenthwaite Lake, U.K. </w:t>
      </w:r>
      <w:r w:rsidRPr="00535E63">
        <w:rPr>
          <w:i/>
          <w:iCs/>
          <w:noProof/>
        </w:rPr>
        <w:t>Freshwater Biology</w:t>
      </w:r>
      <w:r w:rsidRPr="00535E63">
        <w:rPr>
          <w:noProof/>
        </w:rPr>
        <w:t xml:space="preserve">, </w:t>
      </w:r>
      <w:r w:rsidRPr="00535E63">
        <w:rPr>
          <w:i/>
          <w:iCs/>
          <w:noProof/>
        </w:rPr>
        <w:t>56</w:t>
      </w:r>
      <w:r w:rsidRPr="00535E63">
        <w:rPr>
          <w:noProof/>
        </w:rPr>
        <w:t>(2), 395–405. https://doi.org/10.1111/j.1365-2427.2010.02506.x</w:t>
      </w:r>
    </w:p>
    <w:p w14:paraId="5064F37B"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Eronen, T., &amp; Lahti, E. (1988). Life cycle of winter spawning vendace (Coregonus albula L.) in Lake Kajoonjärvi, eastern Finland. </w:t>
      </w:r>
      <w:r w:rsidRPr="00535E63">
        <w:rPr>
          <w:i/>
          <w:iCs/>
          <w:noProof/>
        </w:rPr>
        <w:t>Finnish Fisheries Research</w:t>
      </w:r>
      <w:r w:rsidRPr="00535E63">
        <w:rPr>
          <w:noProof/>
        </w:rPr>
        <w:t xml:space="preserve">, </w:t>
      </w:r>
      <w:r w:rsidRPr="00535E63">
        <w:rPr>
          <w:i/>
          <w:iCs/>
          <w:noProof/>
        </w:rPr>
        <w:t>9</w:t>
      </w:r>
      <w:r w:rsidRPr="00535E63">
        <w:rPr>
          <w:noProof/>
        </w:rPr>
        <w:t>, 197–203.</w:t>
      </w:r>
    </w:p>
    <w:p w14:paraId="4BDD9DAF"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Eshenroder, R. L., Vecsei, P., Gorman, O. T., Yule, D. L., Pratt, T. C., Mandrak, N. E., Bunnell, D. B., &amp; Muir, A. M. (2016). Ciscoes (Coregonus, subgenus Leucichthys) of the Laurentian Great Lakes and Lake Nipigon. In </w:t>
      </w:r>
      <w:r w:rsidRPr="00535E63">
        <w:rPr>
          <w:i/>
          <w:iCs/>
          <w:noProof/>
        </w:rPr>
        <w:t>Canadian Journal of Fisheries and Aquatic Sciences</w:t>
      </w:r>
      <w:r w:rsidRPr="00535E63">
        <w:rPr>
          <w:noProof/>
        </w:rPr>
        <w:t>. Great Lakes Fishery Commission. http://www.glfc.org/pubs/misc/Ciscoes_of_the_Laurentian_Great_Lakes_and_Lake_Nipigon.pdf</w:t>
      </w:r>
    </w:p>
    <w:p w14:paraId="0FF720EA"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Favé, M.-J., &amp; Turgeon, J. (2008). Patterns of genetic diversity in Great Lakes bloaters (Coregonus hoyi) with a view to future reintroduction in Lake Ontario. </w:t>
      </w:r>
      <w:r w:rsidRPr="00535E63">
        <w:rPr>
          <w:i/>
          <w:iCs/>
          <w:noProof/>
        </w:rPr>
        <w:t>Conservation Genetics</w:t>
      </w:r>
      <w:r w:rsidRPr="00535E63">
        <w:rPr>
          <w:noProof/>
        </w:rPr>
        <w:t xml:space="preserve">, </w:t>
      </w:r>
      <w:r w:rsidRPr="00535E63">
        <w:rPr>
          <w:i/>
          <w:iCs/>
          <w:noProof/>
        </w:rPr>
        <w:t>9</w:t>
      </w:r>
      <w:r w:rsidRPr="00535E63">
        <w:rPr>
          <w:noProof/>
        </w:rPr>
        <w:t>(2), 281–293. https://doi.org/10.1007/s10592-007-9339-6</w:t>
      </w:r>
    </w:p>
    <w:p w14:paraId="16B6586C"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Ficke, A. D., Myrick, C. A., &amp; Hansen, L. J. (2007). Potential impacts of global climate change on freshwater fisheries. </w:t>
      </w:r>
      <w:r w:rsidRPr="00535E63">
        <w:rPr>
          <w:i/>
          <w:iCs/>
          <w:noProof/>
        </w:rPr>
        <w:t>Reviews in Fish Biology and Fisheries</w:t>
      </w:r>
      <w:r w:rsidRPr="00535E63">
        <w:rPr>
          <w:noProof/>
        </w:rPr>
        <w:t xml:space="preserve">, </w:t>
      </w:r>
      <w:r w:rsidRPr="00535E63">
        <w:rPr>
          <w:i/>
          <w:iCs/>
          <w:noProof/>
        </w:rPr>
        <w:t>17</w:t>
      </w:r>
      <w:r w:rsidRPr="00535E63">
        <w:rPr>
          <w:noProof/>
        </w:rPr>
        <w:t>(4), 581–613. https://doi.org/10.1007/s11160-007-9059-5</w:t>
      </w:r>
    </w:p>
    <w:p w14:paraId="6C6AEF8A"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Figge, F. (2004). Bio-folio: applying portfolio theory to biodiversity. </w:t>
      </w:r>
      <w:r w:rsidRPr="00535E63">
        <w:rPr>
          <w:i/>
          <w:iCs/>
          <w:noProof/>
        </w:rPr>
        <w:t>Biodiversity &amp; Conservation</w:t>
      </w:r>
      <w:r w:rsidRPr="00535E63">
        <w:rPr>
          <w:noProof/>
        </w:rPr>
        <w:t xml:space="preserve">, </w:t>
      </w:r>
      <w:r w:rsidRPr="00535E63">
        <w:rPr>
          <w:i/>
          <w:iCs/>
          <w:noProof/>
        </w:rPr>
        <w:t>13</w:t>
      </w:r>
      <w:r w:rsidRPr="00535E63">
        <w:rPr>
          <w:noProof/>
        </w:rPr>
        <w:t>(4), 827–849. https://doi.org/10.1023/B:BIOC.0000011729.93889.34</w:t>
      </w:r>
    </w:p>
    <w:p w14:paraId="5D7465D6"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Ford, M. J. (2002). Selection in captivity during supportive breeding may reduce fitness in the wild. </w:t>
      </w:r>
      <w:r w:rsidRPr="00535E63">
        <w:rPr>
          <w:i/>
          <w:iCs/>
          <w:noProof/>
        </w:rPr>
        <w:t>Conservation Biology</w:t>
      </w:r>
      <w:r w:rsidRPr="00535E63">
        <w:rPr>
          <w:noProof/>
        </w:rPr>
        <w:t xml:space="preserve">, </w:t>
      </w:r>
      <w:r w:rsidRPr="00535E63">
        <w:rPr>
          <w:i/>
          <w:iCs/>
          <w:noProof/>
        </w:rPr>
        <w:t>16</w:t>
      </w:r>
      <w:r w:rsidRPr="00535E63">
        <w:rPr>
          <w:noProof/>
        </w:rPr>
        <w:t>(3), 815–825. https://doi.org/10.1046/j.1523-1739.2002.00257.x</w:t>
      </w:r>
    </w:p>
    <w:p w14:paraId="5573A160"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lastRenderedPageBreak/>
        <w:t xml:space="preserve">Freshwater, C., Anderson, S. C., Holt, K. R., Huang, A., &amp; Holt, C. A. (2019). Weakened portfolio effects constrain management effectiveness for population aggregates. </w:t>
      </w:r>
      <w:r w:rsidRPr="00535E63">
        <w:rPr>
          <w:i/>
          <w:iCs/>
          <w:noProof/>
        </w:rPr>
        <w:t>Ecological Applications</w:t>
      </w:r>
      <w:r w:rsidRPr="00535E63">
        <w:rPr>
          <w:noProof/>
        </w:rPr>
        <w:t xml:space="preserve">, </w:t>
      </w:r>
      <w:r w:rsidRPr="00535E63">
        <w:rPr>
          <w:i/>
          <w:iCs/>
          <w:noProof/>
        </w:rPr>
        <w:t>29</w:t>
      </w:r>
      <w:r w:rsidRPr="00535E63">
        <w:rPr>
          <w:noProof/>
        </w:rPr>
        <w:t>(7), e01966. https://doi.org/10.1002/eap.1966</w:t>
      </w:r>
    </w:p>
    <w:p w14:paraId="5002C986"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Gillooly, J. F., Charnov, E. L., West, G. B., Savage, V. M., &amp; Brown, J. H. (2002). Effects of size and temperature on developmental time. </w:t>
      </w:r>
      <w:r w:rsidRPr="00535E63">
        <w:rPr>
          <w:i/>
          <w:iCs/>
          <w:noProof/>
        </w:rPr>
        <w:t>Nature</w:t>
      </w:r>
      <w:r w:rsidRPr="00535E63">
        <w:rPr>
          <w:noProof/>
        </w:rPr>
        <w:t xml:space="preserve">, </w:t>
      </w:r>
      <w:r w:rsidRPr="00535E63">
        <w:rPr>
          <w:i/>
          <w:iCs/>
          <w:noProof/>
        </w:rPr>
        <w:t>417</w:t>
      </w:r>
      <w:r w:rsidRPr="00535E63">
        <w:rPr>
          <w:noProof/>
        </w:rPr>
        <w:t>(6884), 70–73. https://doi.org/doi.org/10.1038/417070a</w:t>
      </w:r>
    </w:p>
    <w:p w14:paraId="15F9F7DE"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Hairston, N. G., Ellner, S. P., Geber, M. A., Yoshida, T., &amp; Fox, J. A. (2005). Rapid evolution and the convergence of ecological and evolutionary time. </w:t>
      </w:r>
      <w:r w:rsidRPr="00535E63">
        <w:rPr>
          <w:i/>
          <w:iCs/>
          <w:noProof/>
        </w:rPr>
        <w:t>Ecology Letters</w:t>
      </w:r>
      <w:r w:rsidRPr="00535E63">
        <w:rPr>
          <w:noProof/>
        </w:rPr>
        <w:t xml:space="preserve">, </w:t>
      </w:r>
      <w:r w:rsidRPr="00535E63">
        <w:rPr>
          <w:i/>
          <w:iCs/>
          <w:noProof/>
        </w:rPr>
        <w:t>8</w:t>
      </w:r>
      <w:r w:rsidRPr="00535E63">
        <w:rPr>
          <w:noProof/>
        </w:rPr>
        <w:t>(10), 1114–1127. https://doi.org/10.1111/j.1461-0248.2005.00812.x</w:t>
      </w:r>
    </w:p>
    <w:p w14:paraId="31A6BF7D"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Häkkinen, J., Vehniäinen, E., Ylönen, O., Heikkilä, J. J., Soimasuo, M., Kaurola, J., Oikari, A., &amp; Karjalainen, J. (2002). The effects of increasing UV-B radiation on pigmentation, growth and survival of coregonid embryos and larvae. </w:t>
      </w:r>
      <w:r w:rsidRPr="00535E63">
        <w:rPr>
          <w:i/>
          <w:iCs/>
          <w:noProof/>
        </w:rPr>
        <w:t>Environmental Biology of Fishes</w:t>
      </w:r>
      <w:r w:rsidRPr="00535E63">
        <w:rPr>
          <w:noProof/>
        </w:rPr>
        <w:t xml:space="preserve">, </w:t>
      </w:r>
      <w:r w:rsidRPr="00535E63">
        <w:rPr>
          <w:i/>
          <w:iCs/>
          <w:noProof/>
        </w:rPr>
        <w:t>64</w:t>
      </w:r>
      <w:r w:rsidRPr="00535E63">
        <w:rPr>
          <w:noProof/>
        </w:rPr>
        <w:t>(4), 451–459. https://doi.org/10.1023/A:1016165802417</w:t>
      </w:r>
    </w:p>
    <w:p w14:paraId="650CEEF5"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Halpern, B. S., Frazier, M., Potapenko, J., Casey, K. S., Koenig, K., Longo, C., Lowndes, J. S., Rockwood, R. C., Selig, E. R., Selkoe, K. A., &amp; Walbridge, S. (2015). Spatial and temporal changes in cumulative human impacts on the world’s ocean. </w:t>
      </w:r>
      <w:r w:rsidRPr="00535E63">
        <w:rPr>
          <w:i/>
          <w:iCs/>
          <w:noProof/>
        </w:rPr>
        <w:t>Nature Communications</w:t>
      </w:r>
      <w:r w:rsidRPr="00535E63">
        <w:rPr>
          <w:noProof/>
        </w:rPr>
        <w:t xml:space="preserve">, </w:t>
      </w:r>
      <w:r w:rsidRPr="00535E63">
        <w:rPr>
          <w:i/>
          <w:iCs/>
          <w:noProof/>
        </w:rPr>
        <w:t>6</w:t>
      </w:r>
      <w:r w:rsidRPr="00535E63">
        <w:rPr>
          <w:noProof/>
        </w:rPr>
        <w:t>, 1–7. https://doi.org/10.1038/ncomms8615</w:t>
      </w:r>
    </w:p>
    <w:p w14:paraId="3C3810F5"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Hansen, G. J. A., Read, J. S., Hansen, J. F., &amp; Winslow, L. A. (2017). Projected shifts in fish species dominance in Wisconsin lakes under climate change. </w:t>
      </w:r>
      <w:r w:rsidRPr="00535E63">
        <w:rPr>
          <w:i/>
          <w:iCs/>
          <w:noProof/>
        </w:rPr>
        <w:t>Global Change Biology</w:t>
      </w:r>
      <w:r w:rsidRPr="00535E63">
        <w:rPr>
          <w:noProof/>
        </w:rPr>
        <w:t xml:space="preserve">, </w:t>
      </w:r>
      <w:r w:rsidRPr="00535E63">
        <w:rPr>
          <w:i/>
          <w:iCs/>
          <w:noProof/>
        </w:rPr>
        <w:t>23</w:t>
      </w:r>
      <w:r w:rsidRPr="00535E63">
        <w:rPr>
          <w:noProof/>
        </w:rPr>
        <w:t>(4), 1463–1476. https://doi.org/10.1111/gcb.13462</w:t>
      </w:r>
    </w:p>
    <w:p w14:paraId="4DEF6CAE"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Heikkilä, J. J., Huuskonen, H., &amp; Karjalainen, J. (2006). Location of spawning grounds of vendace (Coregonus albula (L.)): implication for dispersion of newly hatched larvae. </w:t>
      </w:r>
      <w:r w:rsidRPr="00535E63">
        <w:rPr>
          <w:i/>
          <w:iCs/>
          <w:noProof/>
        </w:rPr>
        <w:t xml:space="preserve">Internationale Vereinigung Für Theoretische Und Angewandte Limnologie: </w:t>
      </w:r>
      <w:r w:rsidRPr="00535E63">
        <w:rPr>
          <w:i/>
          <w:iCs/>
          <w:noProof/>
        </w:rPr>
        <w:lastRenderedPageBreak/>
        <w:t>Verhandlungen</w:t>
      </w:r>
      <w:r w:rsidRPr="00535E63">
        <w:rPr>
          <w:noProof/>
        </w:rPr>
        <w:t xml:space="preserve">, </w:t>
      </w:r>
      <w:r w:rsidRPr="00535E63">
        <w:rPr>
          <w:i/>
          <w:iCs/>
          <w:noProof/>
        </w:rPr>
        <w:t>29</w:t>
      </w:r>
      <w:r w:rsidRPr="00535E63">
        <w:rPr>
          <w:noProof/>
        </w:rPr>
        <w:t>(4), 1725–1728. https://doi.org/10.1080/03680770.2006.11902983</w:t>
      </w:r>
    </w:p>
    <w:p w14:paraId="75293BB4"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Hénault, M., &amp; Fortin, R. (1989). Comparison of meristic and morphometric characters among spring-and fall-spawning ecotypes of cisco (Coregonus artedii) in southern Quebec, Canada. </w:t>
      </w:r>
      <w:r w:rsidRPr="00535E63">
        <w:rPr>
          <w:i/>
          <w:iCs/>
          <w:noProof/>
        </w:rPr>
        <w:t>Canadian Journal of Fisheries and Aquatic Sciences</w:t>
      </w:r>
      <w:r w:rsidRPr="00535E63">
        <w:rPr>
          <w:noProof/>
        </w:rPr>
        <w:t xml:space="preserve">, </w:t>
      </w:r>
      <w:r w:rsidRPr="00535E63">
        <w:rPr>
          <w:i/>
          <w:iCs/>
          <w:noProof/>
        </w:rPr>
        <w:t>46</w:t>
      </w:r>
      <w:r w:rsidRPr="00535E63">
        <w:rPr>
          <w:noProof/>
        </w:rPr>
        <w:t>(1), 166–173. https://doi.org/10.1139/f89-022</w:t>
      </w:r>
    </w:p>
    <w:p w14:paraId="49E46931"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Hénault, M., &amp; Fortin, R. (1991). Early life stages, growth, and reproduction of spring-spawning ciscoes (Coregonus artedii) in Lac des Écorces, Quebec. </w:t>
      </w:r>
      <w:r w:rsidRPr="00535E63">
        <w:rPr>
          <w:i/>
          <w:iCs/>
          <w:noProof/>
        </w:rPr>
        <w:t>Canadian Journal of Zoology</w:t>
      </w:r>
      <w:r w:rsidRPr="00535E63">
        <w:rPr>
          <w:noProof/>
        </w:rPr>
        <w:t xml:space="preserve">, </w:t>
      </w:r>
      <w:r w:rsidRPr="00535E63">
        <w:rPr>
          <w:i/>
          <w:iCs/>
          <w:noProof/>
        </w:rPr>
        <w:t>69</w:t>
      </w:r>
      <w:r w:rsidRPr="00535E63">
        <w:rPr>
          <w:noProof/>
        </w:rPr>
        <w:t>(6), 1644–1652. https://doi.org/10.1139/z91-229</w:t>
      </w:r>
    </w:p>
    <w:p w14:paraId="5AA45FEE"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Herb, W. R., Johnson, L. B., Jacobson, P. C., &amp; Stefan, H. G. (2014). Projecting cold-water fish habitat in lakes of the glacial lakes region under changing land use and climate regimes. </w:t>
      </w:r>
      <w:r w:rsidRPr="00535E63">
        <w:rPr>
          <w:i/>
          <w:iCs/>
          <w:noProof/>
        </w:rPr>
        <w:t>Canadian Journal of Fisheries and Aquatic Sciences</w:t>
      </w:r>
      <w:r w:rsidRPr="00535E63">
        <w:rPr>
          <w:noProof/>
        </w:rPr>
        <w:t xml:space="preserve">, </w:t>
      </w:r>
      <w:r w:rsidRPr="00535E63">
        <w:rPr>
          <w:i/>
          <w:iCs/>
          <w:noProof/>
        </w:rPr>
        <w:t>71</w:t>
      </w:r>
      <w:r w:rsidRPr="00535E63">
        <w:rPr>
          <w:noProof/>
        </w:rPr>
        <w:t>(9), 1334–1348. https://doi.org/10.1139/cjfas-2013-0535</w:t>
      </w:r>
    </w:p>
    <w:p w14:paraId="6F011336"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Herbing, I. H. von. (2002). Effects of temperature on larval fish swimming performance: the importance of physics to physiology. </w:t>
      </w:r>
      <w:r w:rsidRPr="00535E63">
        <w:rPr>
          <w:i/>
          <w:iCs/>
          <w:noProof/>
        </w:rPr>
        <w:t>Journal of Fish Biology</w:t>
      </w:r>
      <w:r w:rsidRPr="00535E63">
        <w:rPr>
          <w:noProof/>
        </w:rPr>
        <w:t xml:space="preserve">, </w:t>
      </w:r>
      <w:r w:rsidRPr="00535E63">
        <w:rPr>
          <w:i/>
          <w:iCs/>
          <w:noProof/>
        </w:rPr>
        <w:t>61</w:t>
      </w:r>
      <w:r w:rsidRPr="00535E63">
        <w:rPr>
          <w:noProof/>
        </w:rPr>
        <w:t>(4), 865–876. https://doi.org/10.1111/j.1095-8649.2002.tb01848.x</w:t>
      </w:r>
    </w:p>
    <w:p w14:paraId="174AF216"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Hodson, P. V, &amp; Blunt, B. R. (1986). The effect of time from hatch on the yolk conversion efficiency of rainbow trout, Salmo gairdneri. </w:t>
      </w:r>
      <w:r w:rsidRPr="00535E63">
        <w:rPr>
          <w:i/>
          <w:iCs/>
          <w:noProof/>
        </w:rPr>
        <w:t>Journal of Fish Biology</w:t>
      </w:r>
      <w:r w:rsidRPr="00535E63">
        <w:rPr>
          <w:noProof/>
        </w:rPr>
        <w:t xml:space="preserve">, </w:t>
      </w:r>
      <w:r w:rsidRPr="00535E63">
        <w:rPr>
          <w:i/>
          <w:iCs/>
          <w:noProof/>
        </w:rPr>
        <w:t>29</w:t>
      </w:r>
      <w:r w:rsidRPr="00535E63">
        <w:rPr>
          <w:noProof/>
        </w:rPr>
        <w:t>(1), 37–46. https://doi.org/10.1111/j.1095-8649.1986.tb04924.x</w:t>
      </w:r>
    </w:p>
    <w:p w14:paraId="3135E606"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Hoffmann, A. A., &amp; Sgrò, C. M. (2011). Climate change and evolutionary adaptation. </w:t>
      </w:r>
      <w:r w:rsidRPr="00535E63">
        <w:rPr>
          <w:i/>
          <w:iCs/>
          <w:noProof/>
        </w:rPr>
        <w:t>Nature Australia</w:t>
      </w:r>
      <w:r w:rsidRPr="00535E63">
        <w:rPr>
          <w:noProof/>
        </w:rPr>
        <w:t xml:space="preserve">, </w:t>
      </w:r>
      <w:r w:rsidRPr="00535E63">
        <w:rPr>
          <w:i/>
          <w:iCs/>
          <w:noProof/>
        </w:rPr>
        <w:t>470</w:t>
      </w:r>
      <w:r w:rsidRPr="00535E63">
        <w:rPr>
          <w:noProof/>
        </w:rPr>
        <w:t>(7335), 479–485. https://doi.org/10.1038/nature09670</w:t>
      </w:r>
    </w:p>
    <w:p w14:paraId="7BC63836"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Houde, A. L., &amp; Pitcher, T. E. (2019). </w:t>
      </w:r>
      <w:r w:rsidRPr="00535E63">
        <w:rPr>
          <w:i/>
          <w:iCs/>
          <w:noProof/>
        </w:rPr>
        <w:t>fullfact: Full Factorial Breeding Analysis</w:t>
      </w:r>
      <w:r w:rsidRPr="00535E63">
        <w:rPr>
          <w:noProof/>
        </w:rPr>
        <w:t>. https://cran.r-project.org/package=fullfact</w:t>
      </w:r>
    </w:p>
    <w:p w14:paraId="7E676D1E"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Howells, E. J., Abrego, D., Meyer, E., Kirk, N. L., &amp; Burt, J. A. (2016). Host adaptation and </w:t>
      </w:r>
      <w:r w:rsidRPr="00535E63">
        <w:rPr>
          <w:noProof/>
        </w:rPr>
        <w:lastRenderedPageBreak/>
        <w:t xml:space="preserve">unexpected symbiont partners enable reef‐building corals to tolerate extreme temperatures. </w:t>
      </w:r>
      <w:r w:rsidRPr="00535E63">
        <w:rPr>
          <w:i/>
          <w:iCs/>
          <w:noProof/>
        </w:rPr>
        <w:t>Global Change Biology</w:t>
      </w:r>
      <w:r w:rsidRPr="00535E63">
        <w:rPr>
          <w:noProof/>
        </w:rPr>
        <w:t xml:space="preserve">, </w:t>
      </w:r>
      <w:r w:rsidRPr="00535E63">
        <w:rPr>
          <w:i/>
          <w:iCs/>
          <w:noProof/>
        </w:rPr>
        <w:t>22</w:t>
      </w:r>
      <w:r w:rsidRPr="00535E63">
        <w:rPr>
          <w:noProof/>
        </w:rPr>
        <w:t>(8), 2702–2714. https://doi.org/10.1111/gcb.13250</w:t>
      </w:r>
    </w:p>
    <w:p w14:paraId="60D221B1"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Huuskonen, H., Kekäläinen, J., Panda, B., Shikano, T., &amp; Kortet, R. (2011). Embryonic survival and larval predator-avoidance ability in mutually ornamented whitefish. </w:t>
      </w:r>
      <w:r w:rsidRPr="00535E63">
        <w:rPr>
          <w:i/>
          <w:iCs/>
          <w:noProof/>
        </w:rPr>
        <w:t>Biological Journal of the Linnean Society</w:t>
      </w:r>
      <w:r w:rsidRPr="00535E63">
        <w:rPr>
          <w:noProof/>
        </w:rPr>
        <w:t xml:space="preserve">, </w:t>
      </w:r>
      <w:r w:rsidRPr="00535E63">
        <w:rPr>
          <w:i/>
          <w:iCs/>
          <w:noProof/>
        </w:rPr>
        <w:t>103</w:t>
      </w:r>
      <w:r w:rsidRPr="00535E63">
        <w:rPr>
          <w:noProof/>
        </w:rPr>
        <w:t>(3), 593–601. https://doi.org/10.1111/j.1095-8312.2011.01664.x</w:t>
      </w:r>
    </w:p>
    <w:p w14:paraId="78635EA3"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Isaak, D. J. (2014). Climate Change and the Future of Freshwater Fisheries. In </w:t>
      </w:r>
      <w:r w:rsidRPr="00535E63">
        <w:rPr>
          <w:i/>
          <w:iCs/>
          <w:noProof/>
        </w:rPr>
        <w:t>Future of Fisheries: Perspectives for Emerging Professionals</w:t>
      </w:r>
      <w:r w:rsidRPr="00535E63">
        <w:rPr>
          <w:noProof/>
        </w:rPr>
        <w:t>.</w:t>
      </w:r>
    </w:p>
    <w:p w14:paraId="17327D2B"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Jacobson, P. C., Stefan, H. G., &amp; Pereira, D. L. (2010). Coldwater fish oxythermal habitat in Minnesota lakes: influence of total phosphorus, July air temperature, and relative depth. </w:t>
      </w:r>
      <w:r w:rsidRPr="00535E63">
        <w:rPr>
          <w:i/>
          <w:iCs/>
          <w:noProof/>
        </w:rPr>
        <w:t>Canadian Journal of Fisheries and Aquatic Sciences</w:t>
      </w:r>
      <w:r w:rsidRPr="00535E63">
        <w:rPr>
          <w:noProof/>
        </w:rPr>
        <w:t xml:space="preserve">, </w:t>
      </w:r>
      <w:r w:rsidRPr="00535E63">
        <w:rPr>
          <w:i/>
          <w:iCs/>
          <w:noProof/>
        </w:rPr>
        <w:t>67</w:t>
      </w:r>
      <w:r w:rsidRPr="00535E63">
        <w:rPr>
          <w:noProof/>
        </w:rPr>
        <w:t>(12), 2002–2013. https://doi.org/10.1139/F10-115</w:t>
      </w:r>
    </w:p>
    <w:p w14:paraId="06F8881B"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Jenny, J.-P., Anneville, O., Arnaud, F., Baulaz, Y., Bouffard, D., Domaizon, I., Bocaniov, S. A., Chèvre, N., Dittrich, M., &amp; Dorioz, J.-M. (2020). Scientists’ Warning to Humanity: Rapid degradation of the world’s large lakes. </w:t>
      </w:r>
      <w:r w:rsidRPr="00535E63">
        <w:rPr>
          <w:i/>
          <w:iCs/>
          <w:noProof/>
        </w:rPr>
        <w:t>Journal of Great Lakes Research</w:t>
      </w:r>
      <w:r w:rsidRPr="00535E63">
        <w:rPr>
          <w:noProof/>
        </w:rPr>
        <w:t>. https://doi.org/10.1016/j.jglr.2020.05.006</w:t>
      </w:r>
    </w:p>
    <w:p w14:paraId="078A311B"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Jeppesen, E., Mehner, T., Winfield, I. J., Kangur, K., Sarvala, J., Gerdeaux, D., Rask, M., Malmquist, H. J., Holmgren, K., Volta, P., Romo, S., Eckmann, R., Sandström, A., Blanco, S., Kangur, A., Ragnarsson Stabo, H., Tarvainen, M., Ventelä, A. M., Søndergaard, M., … Meerhoff, M. (2012). Impacts of climate warming on the long-term dynamics of key fish species in 24 European lakes. In </w:t>
      </w:r>
      <w:r w:rsidRPr="00535E63">
        <w:rPr>
          <w:i/>
          <w:iCs/>
          <w:noProof/>
        </w:rPr>
        <w:t>Hydrobiologia</w:t>
      </w:r>
      <w:r w:rsidRPr="00535E63">
        <w:rPr>
          <w:noProof/>
        </w:rPr>
        <w:t xml:space="preserve"> (Vol. 694, Issue 1, pp. 1–39). https://doi.org/10.1007/s10750-012-1182-1</w:t>
      </w:r>
    </w:p>
    <w:p w14:paraId="5B8A7C40"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Jonassen, T. (2000). Geographic variation in growth and food conversion efficiency of juvenile Atlantic halibut related to latitude. </w:t>
      </w:r>
      <w:r w:rsidRPr="00535E63">
        <w:rPr>
          <w:i/>
          <w:iCs/>
          <w:noProof/>
        </w:rPr>
        <w:t>Journal of Fish Biology</w:t>
      </w:r>
      <w:r w:rsidRPr="00535E63">
        <w:rPr>
          <w:noProof/>
        </w:rPr>
        <w:t xml:space="preserve">, </w:t>
      </w:r>
      <w:r w:rsidRPr="00535E63">
        <w:rPr>
          <w:i/>
          <w:iCs/>
          <w:noProof/>
        </w:rPr>
        <w:t>56</w:t>
      </w:r>
      <w:r w:rsidRPr="00535E63">
        <w:rPr>
          <w:noProof/>
        </w:rPr>
        <w:t xml:space="preserve">(2), 279–294. </w:t>
      </w:r>
      <w:r w:rsidRPr="00535E63">
        <w:rPr>
          <w:noProof/>
        </w:rPr>
        <w:lastRenderedPageBreak/>
        <w:t>https://doi.org/10.1006/jfbi.1999.1159</w:t>
      </w:r>
    </w:p>
    <w:p w14:paraId="6ACD79DD"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Jonsson, B., &amp; Jonsson, N. (2014). Early environment influences later performance in fishes. </w:t>
      </w:r>
      <w:r w:rsidRPr="00535E63">
        <w:rPr>
          <w:i/>
          <w:iCs/>
          <w:noProof/>
        </w:rPr>
        <w:t>Journal of Fish Biology</w:t>
      </w:r>
      <w:r w:rsidRPr="00535E63">
        <w:rPr>
          <w:noProof/>
        </w:rPr>
        <w:t xml:space="preserve">, </w:t>
      </w:r>
      <w:r w:rsidRPr="00535E63">
        <w:rPr>
          <w:i/>
          <w:iCs/>
          <w:noProof/>
        </w:rPr>
        <w:t>85</w:t>
      </w:r>
      <w:r w:rsidRPr="00535E63">
        <w:rPr>
          <w:noProof/>
        </w:rPr>
        <w:t>(2), 151–188. https://doi.org/10.1111/jfb.12432</w:t>
      </w:r>
    </w:p>
    <w:p w14:paraId="67C91296"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Jørgensen, C., Ernande, B., Fiksen, Ø., &amp; Dieckmann, U. (2006). The logic of skipped spawning in fish. </w:t>
      </w:r>
      <w:r w:rsidRPr="00535E63">
        <w:rPr>
          <w:i/>
          <w:iCs/>
          <w:noProof/>
        </w:rPr>
        <w:t>Canadian Journal of Fisheries and Aquatic Sciences</w:t>
      </w:r>
      <w:r w:rsidRPr="00535E63">
        <w:rPr>
          <w:noProof/>
        </w:rPr>
        <w:t xml:space="preserve">, </w:t>
      </w:r>
      <w:r w:rsidRPr="00535E63">
        <w:rPr>
          <w:i/>
          <w:iCs/>
          <w:noProof/>
        </w:rPr>
        <w:t>63</w:t>
      </w:r>
      <w:r w:rsidRPr="00535E63">
        <w:rPr>
          <w:noProof/>
        </w:rPr>
        <w:t>(1), 200–211. https://doi.org/10.1139/f05-210</w:t>
      </w:r>
    </w:p>
    <w:p w14:paraId="27DAF5B6"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Kamler, E. (2008). Resource allocation in yolk-feeding fish. </w:t>
      </w:r>
      <w:r w:rsidRPr="00535E63">
        <w:rPr>
          <w:i/>
          <w:iCs/>
          <w:noProof/>
        </w:rPr>
        <w:t>Reviews in Fish Biology and Fisheries</w:t>
      </w:r>
      <w:r w:rsidRPr="00535E63">
        <w:rPr>
          <w:noProof/>
        </w:rPr>
        <w:t xml:space="preserve">, </w:t>
      </w:r>
      <w:r w:rsidRPr="00535E63">
        <w:rPr>
          <w:i/>
          <w:iCs/>
          <w:noProof/>
        </w:rPr>
        <w:t>18</w:t>
      </w:r>
      <w:r w:rsidRPr="00535E63">
        <w:rPr>
          <w:noProof/>
        </w:rPr>
        <w:t>(2), 143. https://doi.org/10.1007/s11160-007-9070-x</w:t>
      </w:r>
    </w:p>
    <w:p w14:paraId="16110C34"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Karjalainen, J. (1992). Effects of different preservation methods on total length and weight of larval vendace (Coregonus albula (L.)). </w:t>
      </w:r>
      <w:r w:rsidRPr="00535E63">
        <w:rPr>
          <w:i/>
          <w:iCs/>
          <w:noProof/>
        </w:rPr>
        <w:t>Nordic Journal of Freshwater Research (Sweden)</w:t>
      </w:r>
      <w:r w:rsidRPr="00535E63">
        <w:rPr>
          <w:noProof/>
        </w:rPr>
        <w:t>.</w:t>
      </w:r>
    </w:p>
    <w:p w14:paraId="270DEC80"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Karjalainen, J., Jokinen, L., Keskinen, T., &amp; Marjomäki, T. J. (2016). Environmental and genetic effects on larval hatching time in two coregonids. </w:t>
      </w:r>
      <w:r w:rsidRPr="00535E63">
        <w:rPr>
          <w:i/>
          <w:iCs/>
          <w:noProof/>
        </w:rPr>
        <w:t>Hydrobiologia</w:t>
      </w:r>
      <w:r w:rsidRPr="00535E63">
        <w:rPr>
          <w:noProof/>
        </w:rPr>
        <w:t xml:space="preserve">, </w:t>
      </w:r>
      <w:r w:rsidRPr="00535E63">
        <w:rPr>
          <w:i/>
          <w:iCs/>
          <w:noProof/>
        </w:rPr>
        <w:t>780</w:t>
      </w:r>
      <w:r w:rsidRPr="00535E63">
        <w:rPr>
          <w:noProof/>
        </w:rPr>
        <w:t>(1), 135–143. https://doi.org/10.1007/s10750-016-2807-6</w:t>
      </w:r>
    </w:p>
    <w:p w14:paraId="5C36BA86"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Karjalainen, J., Keskinen, T., Pulkkanen, M., &amp; Marjomäki, T. J. (2015). Climate change alters the egg development dynamics in cold-water adapted coregonids. </w:t>
      </w:r>
      <w:r w:rsidRPr="00535E63">
        <w:rPr>
          <w:i/>
          <w:iCs/>
          <w:noProof/>
        </w:rPr>
        <w:t>Environmental Biology of Fishes</w:t>
      </w:r>
      <w:r w:rsidRPr="00535E63">
        <w:rPr>
          <w:noProof/>
        </w:rPr>
        <w:t xml:space="preserve">, </w:t>
      </w:r>
      <w:r w:rsidRPr="00535E63">
        <w:rPr>
          <w:i/>
          <w:iCs/>
          <w:noProof/>
        </w:rPr>
        <w:t>98</w:t>
      </w:r>
      <w:r w:rsidRPr="00535E63">
        <w:rPr>
          <w:noProof/>
        </w:rPr>
        <w:t>(4), 979–991. https://doi.org/10.1007/s10641-014-0331-y</w:t>
      </w:r>
    </w:p>
    <w:p w14:paraId="3A9E8038"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Karjalainen, J., &amp; Marjomäki, T. J. (2018). Communal pair spawning behaviour of vendace (Coregonus albula) in the dark. </w:t>
      </w:r>
      <w:r w:rsidRPr="00535E63">
        <w:rPr>
          <w:i/>
          <w:iCs/>
          <w:noProof/>
        </w:rPr>
        <w:t>Ecology of Freshwater Fish</w:t>
      </w:r>
      <w:r w:rsidRPr="00535E63">
        <w:rPr>
          <w:noProof/>
        </w:rPr>
        <w:t xml:space="preserve">, </w:t>
      </w:r>
      <w:r w:rsidRPr="00535E63">
        <w:rPr>
          <w:i/>
          <w:iCs/>
          <w:noProof/>
        </w:rPr>
        <w:t>27</w:t>
      </w:r>
      <w:r w:rsidRPr="00535E63">
        <w:rPr>
          <w:noProof/>
        </w:rPr>
        <w:t>(2), 542–548. https://doi.org/10.1111/eff.12368</w:t>
      </w:r>
    </w:p>
    <w:p w14:paraId="6DA9C081"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Karjalainen, J., Tuloisela, M., Nyholm, K., &amp; Marjomäki, T. J. (n.d.). Vendace (Coregonus albula) disperse their eggs widely during spawning. </w:t>
      </w:r>
      <w:r w:rsidRPr="00535E63">
        <w:rPr>
          <w:i/>
          <w:iCs/>
          <w:noProof/>
        </w:rPr>
        <w:t>Annales Zoologici Fennici</w:t>
      </w:r>
      <w:r w:rsidRPr="00535E63">
        <w:rPr>
          <w:noProof/>
        </w:rPr>
        <w:t xml:space="preserve">, </w:t>
      </w:r>
      <w:r w:rsidRPr="00535E63">
        <w:rPr>
          <w:i/>
          <w:iCs/>
          <w:noProof/>
        </w:rPr>
        <w:t>In press</w:t>
      </w:r>
      <w:r w:rsidRPr="00535E63">
        <w:rPr>
          <w:noProof/>
        </w:rPr>
        <w:t>.</w:t>
      </w:r>
    </w:p>
    <w:p w14:paraId="244AFEBD"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Karjalainen, J., Urpanen, O., Keskinen, T., Huuskonen, H., Sarvala, J., Valkeajärvi, P., &amp; Marjomäki, T. J. (2016). Phenotypic plasticity in growth and fecundity induced by strong </w:t>
      </w:r>
      <w:r w:rsidRPr="00535E63">
        <w:rPr>
          <w:noProof/>
        </w:rPr>
        <w:lastRenderedPageBreak/>
        <w:t xml:space="preserve">population fluctuations affects reproductive traits of female fish. </w:t>
      </w:r>
      <w:r w:rsidRPr="00535E63">
        <w:rPr>
          <w:i/>
          <w:iCs/>
          <w:noProof/>
        </w:rPr>
        <w:t>Ecology and Evolution</w:t>
      </w:r>
      <w:r w:rsidRPr="00535E63">
        <w:rPr>
          <w:noProof/>
        </w:rPr>
        <w:t xml:space="preserve">, </w:t>
      </w:r>
      <w:r w:rsidRPr="00535E63">
        <w:rPr>
          <w:i/>
          <w:iCs/>
          <w:noProof/>
        </w:rPr>
        <w:t>6</w:t>
      </w:r>
      <w:r w:rsidRPr="00535E63">
        <w:rPr>
          <w:noProof/>
        </w:rPr>
        <w:t>(3), 779–790. https://doi.org/10.1002/ece3.1936</w:t>
      </w:r>
    </w:p>
    <w:p w14:paraId="6C1B6576"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Kekäläinen, J., Oskoei, P., Janhunen, M., Koskinen, H., Kortet, R., &amp; Huuskonen, H. (2018). Sperm pre-fertilization thermal environment shapes offspring phenotype and performance. </w:t>
      </w:r>
      <w:r w:rsidRPr="00535E63">
        <w:rPr>
          <w:i/>
          <w:iCs/>
          <w:noProof/>
        </w:rPr>
        <w:t>Journal of Experimental Biology</w:t>
      </w:r>
      <w:r w:rsidRPr="00535E63">
        <w:rPr>
          <w:noProof/>
        </w:rPr>
        <w:t xml:space="preserve">, </w:t>
      </w:r>
      <w:r w:rsidRPr="00535E63">
        <w:rPr>
          <w:i/>
          <w:iCs/>
          <w:noProof/>
        </w:rPr>
        <w:t>221</w:t>
      </w:r>
      <w:r w:rsidRPr="00535E63">
        <w:rPr>
          <w:noProof/>
        </w:rPr>
        <w:t>(20). https://doi.org/10.1242/jeb.181412</w:t>
      </w:r>
    </w:p>
    <w:p w14:paraId="721040AC"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Kennedy, J., Geffen, A. J., &amp; Nash, R. D. M. (2007). Maternal influences on egg and larval characteristics of plaice (Pleuronectes platessa L.). </w:t>
      </w:r>
      <w:r w:rsidRPr="00535E63">
        <w:rPr>
          <w:i/>
          <w:iCs/>
          <w:noProof/>
        </w:rPr>
        <w:t>Journal of Sea Research</w:t>
      </w:r>
      <w:r w:rsidRPr="00535E63">
        <w:rPr>
          <w:noProof/>
        </w:rPr>
        <w:t xml:space="preserve">, </w:t>
      </w:r>
      <w:r w:rsidRPr="00535E63">
        <w:rPr>
          <w:i/>
          <w:iCs/>
          <w:noProof/>
        </w:rPr>
        <w:t>58</w:t>
      </w:r>
      <w:r w:rsidRPr="00535E63">
        <w:rPr>
          <w:noProof/>
        </w:rPr>
        <w:t>(1), 65–77. https://doi.org/10.1016/j.seares.2007.01.003</w:t>
      </w:r>
    </w:p>
    <w:p w14:paraId="748DFA65"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Kinnison, M. T., &amp; Hairston, N. G. (2007). Eco-evolutionary conservation biology: Contemporary evolution and the dynamics of persistence. </w:t>
      </w:r>
      <w:r w:rsidRPr="00535E63">
        <w:rPr>
          <w:i/>
          <w:iCs/>
          <w:noProof/>
        </w:rPr>
        <w:t>Functional Ecology</w:t>
      </w:r>
      <w:r w:rsidRPr="00535E63">
        <w:rPr>
          <w:noProof/>
        </w:rPr>
        <w:t xml:space="preserve">, </w:t>
      </w:r>
      <w:r w:rsidRPr="00535E63">
        <w:rPr>
          <w:i/>
          <w:iCs/>
          <w:noProof/>
        </w:rPr>
        <w:t>21</w:t>
      </w:r>
      <w:r w:rsidRPr="00535E63">
        <w:rPr>
          <w:noProof/>
        </w:rPr>
        <w:t>(3), 444–454. https://doi.org/10.1111/j.1365-2435.2007.01278.x</w:t>
      </w:r>
    </w:p>
    <w:p w14:paraId="05CBF4E6"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Langhans, S. D., Jähnig, S. C., Lago, M., Schmidt-Kloiber, A., &amp; Hein, T. (2019). The potential of ecosystem-based management to integrate biodiversity conservation and ecosystem service provision in aquatic ecosystems. </w:t>
      </w:r>
      <w:r w:rsidRPr="00535E63">
        <w:rPr>
          <w:i/>
          <w:iCs/>
          <w:noProof/>
        </w:rPr>
        <w:t>Science of The Total Environment</w:t>
      </w:r>
      <w:r w:rsidRPr="00535E63">
        <w:rPr>
          <w:noProof/>
        </w:rPr>
        <w:t xml:space="preserve">, </w:t>
      </w:r>
      <w:r w:rsidRPr="00535E63">
        <w:rPr>
          <w:i/>
          <w:iCs/>
          <w:noProof/>
        </w:rPr>
        <w:t>672</w:t>
      </w:r>
      <w:r w:rsidRPr="00535E63">
        <w:rPr>
          <w:noProof/>
        </w:rPr>
        <w:t>, 1017–1020. https://doi.org/10.1016/j.scitotenv.2019.04.025</w:t>
      </w:r>
    </w:p>
    <w:p w14:paraId="7C7EC6EF"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Lim, M. Y.-T., Manzon, R. G., Somers, C. M., Boreham, D. R., &amp; Wilson, J. Y. (2017). The effects of fluctuating temperature regimes on the embryonic development of lake whitefish (Coregonus clupeaformis). </w:t>
      </w:r>
      <w:r w:rsidRPr="00535E63">
        <w:rPr>
          <w:i/>
          <w:iCs/>
          <w:noProof/>
        </w:rPr>
        <w:t>Comparative Biochemistry and Physiology Part A: Molecular &amp; Integrative Physiology</w:t>
      </w:r>
      <w:r w:rsidRPr="00535E63">
        <w:rPr>
          <w:noProof/>
        </w:rPr>
        <w:t xml:space="preserve">, </w:t>
      </w:r>
      <w:r w:rsidRPr="00535E63">
        <w:rPr>
          <w:i/>
          <w:iCs/>
          <w:noProof/>
        </w:rPr>
        <w:t>214</w:t>
      </w:r>
      <w:r w:rsidRPr="00535E63">
        <w:rPr>
          <w:noProof/>
        </w:rPr>
        <w:t>, 19–29. https://doi.org/10.1016/j.cbpa.2017.08.010</w:t>
      </w:r>
    </w:p>
    <w:p w14:paraId="26A2C58C"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Little, A. G., Loughland, I., &amp; Seebacher, F. (2020). What do warming waters mean for fish physiology and fisheries? </w:t>
      </w:r>
      <w:r w:rsidRPr="00535E63">
        <w:rPr>
          <w:i/>
          <w:iCs/>
          <w:noProof/>
        </w:rPr>
        <w:t>Journal of Fish Biology</w:t>
      </w:r>
      <w:r w:rsidRPr="00535E63">
        <w:rPr>
          <w:noProof/>
        </w:rPr>
        <w:t xml:space="preserve">, </w:t>
      </w:r>
      <w:r w:rsidRPr="00535E63">
        <w:rPr>
          <w:i/>
          <w:iCs/>
          <w:noProof/>
        </w:rPr>
        <w:t>97</w:t>
      </w:r>
      <w:r w:rsidRPr="00535E63">
        <w:rPr>
          <w:noProof/>
        </w:rPr>
        <w:t>, 328–340. https://doi.org/10.1111/jfb.14402</w:t>
      </w:r>
    </w:p>
    <w:p w14:paraId="4D81561D"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Luck, G. W., Daily, G. C., &amp; Ehrlich, P. R. (2003). Population diversity and ecosystem services. </w:t>
      </w:r>
      <w:r w:rsidRPr="00535E63">
        <w:rPr>
          <w:i/>
          <w:iCs/>
          <w:noProof/>
        </w:rPr>
        <w:lastRenderedPageBreak/>
        <w:t>Trends in Ecology &amp; Evolution</w:t>
      </w:r>
      <w:r w:rsidRPr="00535E63">
        <w:rPr>
          <w:noProof/>
        </w:rPr>
        <w:t xml:space="preserve">, </w:t>
      </w:r>
      <w:r w:rsidRPr="00535E63">
        <w:rPr>
          <w:i/>
          <w:iCs/>
          <w:noProof/>
        </w:rPr>
        <w:t>18</w:t>
      </w:r>
      <w:r w:rsidRPr="00535E63">
        <w:rPr>
          <w:noProof/>
        </w:rPr>
        <w:t>(7), 331–336. https://doi.org/10.1016/S0169-5347(03)00100-9</w:t>
      </w:r>
    </w:p>
    <w:p w14:paraId="75D17099"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Luczynski, M., &amp; Kirklewska, A. (1984). Dependence of Coregonus albula embryogenesis rate on the incubation temperature. </w:t>
      </w:r>
      <w:r w:rsidRPr="00535E63">
        <w:rPr>
          <w:i/>
          <w:iCs/>
          <w:noProof/>
        </w:rPr>
        <w:t>Aquaculture</w:t>
      </w:r>
      <w:r w:rsidRPr="00535E63">
        <w:rPr>
          <w:noProof/>
        </w:rPr>
        <w:t xml:space="preserve">, </w:t>
      </w:r>
      <w:r w:rsidRPr="00535E63">
        <w:rPr>
          <w:i/>
          <w:iCs/>
          <w:noProof/>
        </w:rPr>
        <w:t>42</w:t>
      </w:r>
      <w:r w:rsidRPr="00535E63">
        <w:rPr>
          <w:noProof/>
        </w:rPr>
        <w:t>(1), 43–55. https://doi.org/10.1016/0044-8486(84)90312-0</w:t>
      </w:r>
    </w:p>
    <w:p w14:paraId="7ED98428"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Lynch, A. J., Cooke, S. J., Deines, A. M., Bower, S. D., Bunnell, D. B., Cowx, I. G., Nguyen, V. M., Nohner, J., Phouthavong, K., Riley, B., Rogers, M. W., Taylor, W. W., Woelmer, W., Youn, S.-J., &amp; Beard, T. D. (2016). The social, economic, and environmental importance of inland fish and fisheries. </w:t>
      </w:r>
      <w:r w:rsidRPr="00535E63">
        <w:rPr>
          <w:i/>
          <w:iCs/>
          <w:noProof/>
        </w:rPr>
        <w:t>Environmental Reviews</w:t>
      </w:r>
      <w:r w:rsidRPr="00535E63">
        <w:rPr>
          <w:noProof/>
        </w:rPr>
        <w:t xml:space="preserve">, </w:t>
      </w:r>
      <w:r w:rsidRPr="00535E63">
        <w:rPr>
          <w:i/>
          <w:iCs/>
          <w:noProof/>
        </w:rPr>
        <w:t>24</w:t>
      </w:r>
      <w:r w:rsidRPr="00535E63">
        <w:rPr>
          <w:noProof/>
        </w:rPr>
        <w:t>(2), 115–121. https://doi.org/10.1139/er-2015-0064</w:t>
      </w:r>
    </w:p>
    <w:p w14:paraId="79AFE5FE"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Lynch, A. J., Taylor, W. W., Beard, T. D., &amp; Lofgren, B. M. (2015). Climate change projections for lake whitefish (Coregonus clupeaformis) recruitment in the 1836 Treaty Waters of the Upper Great Lakes. </w:t>
      </w:r>
      <w:r w:rsidRPr="00535E63">
        <w:rPr>
          <w:i/>
          <w:iCs/>
          <w:noProof/>
        </w:rPr>
        <w:t>Journal of Great Lakes Research</w:t>
      </w:r>
      <w:r w:rsidRPr="00535E63">
        <w:rPr>
          <w:noProof/>
        </w:rPr>
        <w:t xml:space="preserve">, </w:t>
      </w:r>
      <w:r w:rsidRPr="00535E63">
        <w:rPr>
          <w:i/>
          <w:iCs/>
          <w:noProof/>
        </w:rPr>
        <w:t>41</w:t>
      </w:r>
      <w:r w:rsidRPr="00535E63">
        <w:rPr>
          <w:noProof/>
        </w:rPr>
        <w:t>(2), 415–422. https://doi.org/10.1016/j.jglr.2015.03.015</w:t>
      </w:r>
    </w:p>
    <w:p w14:paraId="6C173E07"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Mari, L., Daufresne, M., Guillard, J., Evanno, G., &amp; Lasne, E. (n.d.). Elevated temperature and deposited sediment jointly affect early life history traits in southernmost arctic charr populations. </w:t>
      </w:r>
      <w:r w:rsidRPr="00535E63">
        <w:rPr>
          <w:i/>
          <w:iCs/>
          <w:noProof/>
        </w:rPr>
        <w:t>Canadian Journal of Fisheries and Aquatic Sciences</w:t>
      </w:r>
      <w:r w:rsidRPr="00535E63">
        <w:rPr>
          <w:noProof/>
        </w:rPr>
        <w:t xml:space="preserve">, </w:t>
      </w:r>
      <w:r w:rsidRPr="00535E63">
        <w:rPr>
          <w:i/>
          <w:iCs/>
          <w:noProof/>
        </w:rPr>
        <w:t>In press</w:t>
      </w:r>
      <w:r w:rsidRPr="00535E63">
        <w:rPr>
          <w:noProof/>
        </w:rPr>
        <w:t>. https://doi.org/10.1139/cjfas-2020-0256</w:t>
      </w:r>
    </w:p>
    <w:p w14:paraId="52B37D04"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Mari, L., Garaud, L., Evanno, G., &amp; Lasne, E. (2016). Higher temperature exacerbates the impact of sediments on embryo performances in a salmonid. </w:t>
      </w:r>
      <w:r w:rsidRPr="00535E63">
        <w:rPr>
          <w:i/>
          <w:iCs/>
          <w:noProof/>
        </w:rPr>
        <w:t>Biology Letters</w:t>
      </w:r>
      <w:r w:rsidRPr="00535E63">
        <w:rPr>
          <w:noProof/>
        </w:rPr>
        <w:t xml:space="preserve">, </w:t>
      </w:r>
      <w:r w:rsidRPr="00535E63">
        <w:rPr>
          <w:i/>
          <w:iCs/>
          <w:noProof/>
        </w:rPr>
        <w:t>12</w:t>
      </w:r>
      <w:r w:rsidRPr="00535E63">
        <w:rPr>
          <w:noProof/>
        </w:rPr>
        <w:t>(12), 20160745. https://doi.org/10.1098/rsbl.2016.0745</w:t>
      </w:r>
    </w:p>
    <w:p w14:paraId="4ACFE0A3"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Marjomäki, T. J., Auvinen, H., Helminen, H., Huusko, A., Sarvala, J., Valkeajärvi, P., Viljanen, M., &amp; Karjalainen, J. (2004). Spatial synchrony in the inter-annual population variation of </w:t>
      </w:r>
      <w:r w:rsidRPr="00535E63">
        <w:rPr>
          <w:noProof/>
        </w:rPr>
        <w:lastRenderedPageBreak/>
        <w:t xml:space="preserve">vendace (Coregonus albula (L.)) in Finnish lakes. </w:t>
      </w:r>
      <w:r w:rsidRPr="00535E63">
        <w:rPr>
          <w:i/>
          <w:iCs/>
          <w:noProof/>
        </w:rPr>
        <w:t>Annales Zoologici Fennici</w:t>
      </w:r>
      <w:r w:rsidRPr="00535E63">
        <w:rPr>
          <w:noProof/>
        </w:rPr>
        <w:t xml:space="preserve">, </w:t>
      </w:r>
      <w:r w:rsidRPr="00535E63">
        <w:rPr>
          <w:i/>
          <w:iCs/>
          <w:noProof/>
        </w:rPr>
        <w:t>41</w:t>
      </w:r>
      <w:r w:rsidRPr="00535E63">
        <w:rPr>
          <w:noProof/>
        </w:rPr>
        <w:t>(1), 225–240. https://www.jstor.org/stable/23736206</w:t>
      </w:r>
    </w:p>
    <w:p w14:paraId="23E9B36B"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McBride, R. S., Somarakis, S., Fitzhugh, G. R., Albert, A., Yaragina, N. A., Wuenschel, M. J., Alonso‐Fernández, A., &amp; Basilone, G. (2015). Energy acquisition and allocation to egg production in relation to fish reproductive strategies. </w:t>
      </w:r>
      <w:r w:rsidRPr="00535E63">
        <w:rPr>
          <w:i/>
          <w:iCs/>
          <w:noProof/>
        </w:rPr>
        <w:t>Fish and Fisheries</w:t>
      </w:r>
      <w:r w:rsidRPr="00535E63">
        <w:rPr>
          <w:noProof/>
        </w:rPr>
        <w:t xml:space="preserve">, </w:t>
      </w:r>
      <w:r w:rsidRPr="00535E63">
        <w:rPr>
          <w:i/>
          <w:iCs/>
          <w:noProof/>
        </w:rPr>
        <w:t>16</w:t>
      </w:r>
      <w:r w:rsidRPr="00535E63">
        <w:rPr>
          <w:noProof/>
        </w:rPr>
        <w:t>(1), 23–57. https://doi.org/10.1111/faf.12043</w:t>
      </w:r>
    </w:p>
    <w:p w14:paraId="5794E06B"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McCullough, I. M., Cheruvelil, K. S., Collins, S. M., &amp; Soranno, P. A. (2019). Geographic patterns of the climate sensitivity of lakes. </w:t>
      </w:r>
      <w:r w:rsidRPr="00535E63">
        <w:rPr>
          <w:i/>
          <w:iCs/>
          <w:noProof/>
        </w:rPr>
        <w:t>Ecological Applications</w:t>
      </w:r>
      <w:r w:rsidRPr="00535E63">
        <w:rPr>
          <w:noProof/>
        </w:rPr>
        <w:t xml:space="preserve">, </w:t>
      </w:r>
      <w:r w:rsidRPr="00535E63">
        <w:rPr>
          <w:i/>
          <w:iCs/>
          <w:noProof/>
        </w:rPr>
        <w:t>29</w:t>
      </w:r>
      <w:r w:rsidRPr="00535E63">
        <w:rPr>
          <w:noProof/>
        </w:rPr>
        <w:t>(2), e01836. https://doi.org/10.1002/eap.1836</w:t>
      </w:r>
    </w:p>
    <w:p w14:paraId="05724CD4"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Mcphee, M. V, Noakes, D. L. G., &amp; Allendorf, F. W. (2012). Developmental rate: A unifying mechanism for sympatric divergence in postglacial fishes? </w:t>
      </w:r>
      <w:r w:rsidRPr="00535E63">
        <w:rPr>
          <w:i/>
          <w:iCs/>
          <w:noProof/>
        </w:rPr>
        <w:t>Current Zoology</w:t>
      </w:r>
      <w:r w:rsidRPr="00535E63">
        <w:rPr>
          <w:noProof/>
        </w:rPr>
        <w:t xml:space="preserve">, </w:t>
      </w:r>
      <w:r w:rsidRPr="00535E63">
        <w:rPr>
          <w:i/>
          <w:iCs/>
          <w:noProof/>
        </w:rPr>
        <w:t>58</w:t>
      </w:r>
      <w:r w:rsidRPr="00535E63">
        <w:rPr>
          <w:noProof/>
        </w:rPr>
        <w:t>(1), 21–34. https://doi.org/10.1093/czoolo/58.1.21</w:t>
      </w:r>
    </w:p>
    <w:p w14:paraId="0CFA2055"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Muir, A. M., Arts, M. T., Koops, M. A., Johnson, T. B., Krueger, C. C., Sutton, T. M., &amp; Rosenfeld, J. (2014). Reproductive life-history strategies in lake whitefish ( Coregonus clupeaformis ) from the Laurentian Great Lakes. </w:t>
      </w:r>
      <w:r w:rsidRPr="00535E63">
        <w:rPr>
          <w:i/>
          <w:iCs/>
          <w:noProof/>
        </w:rPr>
        <w:t>Canadian Journal of Fisheries and Aquatic Sciences</w:t>
      </w:r>
      <w:r w:rsidRPr="00535E63">
        <w:rPr>
          <w:noProof/>
        </w:rPr>
        <w:t xml:space="preserve">, </w:t>
      </w:r>
      <w:r w:rsidRPr="00535E63">
        <w:rPr>
          <w:i/>
          <w:iCs/>
          <w:noProof/>
        </w:rPr>
        <w:t>71</w:t>
      </w:r>
      <w:r w:rsidRPr="00535E63">
        <w:rPr>
          <w:noProof/>
        </w:rPr>
        <w:t>(8), 1256–1269. https://doi.org/10.1139/cjfas-2013-0254</w:t>
      </w:r>
    </w:p>
    <w:p w14:paraId="72B72302"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Muir, A. M., Vecsei, P., Pratt, T. C., Krueger, C. C., Power, M., &amp; Reist, J. D. (2013). Ontogenetic shifts in morphology and resource use of cisco Coregonus artedi. </w:t>
      </w:r>
      <w:r w:rsidRPr="00535E63">
        <w:rPr>
          <w:i/>
          <w:iCs/>
          <w:noProof/>
        </w:rPr>
        <w:t>Journal of Fish Biology</w:t>
      </w:r>
      <w:r w:rsidRPr="00535E63">
        <w:rPr>
          <w:noProof/>
        </w:rPr>
        <w:t xml:space="preserve">, </w:t>
      </w:r>
      <w:r w:rsidRPr="00535E63">
        <w:rPr>
          <w:i/>
          <w:iCs/>
          <w:noProof/>
        </w:rPr>
        <w:t>82</w:t>
      </w:r>
      <w:r w:rsidRPr="00535E63">
        <w:rPr>
          <w:noProof/>
        </w:rPr>
        <w:t>(2), 600–617. https://doi.org/10.1111/jfb.12016</w:t>
      </w:r>
    </w:p>
    <w:p w14:paraId="76C70486"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Müller, R. (1992). Trophic state and its implications for natural reproduction of salmonid fish. In </w:t>
      </w:r>
      <w:r w:rsidRPr="00535E63">
        <w:rPr>
          <w:i/>
          <w:iCs/>
          <w:noProof/>
        </w:rPr>
        <w:t>The Dynamics and Use of Lacustrine Ecosystems</w:t>
      </w:r>
      <w:r w:rsidRPr="00535E63">
        <w:rPr>
          <w:noProof/>
        </w:rPr>
        <w:t xml:space="preserve"> (pp. 261–268). Springer.</w:t>
      </w:r>
    </w:p>
    <w:p w14:paraId="4C05922C"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Myers, J. T., Yule, D. L., Jones, M. L., Ahrenstorff, T. D., Hrabik, T. R., Claramunt, R. M., Ebener, M. P., &amp; Berglund, E. K. (2015). Spatial synchrony in cisco recruitment. </w:t>
      </w:r>
      <w:r w:rsidRPr="00535E63">
        <w:rPr>
          <w:i/>
          <w:iCs/>
          <w:noProof/>
        </w:rPr>
        <w:t xml:space="preserve">Fisheries </w:t>
      </w:r>
      <w:r w:rsidRPr="00535E63">
        <w:rPr>
          <w:i/>
          <w:iCs/>
          <w:noProof/>
        </w:rPr>
        <w:lastRenderedPageBreak/>
        <w:t>Research</w:t>
      </w:r>
      <w:r w:rsidRPr="00535E63">
        <w:rPr>
          <w:noProof/>
        </w:rPr>
        <w:t xml:space="preserve">, </w:t>
      </w:r>
      <w:r w:rsidRPr="00535E63">
        <w:rPr>
          <w:i/>
          <w:iCs/>
          <w:noProof/>
        </w:rPr>
        <w:t>165</w:t>
      </w:r>
      <w:r w:rsidRPr="00535E63">
        <w:rPr>
          <w:noProof/>
        </w:rPr>
        <w:t>, 11–21. https://doi.org/10.1016/j.fishres.2014.12.014</w:t>
      </w:r>
    </w:p>
    <w:p w14:paraId="0CC587D1"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Nagler, J. J., Parsons, J. E., &amp; Cloud, J. G. (2000). Single pair mating indicates maternal effects on embryo survival in rainbow trout, Oncorhynchus mykiss. </w:t>
      </w:r>
      <w:r w:rsidRPr="00535E63">
        <w:rPr>
          <w:i/>
          <w:iCs/>
          <w:noProof/>
        </w:rPr>
        <w:t>Aquaculture</w:t>
      </w:r>
      <w:r w:rsidRPr="00535E63">
        <w:rPr>
          <w:noProof/>
        </w:rPr>
        <w:t xml:space="preserve">, </w:t>
      </w:r>
      <w:r w:rsidRPr="00535E63">
        <w:rPr>
          <w:i/>
          <w:iCs/>
          <w:noProof/>
        </w:rPr>
        <w:t>184</w:t>
      </w:r>
      <w:r w:rsidRPr="00535E63">
        <w:rPr>
          <w:noProof/>
        </w:rPr>
        <w:t>(1–2), 177–183. https://doi.org/10.1016/S0044-8486(99)00309-9</w:t>
      </w:r>
    </w:p>
    <w:p w14:paraId="10F80AA3"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Narum, S. R., Campbell, N. R., Meyer, K. A., Miller, M. R., &amp; Hardy, R. W. (2013). Thermal adaptation and acclimation of ectotherms from differing aquatic climates. </w:t>
      </w:r>
      <w:r w:rsidRPr="00535E63">
        <w:rPr>
          <w:i/>
          <w:iCs/>
          <w:noProof/>
        </w:rPr>
        <w:t>Molecular Ecology</w:t>
      </w:r>
      <w:r w:rsidRPr="00535E63">
        <w:rPr>
          <w:noProof/>
        </w:rPr>
        <w:t xml:space="preserve">, </w:t>
      </w:r>
      <w:r w:rsidRPr="00535E63">
        <w:rPr>
          <w:i/>
          <w:iCs/>
          <w:noProof/>
        </w:rPr>
        <w:t>22</w:t>
      </w:r>
      <w:r w:rsidRPr="00535E63">
        <w:rPr>
          <w:noProof/>
        </w:rPr>
        <w:t>(11), 3090–3097. https://doi.org/10.1111/mec.12240</w:t>
      </w:r>
    </w:p>
    <w:p w14:paraId="16BCBB0D"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Neff, B. D., &amp; Pitcher, T. E. (2005). Genetic quality and sexual selection: an integrated framework for good genes and compatible genes. </w:t>
      </w:r>
      <w:r w:rsidRPr="00535E63">
        <w:rPr>
          <w:i/>
          <w:iCs/>
          <w:noProof/>
        </w:rPr>
        <w:t>Molecular Ecology</w:t>
      </w:r>
      <w:r w:rsidRPr="00535E63">
        <w:rPr>
          <w:noProof/>
        </w:rPr>
        <w:t xml:space="preserve">, </w:t>
      </w:r>
      <w:r w:rsidRPr="00535E63">
        <w:rPr>
          <w:i/>
          <w:iCs/>
          <w:noProof/>
        </w:rPr>
        <w:t>14</w:t>
      </w:r>
      <w:r w:rsidRPr="00535E63">
        <w:rPr>
          <w:noProof/>
        </w:rPr>
        <w:t>(1), 19–38. https://doi.org/10.1111/j.1365-294X.2004.02395.x</w:t>
      </w:r>
    </w:p>
    <w:p w14:paraId="61609F2A"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Nyberg, P., Bergstrand, E., Degerman, E., &amp; Enderlein, O. (2001). Recruitment of pelagic fish in an unstable climate: studies in Sweden’s four largest lakes. </w:t>
      </w:r>
      <w:r w:rsidRPr="00535E63">
        <w:rPr>
          <w:i/>
          <w:iCs/>
          <w:noProof/>
        </w:rPr>
        <w:t>Ambio</w:t>
      </w:r>
      <w:r w:rsidRPr="00535E63">
        <w:rPr>
          <w:noProof/>
        </w:rPr>
        <w:t xml:space="preserve">, </w:t>
      </w:r>
      <w:r w:rsidRPr="00535E63">
        <w:rPr>
          <w:i/>
          <w:iCs/>
          <w:noProof/>
        </w:rPr>
        <w:t>30</w:t>
      </w:r>
      <w:r w:rsidRPr="00535E63">
        <w:rPr>
          <w:noProof/>
        </w:rPr>
        <w:t>(8), 559–564. https://doi.org/10.1579/0044-7447-30.8.559</w:t>
      </w:r>
    </w:p>
    <w:p w14:paraId="52C6E5FF"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O’Reilly, C. M., Rowley, R. J., Schneider, P., Lenters, J. D., Mcintyre, P. B., &amp; Kraemer, B. M. (2015). Rapid and highly variable warming of lake surface waters around the globe. </w:t>
      </w:r>
      <w:r w:rsidRPr="00535E63">
        <w:rPr>
          <w:i/>
          <w:iCs/>
          <w:noProof/>
        </w:rPr>
        <w:t>Geophysical Research Letters</w:t>
      </w:r>
      <w:r w:rsidRPr="00535E63">
        <w:rPr>
          <w:noProof/>
        </w:rPr>
        <w:t xml:space="preserve">, </w:t>
      </w:r>
      <w:r w:rsidRPr="00535E63">
        <w:rPr>
          <w:i/>
          <w:iCs/>
          <w:noProof/>
        </w:rPr>
        <w:t>42</w:t>
      </w:r>
      <w:r w:rsidRPr="00535E63">
        <w:rPr>
          <w:noProof/>
        </w:rPr>
        <w:t>(24), 1–9. https://doi.org/10.1002/2015GL066235</w:t>
      </w:r>
    </w:p>
    <w:p w14:paraId="33725C60"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Oberlercher, T. M., &amp; Wanzenböck, J. (2016). Impact of electric fishing on egg survival of whitefish, Coregonus lavaretus. </w:t>
      </w:r>
      <w:r w:rsidRPr="00535E63">
        <w:rPr>
          <w:i/>
          <w:iCs/>
          <w:noProof/>
        </w:rPr>
        <w:t>Fisheries Management and Ecology</w:t>
      </w:r>
      <w:r w:rsidRPr="00535E63">
        <w:rPr>
          <w:noProof/>
        </w:rPr>
        <w:t xml:space="preserve">, </w:t>
      </w:r>
      <w:r w:rsidRPr="00535E63">
        <w:rPr>
          <w:i/>
          <w:iCs/>
          <w:noProof/>
        </w:rPr>
        <w:t>23</w:t>
      </w:r>
      <w:r w:rsidRPr="00535E63">
        <w:rPr>
          <w:noProof/>
        </w:rPr>
        <w:t>(6), 540–547. https://doi.org/10.1111/fme.12197</w:t>
      </w:r>
    </w:p>
    <w:p w14:paraId="454EA890"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Ohlberger, J., Mehner, T., Staaks, G., &amp; Hölker, F. (2008). Is ecological segregation in a pair of sympatric coregonines supported by divergent feeding efficiencies? </w:t>
      </w:r>
      <w:r w:rsidRPr="00535E63">
        <w:rPr>
          <w:i/>
          <w:iCs/>
          <w:noProof/>
        </w:rPr>
        <w:t>Canadian Journal of Fisheries and Aquatic Sciences</w:t>
      </w:r>
      <w:r w:rsidRPr="00535E63">
        <w:rPr>
          <w:noProof/>
        </w:rPr>
        <w:t xml:space="preserve">, </w:t>
      </w:r>
      <w:r w:rsidRPr="00535E63">
        <w:rPr>
          <w:i/>
          <w:iCs/>
          <w:noProof/>
        </w:rPr>
        <w:t>65</w:t>
      </w:r>
      <w:r w:rsidRPr="00535E63">
        <w:rPr>
          <w:noProof/>
        </w:rPr>
        <w:t>(10), 2105–2113. https://doi.org/10.1139/F08-120</w:t>
      </w:r>
    </w:p>
    <w:p w14:paraId="75A58668"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Ohlberger, J., Staaks, G., &amp; Hölker, F. (2007). Effects of temperature, swimming speed and body </w:t>
      </w:r>
      <w:r w:rsidRPr="00535E63">
        <w:rPr>
          <w:noProof/>
        </w:rPr>
        <w:lastRenderedPageBreak/>
        <w:t xml:space="preserve">mass on standard and active metabolic rate in vendace (Coregonus albula). </w:t>
      </w:r>
      <w:r w:rsidRPr="00535E63">
        <w:rPr>
          <w:i/>
          <w:iCs/>
          <w:noProof/>
        </w:rPr>
        <w:t>Journal of Comparative Physiology B</w:t>
      </w:r>
      <w:r w:rsidRPr="00535E63">
        <w:rPr>
          <w:noProof/>
        </w:rPr>
        <w:t xml:space="preserve">, </w:t>
      </w:r>
      <w:r w:rsidRPr="00535E63">
        <w:rPr>
          <w:i/>
          <w:iCs/>
          <w:noProof/>
        </w:rPr>
        <w:t>177</w:t>
      </w:r>
      <w:r w:rsidRPr="00535E63">
        <w:rPr>
          <w:noProof/>
        </w:rPr>
        <w:t>(8), 905–916. https://doi.org/10.1139/F08-120</w:t>
      </w:r>
    </w:p>
    <w:p w14:paraId="6A224BC6"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Oomen, R. A., &amp; Hutchings, J. A. (2015). Variation in spawning time promotes genetic variability in population responses to environmental change in a marine fish. </w:t>
      </w:r>
      <w:r w:rsidRPr="00535E63">
        <w:rPr>
          <w:i/>
          <w:iCs/>
          <w:noProof/>
        </w:rPr>
        <w:t>Conservation Physiology</w:t>
      </w:r>
      <w:r w:rsidRPr="00535E63">
        <w:rPr>
          <w:noProof/>
        </w:rPr>
        <w:t xml:space="preserve">, </w:t>
      </w:r>
      <w:r w:rsidRPr="00535E63">
        <w:rPr>
          <w:i/>
          <w:iCs/>
          <w:noProof/>
        </w:rPr>
        <w:t>3</w:t>
      </w:r>
      <w:r w:rsidRPr="00535E63">
        <w:rPr>
          <w:noProof/>
        </w:rPr>
        <w:t>(1), 1–12. https://doi.org/10.1093/conphys/cov027</w:t>
      </w:r>
    </w:p>
    <w:p w14:paraId="40C1DED8"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Pariseau, R., Dumont, P., &amp; Migneault, J.-G. (1983). Découverte, dans le sud-ouest du Québec, d’une population de cisco de lac, Coregonus artedii, frayant au printemps. </w:t>
      </w:r>
      <w:r w:rsidRPr="00535E63">
        <w:rPr>
          <w:i/>
          <w:iCs/>
          <w:noProof/>
        </w:rPr>
        <w:t>Canadian Journal of Zoology</w:t>
      </w:r>
      <w:r w:rsidRPr="00535E63">
        <w:rPr>
          <w:noProof/>
        </w:rPr>
        <w:t xml:space="preserve">, </w:t>
      </w:r>
      <w:r w:rsidRPr="00535E63">
        <w:rPr>
          <w:i/>
          <w:iCs/>
          <w:noProof/>
        </w:rPr>
        <w:t>61</w:t>
      </w:r>
      <w:r w:rsidRPr="00535E63">
        <w:rPr>
          <w:noProof/>
        </w:rPr>
        <w:t>(10), 2365–2368. https://doi.org/10.1139/z83-314</w:t>
      </w:r>
    </w:p>
    <w:p w14:paraId="688EDE3B"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Paufve, M. R. (2019). </w:t>
      </w:r>
      <w:r w:rsidRPr="00535E63">
        <w:rPr>
          <w:i/>
          <w:iCs/>
          <w:noProof/>
        </w:rPr>
        <w:t>Diversity in spawning habitat across Great Lakes Cisco populations [Master’s thesis]</w:t>
      </w:r>
      <w:r w:rsidRPr="00535E63">
        <w:rPr>
          <w:noProof/>
        </w:rPr>
        <w:t>. Cornell University.</w:t>
      </w:r>
    </w:p>
    <w:p w14:paraId="4BF06E80"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Pauly, D., &amp; Pullin, R. S. V. (1988). Hatching time in spherical, pelagic, marine fish eggs in response to temperature and egg size. </w:t>
      </w:r>
      <w:r w:rsidRPr="00535E63">
        <w:rPr>
          <w:i/>
          <w:iCs/>
          <w:noProof/>
        </w:rPr>
        <w:t>Environmental Biology of Fishes</w:t>
      </w:r>
      <w:r w:rsidRPr="00535E63">
        <w:rPr>
          <w:noProof/>
        </w:rPr>
        <w:t xml:space="preserve">, </w:t>
      </w:r>
      <w:r w:rsidRPr="00535E63">
        <w:rPr>
          <w:i/>
          <w:iCs/>
          <w:noProof/>
        </w:rPr>
        <w:t>22</w:t>
      </w:r>
      <w:r w:rsidRPr="00535E63">
        <w:rPr>
          <w:noProof/>
        </w:rPr>
        <w:t>(4), 261–271. https://doi.org/10.1007/BF00004892</w:t>
      </w:r>
    </w:p>
    <w:p w14:paraId="61CC0202"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Pelletier, F., Garant, D., &amp; Hendry, A. P. (2009). Eco-evolutionary dynamics. In </w:t>
      </w:r>
      <w:r w:rsidRPr="00535E63">
        <w:rPr>
          <w:i/>
          <w:iCs/>
          <w:noProof/>
        </w:rPr>
        <w:t>Philosophical Transactions of the Royal Society B: Biological Sciences</w:t>
      </w:r>
      <w:r w:rsidRPr="00535E63">
        <w:rPr>
          <w:noProof/>
        </w:rPr>
        <w:t xml:space="preserve"> (Vol. 364, Issue 1523, pp. 1483–1489). The Royal Society. https://doi.org/10.1098/rstb.2009.0027</w:t>
      </w:r>
    </w:p>
    <w:p w14:paraId="6A75FAF0"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Pepin, P. (1991). Effect of temperature and size on development, mortality, and survival rates of the pelagic early life history stages of marine fish. </w:t>
      </w:r>
      <w:r w:rsidRPr="00535E63">
        <w:rPr>
          <w:i/>
          <w:iCs/>
          <w:noProof/>
        </w:rPr>
        <w:t>Canadian Journal of Fisheries and Aquatic Sciences</w:t>
      </w:r>
      <w:r w:rsidRPr="00535E63">
        <w:rPr>
          <w:noProof/>
        </w:rPr>
        <w:t xml:space="preserve">, </w:t>
      </w:r>
      <w:r w:rsidRPr="00535E63">
        <w:rPr>
          <w:i/>
          <w:iCs/>
          <w:noProof/>
        </w:rPr>
        <w:t>48</w:t>
      </w:r>
      <w:r w:rsidRPr="00535E63">
        <w:rPr>
          <w:noProof/>
        </w:rPr>
        <w:t>(3), 503–518. https://doi.org/10.1139/f91-065</w:t>
      </w:r>
    </w:p>
    <w:p w14:paraId="4B28BED3"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Pritchard, A. L. (1931). Spawning habits and fry of the cisco (Leucichthys artedi) in Lake Ontario. </w:t>
      </w:r>
      <w:r w:rsidRPr="00535E63">
        <w:rPr>
          <w:i/>
          <w:iCs/>
          <w:noProof/>
        </w:rPr>
        <w:t>Contributions to Canadian Biology and Fisheries</w:t>
      </w:r>
      <w:r w:rsidRPr="00535E63">
        <w:rPr>
          <w:noProof/>
        </w:rPr>
        <w:t xml:space="preserve">, </w:t>
      </w:r>
      <w:r w:rsidRPr="00535E63">
        <w:rPr>
          <w:i/>
          <w:iCs/>
          <w:noProof/>
        </w:rPr>
        <w:t>6</w:t>
      </w:r>
      <w:r w:rsidRPr="00535E63">
        <w:rPr>
          <w:noProof/>
        </w:rPr>
        <w:t>(1), 225–240. https://doi.org/10.1139/f31-009</w:t>
      </w:r>
    </w:p>
    <w:p w14:paraId="752D853B"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R Core Team. (2020). </w:t>
      </w:r>
      <w:r w:rsidRPr="00535E63">
        <w:rPr>
          <w:i/>
          <w:iCs/>
          <w:noProof/>
        </w:rPr>
        <w:t>R: A Language and Environment for Statistical Computing</w:t>
      </w:r>
      <w:r w:rsidRPr="00535E63">
        <w:rPr>
          <w:noProof/>
        </w:rPr>
        <w:t xml:space="preserve">. R Foundation </w:t>
      </w:r>
      <w:r w:rsidRPr="00535E63">
        <w:rPr>
          <w:noProof/>
        </w:rPr>
        <w:lastRenderedPageBreak/>
        <w:t>for Statistical Computing. https://www.r-project.org/</w:t>
      </w:r>
    </w:p>
    <w:p w14:paraId="6E5D2DCE"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Reist, J. D., Wrona, F. J., Prowse, T. D., Power, M., Dempson, J. B., Beamish, R. J., King, J. R., Carmichael, T. J., &amp; Sawatzky, C. D. (2006). General effects of climate change on Arctic fishes and fish populations. </w:t>
      </w:r>
      <w:r w:rsidRPr="00535E63">
        <w:rPr>
          <w:i/>
          <w:iCs/>
          <w:noProof/>
        </w:rPr>
        <w:t>AMBIO: A Journal of the Human Environment</w:t>
      </w:r>
      <w:r w:rsidRPr="00535E63">
        <w:rPr>
          <w:noProof/>
        </w:rPr>
        <w:t xml:space="preserve">, </w:t>
      </w:r>
      <w:r w:rsidRPr="00535E63">
        <w:rPr>
          <w:i/>
          <w:iCs/>
          <w:noProof/>
        </w:rPr>
        <w:t>35</w:t>
      </w:r>
      <w:r w:rsidRPr="00535E63">
        <w:rPr>
          <w:noProof/>
        </w:rPr>
        <w:t>(7), 370–380. https://doi.org/10.1579/0044-7447(2006)35[370:GEOCCO]2.0.CO;2</w:t>
      </w:r>
    </w:p>
    <w:p w14:paraId="07B31DF8"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Schindler, D. E., Hilborn, R., Chasco, B., Boatright, C. P., Quinn, T. P., Rogers, L. A., &amp; Webster, M. S. (2010). Population diversity and the portfolio effect in an exploited species. </w:t>
      </w:r>
      <w:r w:rsidRPr="00535E63">
        <w:rPr>
          <w:i/>
          <w:iCs/>
          <w:noProof/>
        </w:rPr>
        <w:t>Nature</w:t>
      </w:r>
      <w:r w:rsidRPr="00535E63">
        <w:rPr>
          <w:noProof/>
        </w:rPr>
        <w:t xml:space="preserve">, </w:t>
      </w:r>
      <w:r w:rsidRPr="00535E63">
        <w:rPr>
          <w:i/>
          <w:iCs/>
          <w:noProof/>
        </w:rPr>
        <w:t>465</w:t>
      </w:r>
      <w:r w:rsidRPr="00535E63">
        <w:rPr>
          <w:noProof/>
        </w:rPr>
        <w:t>(7298), 609–612. https://doi.org/10.1038/nature09060</w:t>
      </w:r>
    </w:p>
    <w:p w14:paraId="7D915662"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Schindler, D. W., Beaty, K. G., Fee, E. J., Cruikshank, D. R., DeBruyn, E. R., Findlay, D. L., Linsey, G. A., Shearer, J. A., Stainton, M. P., &amp; Turner, M. A. (1990). Effects of Climatic Warming on Lakes of the Central Boreal Forest. </w:t>
      </w:r>
      <w:r w:rsidRPr="00535E63">
        <w:rPr>
          <w:i/>
          <w:iCs/>
          <w:noProof/>
        </w:rPr>
        <w:t>Science</w:t>
      </w:r>
      <w:r w:rsidRPr="00535E63">
        <w:rPr>
          <w:noProof/>
        </w:rPr>
        <w:t xml:space="preserve">, </w:t>
      </w:r>
      <w:r w:rsidRPr="00535E63">
        <w:rPr>
          <w:i/>
          <w:iCs/>
          <w:noProof/>
        </w:rPr>
        <w:t>250</w:t>
      </w:r>
      <w:r w:rsidRPr="00535E63">
        <w:rPr>
          <w:noProof/>
        </w:rPr>
        <w:t>(4983), 967–970. https://doi.org/10.1126/science.250.4983.967</w:t>
      </w:r>
    </w:p>
    <w:p w14:paraId="4BABDCA5"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Schmitt, J. D., Vandergoot, C. S., O’Malley, B. P., &amp; Kraus, R. T. (2020). Does Lake Erie still have sufficient oxythermal habitat for cisco Coregonus artedi? </w:t>
      </w:r>
      <w:r w:rsidRPr="00535E63">
        <w:rPr>
          <w:i/>
          <w:iCs/>
          <w:noProof/>
        </w:rPr>
        <w:t>Journal of Great Lakes Research</w:t>
      </w:r>
      <w:r w:rsidRPr="00535E63">
        <w:rPr>
          <w:noProof/>
        </w:rPr>
        <w:t xml:space="preserve">, </w:t>
      </w:r>
      <w:r w:rsidRPr="00535E63">
        <w:rPr>
          <w:i/>
          <w:iCs/>
          <w:noProof/>
        </w:rPr>
        <w:t>46</w:t>
      </w:r>
      <w:r w:rsidRPr="00535E63">
        <w:rPr>
          <w:noProof/>
        </w:rPr>
        <w:t>(2), 330–338. https://doi.org/https://doi.org/10.1016/j.jglr.2020.01.019</w:t>
      </w:r>
    </w:p>
    <w:p w14:paraId="1B3C8747"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Schultz, E. T., Conover, D. O., &amp; Ehtisham, A. (1998). The dead of winter: size-dependent variation and genetic differences in seasonal mortality among Atlantic silverside (Atherinidae: \textit{Menidia menidia}) from different latitudes. </w:t>
      </w:r>
      <w:r w:rsidRPr="00535E63">
        <w:rPr>
          <w:i/>
          <w:iCs/>
          <w:noProof/>
        </w:rPr>
        <w:t>Canadian Journal of Fisheries and Aquatic Sciences</w:t>
      </w:r>
      <w:r w:rsidRPr="00535E63">
        <w:rPr>
          <w:noProof/>
        </w:rPr>
        <w:t xml:space="preserve">, </w:t>
      </w:r>
      <w:r w:rsidRPr="00535E63">
        <w:rPr>
          <w:i/>
          <w:iCs/>
          <w:noProof/>
        </w:rPr>
        <w:t>55</w:t>
      </w:r>
      <w:r w:rsidRPr="00535E63">
        <w:rPr>
          <w:noProof/>
        </w:rPr>
        <w:t>(5), 1149–1157. https://doi.org/10.1139/cjfas-55-5-1149</w:t>
      </w:r>
    </w:p>
    <w:p w14:paraId="7C1E6064"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Schultz, E. T., Reynolds, K. E., &amp; Conover, D. O. (1996). Countergradient Variation in Growth Among Newly Hatched Fundulus Heteroclitus: Geographic Differences Revealed by Common-Environment Experiments. </w:t>
      </w:r>
      <w:r w:rsidRPr="00535E63">
        <w:rPr>
          <w:i/>
          <w:iCs/>
          <w:noProof/>
        </w:rPr>
        <w:t>Functional Ecology</w:t>
      </w:r>
      <w:r w:rsidRPr="00535E63">
        <w:rPr>
          <w:noProof/>
        </w:rPr>
        <w:t xml:space="preserve">, </w:t>
      </w:r>
      <w:r w:rsidRPr="00535E63">
        <w:rPr>
          <w:i/>
          <w:iCs/>
          <w:noProof/>
        </w:rPr>
        <w:t>10</w:t>
      </w:r>
      <w:r w:rsidRPr="00535E63">
        <w:rPr>
          <w:noProof/>
        </w:rPr>
        <w:t>(3), 366. https://doi.org/10.2307/2390285</w:t>
      </w:r>
    </w:p>
    <w:p w14:paraId="3464E5F9"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lastRenderedPageBreak/>
        <w:t xml:space="preserve">Schulz, M., &amp; Freyhof, J. (2003). Coregonus fontanae, a new spring-spawning cisco from Lake Stechlin, northern Germany (Salmoniformes: Coregonidae). </w:t>
      </w:r>
      <w:r w:rsidRPr="00535E63">
        <w:rPr>
          <w:i/>
          <w:iCs/>
          <w:noProof/>
        </w:rPr>
        <w:t>Ichthyological Exploration of Freshwaters</w:t>
      </w:r>
      <w:r w:rsidRPr="00535E63">
        <w:rPr>
          <w:noProof/>
        </w:rPr>
        <w:t xml:space="preserve">, </w:t>
      </w:r>
      <w:r w:rsidRPr="00535E63">
        <w:rPr>
          <w:i/>
          <w:iCs/>
          <w:noProof/>
        </w:rPr>
        <w:t>14</w:t>
      </w:r>
      <w:r w:rsidRPr="00535E63">
        <w:rPr>
          <w:noProof/>
        </w:rPr>
        <w:t>(3), 209–216.</w:t>
      </w:r>
    </w:p>
    <w:p w14:paraId="1DD74EDC"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Schulz, M., Freyhof, J., Saint-Laurent, R., Østbye, K., Mehner, T., Bernatchez, L., Saint‐Laurent, R., Østbye, K., Mehner, T., &amp; Bernatchez, L. (2006). Evidence for independent origin of two spring‐spawning ciscoes (Salmoniformes: Coregonidae) in Germany. </w:t>
      </w:r>
      <w:r w:rsidRPr="00535E63">
        <w:rPr>
          <w:i/>
          <w:iCs/>
          <w:noProof/>
        </w:rPr>
        <w:t>Journal of Fish Biology</w:t>
      </w:r>
      <w:r w:rsidRPr="00535E63">
        <w:rPr>
          <w:noProof/>
        </w:rPr>
        <w:t xml:space="preserve">, </w:t>
      </w:r>
      <w:r w:rsidRPr="00535E63">
        <w:rPr>
          <w:i/>
          <w:iCs/>
          <w:noProof/>
        </w:rPr>
        <w:t>68</w:t>
      </w:r>
      <w:r w:rsidRPr="00535E63">
        <w:rPr>
          <w:noProof/>
        </w:rPr>
        <w:t>(A), 119–135. https://doi.org/10.1111/j.0022-1112.2006.01039.x</w:t>
      </w:r>
    </w:p>
    <w:p w14:paraId="67F919BF"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Scott, W. B., &amp; Crossman, E. J. (1973). </w:t>
      </w:r>
      <w:r w:rsidRPr="00535E63">
        <w:rPr>
          <w:i/>
          <w:iCs/>
          <w:noProof/>
        </w:rPr>
        <w:t>Freshwater Fishes of Canada; Bulletin 184</w:t>
      </w:r>
      <w:r w:rsidRPr="00535E63">
        <w:rPr>
          <w:noProof/>
        </w:rPr>
        <w:t>.</w:t>
      </w:r>
    </w:p>
    <w:p w14:paraId="5A5DADB2"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Sharma, S., Blagrave, K., Magnuson, J. J., O’Reilly, C. M., Oliver, S., Batt, R. D., Magee, M. R., Straile, D., Weyhenmeyer, G. A., &amp; Winslow, L. A. (2019). Widespread loss of lake ice around the Northern Hemisphere in a warming world. </w:t>
      </w:r>
      <w:r w:rsidRPr="00535E63">
        <w:rPr>
          <w:i/>
          <w:iCs/>
          <w:noProof/>
        </w:rPr>
        <w:t>Nature Climate Change</w:t>
      </w:r>
      <w:r w:rsidRPr="00535E63">
        <w:rPr>
          <w:noProof/>
        </w:rPr>
        <w:t xml:space="preserve">, </w:t>
      </w:r>
      <w:r w:rsidRPr="00535E63">
        <w:rPr>
          <w:i/>
          <w:iCs/>
          <w:noProof/>
        </w:rPr>
        <w:t>9</w:t>
      </w:r>
      <w:r w:rsidRPr="00535E63">
        <w:rPr>
          <w:noProof/>
        </w:rPr>
        <w:t>(3), 227. https://doi.org/10.1038/s41558-018-0393-5</w:t>
      </w:r>
    </w:p>
    <w:p w14:paraId="56DD626D"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Sharma, S., Meyer, M. F., Culpepper, J., Yang, X., Hampton, S. E., Berger, S. A., Brousil, M. R., Fradkin, S. C., Higgins, S. N., &amp; Jankowski, K. J. (2020). Integrating perspectives to understand lake ice dynamics in a changing world. </w:t>
      </w:r>
      <w:r w:rsidRPr="00535E63">
        <w:rPr>
          <w:i/>
          <w:iCs/>
          <w:noProof/>
        </w:rPr>
        <w:t>Journal of Geophysical Research: Biogeosciences</w:t>
      </w:r>
      <w:r w:rsidRPr="00535E63">
        <w:rPr>
          <w:noProof/>
        </w:rPr>
        <w:t xml:space="preserve">, </w:t>
      </w:r>
      <w:r w:rsidRPr="00535E63">
        <w:rPr>
          <w:i/>
          <w:iCs/>
          <w:noProof/>
        </w:rPr>
        <w:t>125</w:t>
      </w:r>
      <w:r w:rsidRPr="00535E63">
        <w:rPr>
          <w:noProof/>
        </w:rPr>
        <w:t>(8), 1–18. https://doi.org/10.1029/2020JG005799</w:t>
      </w:r>
    </w:p>
    <w:p w14:paraId="0615C47F"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Shatwell, T., Thiery, W., &amp; Kirillin, G. (2019). Future projections of temperature and mixing regime of European temperate lakes. </w:t>
      </w:r>
      <w:r w:rsidRPr="00535E63">
        <w:rPr>
          <w:i/>
          <w:iCs/>
          <w:noProof/>
        </w:rPr>
        <w:t>Hydrology and Earth System Sciences</w:t>
      </w:r>
      <w:r w:rsidRPr="00535E63">
        <w:rPr>
          <w:noProof/>
        </w:rPr>
        <w:t xml:space="preserve">, </w:t>
      </w:r>
      <w:r w:rsidRPr="00535E63">
        <w:rPr>
          <w:i/>
          <w:iCs/>
          <w:noProof/>
        </w:rPr>
        <w:t>23</w:t>
      </w:r>
      <w:r w:rsidRPr="00535E63">
        <w:rPr>
          <w:noProof/>
        </w:rPr>
        <w:t>(3), 1533–1551. https://doi.org/10.5194/hess-23-1533-2019</w:t>
      </w:r>
    </w:p>
    <w:p w14:paraId="0C1FE7E6"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Sipponen, M., Muje, K., Marjomäki, T. J., Valkeajärvi, P., &amp; Karjalainen, J. (2006). Interlocked use of inland fish resources: a new management strategy under private property rights. </w:t>
      </w:r>
      <w:r w:rsidRPr="00535E63">
        <w:rPr>
          <w:i/>
          <w:iCs/>
          <w:noProof/>
        </w:rPr>
        <w:t>Fisheries Management and Ecology</w:t>
      </w:r>
      <w:r w:rsidRPr="00535E63">
        <w:rPr>
          <w:noProof/>
        </w:rPr>
        <w:t xml:space="preserve">, </w:t>
      </w:r>
      <w:r w:rsidRPr="00535E63">
        <w:rPr>
          <w:i/>
          <w:iCs/>
          <w:noProof/>
        </w:rPr>
        <w:t>13</w:t>
      </w:r>
      <w:r w:rsidRPr="00535E63">
        <w:rPr>
          <w:noProof/>
        </w:rPr>
        <w:t>(5), 299–307. https://doi.org/10.1111/j.1365-2400.2006.00506.x</w:t>
      </w:r>
    </w:p>
    <w:p w14:paraId="3F101907"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lastRenderedPageBreak/>
        <w:t xml:space="preserve">Stockwell, J. D., Ebener, M. P., Black, J. A., Gorman, O. T., Hrabik, T. R., Kinnunen, R. E., Mattes, W. P., Oyadomari, J. K., Schram, S. T., Schreiner, D. R., Seider, M. J., Sitar, S. P., &amp; Yule, D. L. (2009). A Synthesis of Cisco Recovery in Lake Superior: Implications for Native Fish Rehabilitation in the Laurentian Great Lakes. </w:t>
      </w:r>
      <w:r w:rsidRPr="00535E63">
        <w:rPr>
          <w:i/>
          <w:iCs/>
          <w:noProof/>
        </w:rPr>
        <w:t>North American Journal of Fisheries Management</w:t>
      </w:r>
      <w:r w:rsidRPr="00535E63">
        <w:rPr>
          <w:noProof/>
        </w:rPr>
        <w:t xml:space="preserve">, </w:t>
      </w:r>
      <w:r w:rsidRPr="00535E63">
        <w:rPr>
          <w:i/>
          <w:iCs/>
          <w:noProof/>
        </w:rPr>
        <w:t>29</w:t>
      </w:r>
      <w:r w:rsidRPr="00535E63">
        <w:rPr>
          <w:noProof/>
        </w:rPr>
        <w:t>(3), 626–652. https://doi.org/10.1577/M08-002.1</w:t>
      </w:r>
    </w:p>
    <w:p w14:paraId="679CFD67"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Urpanen, O., Huuskonen, H., Marjomäki, T. J., &amp; Karjalainen, J. (2005). Growth and size-selective mortality of vendace (Coregonus albula (L.)) and whitefish (C. lavaretus L.) larvae. </w:t>
      </w:r>
      <w:r w:rsidRPr="00535E63">
        <w:rPr>
          <w:i/>
          <w:iCs/>
          <w:noProof/>
        </w:rPr>
        <w:t>Boreal Environment Research</w:t>
      </w:r>
      <w:r w:rsidRPr="00535E63">
        <w:rPr>
          <w:noProof/>
        </w:rPr>
        <w:t xml:space="preserve">, </w:t>
      </w:r>
      <w:r w:rsidRPr="00535E63">
        <w:rPr>
          <w:i/>
          <w:iCs/>
          <w:noProof/>
        </w:rPr>
        <w:t>10</w:t>
      </w:r>
      <w:r w:rsidRPr="00535E63">
        <w:rPr>
          <w:noProof/>
        </w:rPr>
        <w:t>(3), 225–238.</w:t>
      </w:r>
    </w:p>
    <w:p w14:paraId="0CB24CC9"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van Damme, C. J. G., Dickey-Collas, M., Rijnsdorp, A. D., &amp; Kjesbu, O. S. (2009). Fecundity, atresia, and spawning strategies of Atlantic herring (Clupea harengus). </w:t>
      </w:r>
      <w:r w:rsidRPr="00535E63">
        <w:rPr>
          <w:i/>
          <w:iCs/>
          <w:noProof/>
        </w:rPr>
        <w:t>Canadian Journal of Fisheries &amp; Aquatic Sciences</w:t>
      </w:r>
      <w:r w:rsidRPr="00535E63">
        <w:rPr>
          <w:noProof/>
        </w:rPr>
        <w:t xml:space="preserve">, </w:t>
      </w:r>
      <w:r w:rsidRPr="00535E63">
        <w:rPr>
          <w:i/>
          <w:iCs/>
          <w:noProof/>
        </w:rPr>
        <w:t>66</w:t>
      </w:r>
      <w:r w:rsidRPr="00535E63">
        <w:rPr>
          <w:noProof/>
        </w:rPr>
        <w:t>(12). https://doi.org/10.1139/F09-153</w:t>
      </w:r>
    </w:p>
    <w:p w14:paraId="2F3871DE"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Voeten, C. C. (2020). </w:t>
      </w:r>
      <w:r w:rsidRPr="00535E63">
        <w:rPr>
          <w:i/>
          <w:iCs/>
          <w:noProof/>
        </w:rPr>
        <w:t>buildmer: Stepwise Elimination and Term Reordering for Mixed-Effects Regression</w:t>
      </w:r>
      <w:r w:rsidRPr="00535E63">
        <w:rPr>
          <w:noProof/>
        </w:rPr>
        <w:t>. https://cran.r-project.org/package=buildmer</w:t>
      </w:r>
    </w:p>
    <w:p w14:paraId="237529FE"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Vonlanthen, P., Bittner, D., Hudson, A. G., Young, K. A., Müller, R., Lundsgaard-Hansen, B., Roy, D., Di Piazza, S., Largiader, C. R., Seehausen, O., Largiadèr, C. R., &amp; Seehausen, O. (2012). Eutrophication causes speciation reversal in whitefish adaptive radiations. </w:t>
      </w:r>
      <w:r w:rsidRPr="00535E63">
        <w:rPr>
          <w:i/>
          <w:iCs/>
          <w:noProof/>
        </w:rPr>
        <w:t>Nature</w:t>
      </w:r>
      <w:r w:rsidRPr="00535E63">
        <w:rPr>
          <w:noProof/>
        </w:rPr>
        <w:t xml:space="preserve">, </w:t>
      </w:r>
      <w:r w:rsidRPr="00535E63">
        <w:rPr>
          <w:i/>
          <w:iCs/>
          <w:noProof/>
        </w:rPr>
        <w:t>482</w:t>
      </w:r>
      <w:r w:rsidRPr="00535E63">
        <w:rPr>
          <w:noProof/>
        </w:rPr>
        <w:t>(7385), 357–362. https://doi.org/10.1038/nature10824</w:t>
      </w:r>
    </w:p>
    <w:p w14:paraId="60D8AEAB"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Vonlanthen, P., Roy, D., Hudson, A. G., Largiadèr, C. R., Bittner, D., &amp; Seehausen, O. (2009). Divergence along a steep ecological gradient in lake whitefish (Coregonus sp.). </w:t>
      </w:r>
      <w:r w:rsidRPr="00535E63">
        <w:rPr>
          <w:i/>
          <w:iCs/>
          <w:noProof/>
        </w:rPr>
        <w:t>Journal of Evolutionary Biology</w:t>
      </w:r>
      <w:r w:rsidRPr="00535E63">
        <w:rPr>
          <w:noProof/>
        </w:rPr>
        <w:t xml:space="preserve">, </w:t>
      </w:r>
      <w:r w:rsidRPr="00535E63">
        <w:rPr>
          <w:i/>
          <w:iCs/>
          <w:noProof/>
        </w:rPr>
        <w:t>22</w:t>
      </w:r>
      <w:r w:rsidRPr="00535E63">
        <w:rPr>
          <w:noProof/>
        </w:rPr>
        <w:t>(3), 498–514. https://doi.org/10.1111/j.1420-9101.2008.01670.x</w:t>
      </w:r>
    </w:p>
    <w:p w14:paraId="73B1B534"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Vörösmarty, C. J., McIntyre, P. B., Gessner, M. O., Dudgeon, D., Prusevich, A., Green, P., Glidden, S., Bunn, S. E., Sullivan, C. A., &amp; Liermann, C. R. (2010). Global threats to human water security and river biodiversity. </w:t>
      </w:r>
      <w:r w:rsidRPr="00535E63">
        <w:rPr>
          <w:i/>
          <w:iCs/>
          <w:noProof/>
        </w:rPr>
        <w:t>Nature</w:t>
      </w:r>
      <w:r w:rsidRPr="00535E63">
        <w:rPr>
          <w:noProof/>
        </w:rPr>
        <w:t xml:space="preserve">, </w:t>
      </w:r>
      <w:r w:rsidRPr="00535E63">
        <w:rPr>
          <w:i/>
          <w:iCs/>
          <w:noProof/>
        </w:rPr>
        <w:t>467</w:t>
      </w:r>
      <w:r w:rsidRPr="00535E63">
        <w:rPr>
          <w:noProof/>
        </w:rPr>
        <w:t xml:space="preserve">(7315), 555–561. </w:t>
      </w:r>
      <w:r w:rsidRPr="00535E63">
        <w:rPr>
          <w:noProof/>
        </w:rPr>
        <w:lastRenderedPageBreak/>
        <w:t>https://doi.org/10.1038/nature09440</w:t>
      </w:r>
    </w:p>
    <w:p w14:paraId="038178FD"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Wedekind, C., Evanno, G., Urbach, D., Jacob, A., &amp; Müller, R. (2008). ‘Good-genes’ and ‘compatible-genes’ effects in an Alpine whitefish and the information content of breeding tubercles over the course of the spawning season. </w:t>
      </w:r>
      <w:r w:rsidRPr="00535E63">
        <w:rPr>
          <w:i/>
          <w:iCs/>
          <w:noProof/>
        </w:rPr>
        <w:t>Genetica</w:t>
      </w:r>
      <w:r w:rsidRPr="00535E63">
        <w:rPr>
          <w:noProof/>
        </w:rPr>
        <w:t xml:space="preserve">, </w:t>
      </w:r>
      <w:r w:rsidRPr="00535E63">
        <w:rPr>
          <w:i/>
          <w:iCs/>
          <w:noProof/>
        </w:rPr>
        <w:t>132</w:t>
      </w:r>
      <w:r w:rsidRPr="00535E63">
        <w:rPr>
          <w:noProof/>
        </w:rPr>
        <w:t>(2), 199–208. https://doi.org/10.1007/s10709-007-9164-3</w:t>
      </w:r>
    </w:p>
    <w:p w14:paraId="190B475F"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White, C. R., Alton, L. A., &amp; Frappell, P. B. (2012). Metabolic cold adaptation in fishes occurs at the level of whole animal, mitochondria and enzyme. </w:t>
      </w:r>
      <w:r w:rsidRPr="00535E63">
        <w:rPr>
          <w:i/>
          <w:iCs/>
          <w:noProof/>
        </w:rPr>
        <w:t>Proceedings of the Royal Society B: Biological Sciences</w:t>
      </w:r>
      <w:r w:rsidRPr="00535E63">
        <w:rPr>
          <w:noProof/>
        </w:rPr>
        <w:t xml:space="preserve">, </w:t>
      </w:r>
      <w:r w:rsidRPr="00535E63">
        <w:rPr>
          <w:i/>
          <w:iCs/>
          <w:noProof/>
        </w:rPr>
        <w:t>279</w:t>
      </w:r>
      <w:r w:rsidRPr="00535E63">
        <w:rPr>
          <w:noProof/>
        </w:rPr>
        <w:t>(1734), 1740–1747. https://doi.org/10.1098/rspb.2011.2060</w:t>
      </w:r>
    </w:p>
    <w:p w14:paraId="60BDC999"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Wilder, A. P., Palumbi, S. R., Conover, D. O., &amp; Therkildsen, N. O. (2020). Footprints of local adaptation span hundreds of linked genes in the Atlantic silverside genome. </w:t>
      </w:r>
      <w:r w:rsidRPr="00535E63">
        <w:rPr>
          <w:i/>
          <w:iCs/>
          <w:noProof/>
        </w:rPr>
        <w:t>Evolution Letters</w:t>
      </w:r>
      <w:r w:rsidRPr="00535E63">
        <w:rPr>
          <w:noProof/>
        </w:rPr>
        <w:t xml:space="preserve">, </w:t>
      </w:r>
      <w:r w:rsidRPr="00535E63">
        <w:rPr>
          <w:i/>
          <w:iCs/>
          <w:noProof/>
        </w:rPr>
        <w:t>4</w:t>
      </w:r>
      <w:r w:rsidRPr="00535E63">
        <w:rPr>
          <w:noProof/>
        </w:rPr>
        <w:t>(5), 430–443. https://doi.org/doi.org/10.1002/evl3.189</w:t>
      </w:r>
    </w:p>
    <w:p w14:paraId="6BEBD45C"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Winslow, L. A., Read, J. S., Hansen, G. J. A., Rose, K. C., &amp; Robertson, D. M. (2017). Seasonality of change: Summer warming rates do not fully represent effects of climate change on lake temperatures. </w:t>
      </w:r>
      <w:r w:rsidRPr="00535E63">
        <w:rPr>
          <w:i/>
          <w:iCs/>
          <w:noProof/>
        </w:rPr>
        <w:t>Limnology and Oceanography</w:t>
      </w:r>
      <w:r w:rsidRPr="00535E63">
        <w:rPr>
          <w:noProof/>
        </w:rPr>
        <w:t xml:space="preserve">, </w:t>
      </w:r>
      <w:r w:rsidRPr="00535E63">
        <w:rPr>
          <w:i/>
          <w:iCs/>
          <w:noProof/>
        </w:rPr>
        <w:t>62</w:t>
      </w:r>
      <w:r w:rsidRPr="00535E63">
        <w:rPr>
          <w:noProof/>
        </w:rPr>
        <w:t>(5), 2168–2178. https://doi.org/10.1002/lno.10557</w:t>
      </w:r>
    </w:p>
    <w:p w14:paraId="513ECF32"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Woolsey, E. S., Keith, S. A., Byrne, M., Schmidt-Roach, S., &amp; Baird, A. H. (2015). Latitudinal variation in thermal tolerance thresholds of early life stages of corals. </w:t>
      </w:r>
      <w:r w:rsidRPr="00535E63">
        <w:rPr>
          <w:i/>
          <w:iCs/>
          <w:noProof/>
        </w:rPr>
        <w:t>Coral Reefs</w:t>
      </w:r>
      <w:r w:rsidRPr="00535E63">
        <w:rPr>
          <w:noProof/>
        </w:rPr>
        <w:t xml:space="preserve">, </w:t>
      </w:r>
      <w:r w:rsidRPr="00535E63">
        <w:rPr>
          <w:i/>
          <w:iCs/>
          <w:noProof/>
        </w:rPr>
        <w:t>34</w:t>
      </w:r>
      <w:r w:rsidRPr="00535E63">
        <w:rPr>
          <w:noProof/>
        </w:rPr>
        <w:t>(2), 471–478. https://doi.org/10.1007/s00338-014-1253-z</w:t>
      </w:r>
    </w:p>
    <w:p w14:paraId="719FA214"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Woolway, R. I., Dokulil, M. T., Marszelewski, W., Schmid, M., Bouffard, D., &amp; Merchant, C. J. (2017). Warming of Central European lakes and their response to the 1980s climate regime shift. </w:t>
      </w:r>
      <w:r w:rsidRPr="00535E63">
        <w:rPr>
          <w:i/>
          <w:iCs/>
          <w:noProof/>
        </w:rPr>
        <w:t>Climatic Change</w:t>
      </w:r>
      <w:r w:rsidRPr="00535E63">
        <w:rPr>
          <w:noProof/>
        </w:rPr>
        <w:t xml:space="preserve">, </w:t>
      </w:r>
      <w:r w:rsidRPr="00535E63">
        <w:rPr>
          <w:i/>
          <w:iCs/>
          <w:noProof/>
        </w:rPr>
        <w:t>142</w:t>
      </w:r>
      <w:r w:rsidRPr="00535E63">
        <w:rPr>
          <w:noProof/>
        </w:rPr>
        <w:t>(3–4), 505–520. https://doi.org/10.1007/s10584-017-1966-4</w:t>
      </w:r>
    </w:p>
    <w:p w14:paraId="1419CF35"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Woolway, R. I., Kraemer, B. M., Lenters, J. D., Merchant, C. J., O’Reilly, C. M., &amp; Sharma, S. (2020). Global lake responses to climate change. </w:t>
      </w:r>
      <w:r w:rsidRPr="00535E63">
        <w:rPr>
          <w:i/>
          <w:iCs/>
          <w:noProof/>
        </w:rPr>
        <w:t>Nature Reviews Earth &amp; Environment</w:t>
      </w:r>
      <w:r w:rsidRPr="00535E63">
        <w:rPr>
          <w:noProof/>
        </w:rPr>
        <w:t>, 1–</w:t>
      </w:r>
      <w:r w:rsidRPr="00535E63">
        <w:rPr>
          <w:noProof/>
        </w:rPr>
        <w:lastRenderedPageBreak/>
        <w:t>16. https://doi.org/10.1038/s43017-020-0067-5</w:t>
      </w:r>
    </w:p>
    <w:p w14:paraId="3D2ED422"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Wright, P. J., &amp; Trippel, E. A. (2009). Fishery‐induced demographic changes in the timing of spawning: consequences for reproductive success. </w:t>
      </w:r>
      <w:r w:rsidRPr="00535E63">
        <w:rPr>
          <w:i/>
          <w:iCs/>
          <w:noProof/>
        </w:rPr>
        <w:t>Fish and Fisheries</w:t>
      </w:r>
      <w:r w:rsidRPr="00535E63">
        <w:rPr>
          <w:noProof/>
        </w:rPr>
        <w:t xml:space="preserve">, </w:t>
      </w:r>
      <w:r w:rsidRPr="00535E63">
        <w:rPr>
          <w:i/>
          <w:iCs/>
          <w:noProof/>
        </w:rPr>
        <w:t>10</w:t>
      </w:r>
      <w:r w:rsidRPr="00535E63">
        <w:rPr>
          <w:noProof/>
        </w:rPr>
        <w:t>(3), 283–304. https://doi.org/10.1111/j.1467-2979.2008.00322.x</w:t>
      </w:r>
    </w:p>
    <w:p w14:paraId="488CF8D0"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Yamahira, K., &amp; Conover, D. O. (2002). Intra- vs . Interspecific Latitudinal Variation in Growth : Adaptation to Temperature or Seasonality? </w:t>
      </w:r>
      <w:r w:rsidRPr="00535E63">
        <w:rPr>
          <w:i/>
          <w:iCs/>
          <w:noProof/>
        </w:rPr>
        <w:t>Ecology</w:t>
      </w:r>
      <w:r w:rsidRPr="00535E63">
        <w:rPr>
          <w:noProof/>
        </w:rPr>
        <w:t xml:space="preserve">, </w:t>
      </w:r>
      <w:r w:rsidRPr="00535E63">
        <w:rPr>
          <w:i/>
          <w:iCs/>
          <w:noProof/>
        </w:rPr>
        <w:t>83</w:t>
      </w:r>
      <w:r w:rsidRPr="00535E63">
        <w:rPr>
          <w:noProof/>
        </w:rPr>
        <w:t>(5), 1252–1262. https://doi.org/10.1890/0012-9658(2002)083[1252:IVILVI]2.0.CO;2</w:t>
      </w:r>
    </w:p>
    <w:p w14:paraId="633222F2"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Yule, D. L., Moore, S. A., Ebener, M. P., Claramunt, R. M., Pratt, T. C., Salawater, L. L., &amp; Connerton, M. J. (2013). Morphometric variation among spawning cisco aggregations in the Laurentian Great Lakes: are historic forms still present. </w:t>
      </w:r>
      <w:r w:rsidRPr="00535E63">
        <w:rPr>
          <w:i/>
          <w:iCs/>
          <w:noProof/>
        </w:rPr>
        <w:t>Advances in Limnology</w:t>
      </w:r>
      <w:r w:rsidRPr="00535E63">
        <w:rPr>
          <w:noProof/>
        </w:rPr>
        <w:t xml:space="preserve">, </w:t>
      </w:r>
      <w:r w:rsidRPr="00535E63">
        <w:rPr>
          <w:i/>
          <w:iCs/>
          <w:noProof/>
        </w:rPr>
        <w:t>64</w:t>
      </w:r>
      <w:r w:rsidRPr="00535E63">
        <w:rPr>
          <w:noProof/>
        </w:rPr>
        <w:t>, 119–132. https://doi.org/10.1127/1612-166X/2013/0064-0022</w:t>
      </w:r>
    </w:p>
    <w:p w14:paraId="15738086"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Zimmerman, M. S., &amp; Krueger, C. C. (2009). An Ecosystem Perspective on Re-establishing Native Deepwater Fishes in the Laurentian Great Lakes. </w:t>
      </w:r>
      <w:r w:rsidRPr="00535E63">
        <w:rPr>
          <w:i/>
          <w:iCs/>
          <w:noProof/>
        </w:rPr>
        <w:t>North American Journal of Fisheries Management</w:t>
      </w:r>
      <w:r w:rsidRPr="00535E63">
        <w:rPr>
          <w:noProof/>
        </w:rPr>
        <w:t xml:space="preserve">, </w:t>
      </w:r>
      <w:r w:rsidRPr="00535E63">
        <w:rPr>
          <w:i/>
          <w:iCs/>
          <w:noProof/>
        </w:rPr>
        <w:t>29</w:t>
      </w:r>
      <w:r w:rsidRPr="00535E63">
        <w:rPr>
          <w:noProof/>
        </w:rPr>
        <w:t>(5), 1352–1371. https://doi.org/10.1577/M08-194.1</w:t>
      </w:r>
    </w:p>
    <w:p w14:paraId="000000F9" w14:textId="5E5E5122" w:rsidR="005660EC" w:rsidRPr="00155F65" w:rsidRDefault="00AB1402" w:rsidP="00535E63">
      <w:pPr>
        <w:widowControl w:val="0"/>
        <w:autoSpaceDE w:val="0"/>
        <w:autoSpaceDN w:val="0"/>
        <w:adjustRightInd w:val="0"/>
        <w:spacing w:line="480" w:lineRule="auto"/>
        <w:ind w:left="480" w:hanging="480"/>
        <w:sectPr w:rsidR="005660EC" w:rsidRPr="00155F65" w:rsidSect="00552EB9">
          <w:footerReference w:type="even" r:id="rId19"/>
          <w:footerReference w:type="default" r:id="rId20"/>
          <w:pgSz w:w="12240" w:h="15840"/>
          <w:pgMar w:top="1440" w:right="1440" w:bottom="1440" w:left="1440" w:header="720" w:footer="720" w:gutter="0"/>
          <w:lnNumType w:countBy="1" w:restart="continuous"/>
          <w:pgNumType w:start="1"/>
          <w:cols w:space="720"/>
          <w:docGrid w:linePitch="326"/>
        </w:sectPr>
      </w:pPr>
      <w:r w:rsidRPr="00155F65">
        <w:fldChar w:fldCharType="end"/>
      </w:r>
    </w:p>
    <w:p w14:paraId="000000FA" w14:textId="77777777" w:rsidR="005660EC" w:rsidRPr="00155F65" w:rsidRDefault="00FB0BCD">
      <w:pPr>
        <w:pStyle w:val="Heading1"/>
        <w:spacing w:before="0" w:after="0"/>
        <w:rPr>
          <w:rFonts w:ascii="Times New Roman" w:eastAsia="Times New Roman" w:hAnsi="Times New Roman" w:cs="Times New Roman"/>
          <w:sz w:val="24"/>
          <w:szCs w:val="24"/>
        </w:rPr>
      </w:pPr>
      <w:bookmarkStart w:id="27" w:name="_heading=h.z2mibhxlaf1w" w:colFirst="0" w:colLast="0"/>
      <w:bookmarkEnd w:id="27"/>
      <w:r w:rsidRPr="00155F65">
        <w:rPr>
          <w:rFonts w:ascii="Times New Roman" w:eastAsia="Times New Roman" w:hAnsi="Times New Roman" w:cs="Times New Roman"/>
          <w:sz w:val="24"/>
          <w:szCs w:val="24"/>
        </w:rPr>
        <w:lastRenderedPageBreak/>
        <w:t>TABLES:</w:t>
      </w:r>
    </w:p>
    <w:p w14:paraId="000000FB" w14:textId="77777777" w:rsidR="005660EC" w:rsidRPr="00155F65" w:rsidRDefault="005660EC">
      <w:pPr>
        <w:rPr>
          <w:b/>
        </w:rPr>
      </w:pPr>
    </w:p>
    <w:p w14:paraId="000000FC" w14:textId="77777777" w:rsidR="005660EC" w:rsidRPr="00155F65" w:rsidRDefault="00FB0BCD">
      <w:r w:rsidRPr="00155F65">
        <w:t>Table 1. Mean (SD) water temperatures during embryo incubations at the University of Vermont (UVM) and University of Jyväskylä (JYU).</w:t>
      </w:r>
    </w:p>
    <w:p w14:paraId="000000FD" w14:textId="77777777" w:rsidR="005660EC" w:rsidRPr="00155F65" w:rsidRDefault="005660EC"/>
    <w:tbl>
      <w:tblPr>
        <w:tblStyle w:val="afff6"/>
        <w:tblW w:w="6191" w:type="dxa"/>
        <w:jc w:val="center"/>
        <w:tblBorders>
          <w:top w:val="nil"/>
          <w:left w:val="nil"/>
          <w:bottom w:val="nil"/>
          <w:right w:val="nil"/>
          <w:insideH w:val="nil"/>
          <w:insideV w:val="nil"/>
        </w:tblBorders>
        <w:tblLayout w:type="fixed"/>
        <w:tblLook w:val="0400" w:firstRow="0" w:lastRow="0" w:firstColumn="0" w:lastColumn="0" w:noHBand="0" w:noVBand="1"/>
      </w:tblPr>
      <w:tblGrid>
        <w:gridCol w:w="1295"/>
        <w:gridCol w:w="1224"/>
        <w:gridCol w:w="1224"/>
        <w:gridCol w:w="1224"/>
        <w:gridCol w:w="1224"/>
      </w:tblGrid>
      <w:tr w:rsidR="005660EC" w:rsidRPr="00155F65" w14:paraId="23597A4C" w14:textId="77777777">
        <w:trPr>
          <w:trHeight w:val="432"/>
          <w:jc w:val="center"/>
        </w:trPr>
        <w:tc>
          <w:tcPr>
            <w:tcW w:w="1295" w:type="dxa"/>
            <w:tcBorders>
              <w:top w:val="single" w:sz="12" w:space="0" w:color="000000"/>
            </w:tcBorders>
            <w:tcMar>
              <w:top w:w="0" w:type="dxa"/>
              <w:left w:w="0" w:type="dxa"/>
              <w:bottom w:w="0" w:type="dxa"/>
              <w:right w:w="0" w:type="dxa"/>
            </w:tcMar>
            <w:vAlign w:val="center"/>
          </w:tcPr>
          <w:p w14:paraId="000000FE" w14:textId="77777777" w:rsidR="005660EC" w:rsidRPr="00155F65" w:rsidRDefault="005660EC">
            <w:pPr>
              <w:keepLines/>
              <w:jc w:val="center"/>
              <w:rPr>
                <w:sz w:val="24"/>
                <w:szCs w:val="24"/>
              </w:rPr>
            </w:pPr>
          </w:p>
        </w:tc>
        <w:tc>
          <w:tcPr>
            <w:tcW w:w="4896" w:type="dxa"/>
            <w:gridSpan w:val="4"/>
            <w:tcBorders>
              <w:top w:val="single" w:sz="12" w:space="0" w:color="000000"/>
              <w:bottom w:val="single" w:sz="4" w:space="0" w:color="000000"/>
            </w:tcBorders>
            <w:tcMar>
              <w:top w:w="0" w:type="dxa"/>
              <w:left w:w="0" w:type="dxa"/>
              <w:bottom w:w="0" w:type="dxa"/>
              <w:right w:w="0" w:type="dxa"/>
            </w:tcMar>
            <w:vAlign w:val="center"/>
          </w:tcPr>
          <w:p w14:paraId="000000FF" w14:textId="77777777" w:rsidR="005660EC" w:rsidRPr="00155F65" w:rsidRDefault="00FB0BCD">
            <w:pPr>
              <w:keepLines/>
              <w:jc w:val="center"/>
              <w:rPr>
                <w:sz w:val="24"/>
                <w:szCs w:val="24"/>
              </w:rPr>
            </w:pPr>
            <w:r w:rsidRPr="00155F65">
              <w:rPr>
                <w:sz w:val="24"/>
                <w:szCs w:val="24"/>
              </w:rPr>
              <w:t>Incubation Temperature Treatment (°C)</w:t>
            </w:r>
          </w:p>
        </w:tc>
      </w:tr>
      <w:tr w:rsidR="005660EC" w:rsidRPr="00155F65" w14:paraId="3AB57945" w14:textId="77777777">
        <w:trPr>
          <w:trHeight w:val="720"/>
          <w:jc w:val="center"/>
        </w:trPr>
        <w:tc>
          <w:tcPr>
            <w:tcW w:w="1295" w:type="dxa"/>
            <w:tcBorders>
              <w:bottom w:val="single" w:sz="4" w:space="0" w:color="000000"/>
            </w:tcBorders>
            <w:tcMar>
              <w:top w:w="0" w:type="dxa"/>
              <w:left w:w="0" w:type="dxa"/>
              <w:bottom w:w="0" w:type="dxa"/>
              <w:right w:w="0" w:type="dxa"/>
            </w:tcMar>
            <w:vAlign w:val="center"/>
          </w:tcPr>
          <w:p w14:paraId="00000103" w14:textId="77777777" w:rsidR="005660EC" w:rsidRPr="00155F65" w:rsidRDefault="00FB0BCD">
            <w:pPr>
              <w:keepLines/>
              <w:jc w:val="center"/>
              <w:rPr>
                <w:sz w:val="24"/>
                <w:szCs w:val="24"/>
              </w:rPr>
            </w:pPr>
            <w:r w:rsidRPr="00155F65">
              <w:rPr>
                <w:sz w:val="24"/>
                <w:szCs w:val="24"/>
              </w:rPr>
              <w:t>Laboratory</w:t>
            </w:r>
          </w:p>
        </w:tc>
        <w:tc>
          <w:tcPr>
            <w:tcW w:w="1224" w:type="dxa"/>
            <w:tcBorders>
              <w:top w:val="single" w:sz="4" w:space="0" w:color="000000"/>
              <w:bottom w:val="single" w:sz="4" w:space="0" w:color="000000"/>
            </w:tcBorders>
            <w:tcMar>
              <w:top w:w="0" w:type="dxa"/>
              <w:left w:w="0" w:type="dxa"/>
              <w:bottom w:w="0" w:type="dxa"/>
              <w:right w:w="0" w:type="dxa"/>
            </w:tcMar>
            <w:vAlign w:val="center"/>
          </w:tcPr>
          <w:p w14:paraId="00000104" w14:textId="77777777" w:rsidR="005660EC" w:rsidRPr="00155F65" w:rsidRDefault="00FB0BCD">
            <w:pPr>
              <w:keepLines/>
              <w:jc w:val="center"/>
              <w:rPr>
                <w:sz w:val="24"/>
                <w:szCs w:val="24"/>
              </w:rPr>
            </w:pPr>
            <w:r w:rsidRPr="00155F65">
              <w:rPr>
                <w:sz w:val="24"/>
                <w:szCs w:val="24"/>
              </w:rPr>
              <w:t>2.0</w:t>
            </w:r>
          </w:p>
          <w:p w14:paraId="00000105" w14:textId="77777777" w:rsidR="005660EC" w:rsidRPr="00155F65" w:rsidRDefault="00FB0BCD">
            <w:pPr>
              <w:keepLines/>
              <w:jc w:val="center"/>
              <w:rPr>
                <w:sz w:val="24"/>
                <w:szCs w:val="24"/>
              </w:rPr>
            </w:pPr>
            <w:r w:rsidRPr="00155F65">
              <w:rPr>
                <w:sz w:val="24"/>
                <w:szCs w:val="24"/>
              </w:rPr>
              <w:t>Coldest</w:t>
            </w:r>
          </w:p>
        </w:tc>
        <w:tc>
          <w:tcPr>
            <w:tcW w:w="1224" w:type="dxa"/>
            <w:tcBorders>
              <w:top w:val="single" w:sz="4" w:space="0" w:color="000000"/>
              <w:bottom w:val="single" w:sz="4" w:space="0" w:color="000000"/>
            </w:tcBorders>
            <w:tcMar>
              <w:top w:w="0" w:type="dxa"/>
              <w:left w:w="0" w:type="dxa"/>
              <w:bottom w:w="0" w:type="dxa"/>
              <w:right w:w="0" w:type="dxa"/>
            </w:tcMar>
            <w:vAlign w:val="center"/>
          </w:tcPr>
          <w:p w14:paraId="00000106" w14:textId="77777777" w:rsidR="005660EC" w:rsidRPr="00155F65" w:rsidRDefault="00FB0BCD">
            <w:pPr>
              <w:keepLines/>
              <w:jc w:val="center"/>
              <w:rPr>
                <w:sz w:val="24"/>
                <w:szCs w:val="24"/>
              </w:rPr>
            </w:pPr>
            <w:r w:rsidRPr="00155F65">
              <w:rPr>
                <w:sz w:val="24"/>
                <w:szCs w:val="24"/>
              </w:rPr>
              <w:t>4.5</w:t>
            </w:r>
          </w:p>
          <w:p w14:paraId="00000107" w14:textId="77777777" w:rsidR="005660EC" w:rsidRPr="00155F65" w:rsidRDefault="00FB0BCD">
            <w:pPr>
              <w:keepLines/>
              <w:jc w:val="center"/>
              <w:rPr>
                <w:sz w:val="24"/>
                <w:szCs w:val="24"/>
              </w:rPr>
            </w:pPr>
            <w:r w:rsidRPr="00155F65">
              <w:rPr>
                <w:sz w:val="24"/>
                <w:szCs w:val="24"/>
              </w:rPr>
              <w:t>Cold</w:t>
            </w:r>
          </w:p>
        </w:tc>
        <w:tc>
          <w:tcPr>
            <w:tcW w:w="1224" w:type="dxa"/>
            <w:tcBorders>
              <w:top w:val="single" w:sz="4" w:space="0" w:color="000000"/>
              <w:bottom w:val="single" w:sz="4" w:space="0" w:color="000000"/>
            </w:tcBorders>
            <w:tcMar>
              <w:top w:w="0" w:type="dxa"/>
              <w:left w:w="0" w:type="dxa"/>
              <w:bottom w:w="0" w:type="dxa"/>
              <w:right w:w="0" w:type="dxa"/>
            </w:tcMar>
            <w:vAlign w:val="center"/>
          </w:tcPr>
          <w:p w14:paraId="00000108" w14:textId="77777777" w:rsidR="005660EC" w:rsidRPr="00155F65" w:rsidRDefault="00FB0BCD">
            <w:pPr>
              <w:keepLines/>
              <w:jc w:val="center"/>
              <w:rPr>
                <w:sz w:val="24"/>
                <w:szCs w:val="24"/>
              </w:rPr>
            </w:pPr>
            <w:r w:rsidRPr="00155F65">
              <w:rPr>
                <w:sz w:val="24"/>
                <w:szCs w:val="24"/>
              </w:rPr>
              <w:t>7.0</w:t>
            </w:r>
          </w:p>
          <w:p w14:paraId="00000109" w14:textId="77777777" w:rsidR="005660EC" w:rsidRPr="00155F65" w:rsidRDefault="00FB0BCD">
            <w:pPr>
              <w:keepLines/>
              <w:jc w:val="center"/>
              <w:rPr>
                <w:sz w:val="24"/>
                <w:szCs w:val="24"/>
              </w:rPr>
            </w:pPr>
            <w:r w:rsidRPr="00155F65">
              <w:rPr>
                <w:sz w:val="24"/>
                <w:szCs w:val="24"/>
              </w:rPr>
              <w:t>Warm</w:t>
            </w:r>
          </w:p>
        </w:tc>
        <w:tc>
          <w:tcPr>
            <w:tcW w:w="1224" w:type="dxa"/>
            <w:tcBorders>
              <w:top w:val="single" w:sz="4" w:space="0" w:color="000000"/>
              <w:bottom w:val="single" w:sz="4" w:space="0" w:color="000000"/>
            </w:tcBorders>
            <w:tcMar>
              <w:top w:w="0" w:type="dxa"/>
              <w:left w:w="0" w:type="dxa"/>
              <w:bottom w:w="0" w:type="dxa"/>
              <w:right w:w="0" w:type="dxa"/>
            </w:tcMar>
            <w:vAlign w:val="center"/>
          </w:tcPr>
          <w:p w14:paraId="0000010A" w14:textId="77777777" w:rsidR="005660EC" w:rsidRPr="00155F65" w:rsidRDefault="00FB0BCD">
            <w:pPr>
              <w:keepLines/>
              <w:jc w:val="center"/>
              <w:rPr>
                <w:sz w:val="24"/>
                <w:szCs w:val="24"/>
              </w:rPr>
            </w:pPr>
            <w:r w:rsidRPr="00155F65">
              <w:rPr>
                <w:sz w:val="24"/>
                <w:szCs w:val="24"/>
              </w:rPr>
              <w:t>9.0</w:t>
            </w:r>
          </w:p>
          <w:p w14:paraId="0000010B" w14:textId="77777777" w:rsidR="005660EC" w:rsidRPr="00155F65" w:rsidRDefault="00FB0BCD">
            <w:pPr>
              <w:keepLines/>
              <w:jc w:val="center"/>
              <w:rPr>
                <w:sz w:val="24"/>
                <w:szCs w:val="24"/>
              </w:rPr>
            </w:pPr>
            <w:r w:rsidRPr="00155F65">
              <w:rPr>
                <w:sz w:val="24"/>
                <w:szCs w:val="24"/>
              </w:rPr>
              <w:t>Warmest</w:t>
            </w:r>
          </w:p>
        </w:tc>
      </w:tr>
      <w:tr w:rsidR="005660EC" w:rsidRPr="00155F65" w14:paraId="5EFA26BA" w14:textId="77777777">
        <w:trPr>
          <w:trHeight w:val="431"/>
          <w:jc w:val="center"/>
        </w:trPr>
        <w:tc>
          <w:tcPr>
            <w:tcW w:w="1295" w:type="dxa"/>
            <w:tcBorders>
              <w:top w:val="single" w:sz="4" w:space="0" w:color="000000"/>
            </w:tcBorders>
            <w:tcMar>
              <w:top w:w="0" w:type="dxa"/>
              <w:left w:w="0" w:type="dxa"/>
              <w:bottom w:w="0" w:type="dxa"/>
              <w:right w:w="0" w:type="dxa"/>
            </w:tcMar>
            <w:vAlign w:val="center"/>
          </w:tcPr>
          <w:p w14:paraId="0000010C" w14:textId="77777777" w:rsidR="005660EC" w:rsidRPr="00155F65" w:rsidRDefault="00FB0BCD">
            <w:pPr>
              <w:keepLines/>
              <w:jc w:val="center"/>
              <w:rPr>
                <w:sz w:val="24"/>
                <w:szCs w:val="24"/>
              </w:rPr>
            </w:pPr>
            <w:r w:rsidRPr="00155F65">
              <w:rPr>
                <w:sz w:val="24"/>
                <w:szCs w:val="24"/>
              </w:rPr>
              <w:t>UVM</w:t>
            </w:r>
          </w:p>
        </w:tc>
        <w:tc>
          <w:tcPr>
            <w:tcW w:w="1224" w:type="dxa"/>
            <w:tcBorders>
              <w:top w:val="single" w:sz="4" w:space="0" w:color="000000"/>
            </w:tcBorders>
            <w:tcMar>
              <w:top w:w="0" w:type="dxa"/>
              <w:left w:w="0" w:type="dxa"/>
              <w:bottom w:w="0" w:type="dxa"/>
              <w:right w:w="0" w:type="dxa"/>
            </w:tcMar>
            <w:vAlign w:val="center"/>
          </w:tcPr>
          <w:p w14:paraId="0000010D" w14:textId="77777777" w:rsidR="005660EC" w:rsidRPr="00155F65" w:rsidRDefault="00FB0BCD">
            <w:pPr>
              <w:keepLines/>
              <w:jc w:val="center"/>
              <w:rPr>
                <w:sz w:val="24"/>
                <w:szCs w:val="24"/>
              </w:rPr>
            </w:pPr>
            <w:r w:rsidRPr="00155F65">
              <w:rPr>
                <w:sz w:val="24"/>
                <w:szCs w:val="24"/>
              </w:rPr>
              <w:t>2.0 (0.5)</w:t>
            </w:r>
          </w:p>
        </w:tc>
        <w:tc>
          <w:tcPr>
            <w:tcW w:w="1224" w:type="dxa"/>
            <w:tcBorders>
              <w:top w:val="single" w:sz="4" w:space="0" w:color="000000"/>
            </w:tcBorders>
            <w:tcMar>
              <w:top w:w="0" w:type="dxa"/>
              <w:left w:w="0" w:type="dxa"/>
              <w:bottom w:w="0" w:type="dxa"/>
              <w:right w:w="0" w:type="dxa"/>
            </w:tcMar>
            <w:vAlign w:val="center"/>
          </w:tcPr>
          <w:p w14:paraId="0000010E" w14:textId="77777777" w:rsidR="005660EC" w:rsidRPr="00155F65" w:rsidRDefault="00FB0BCD">
            <w:pPr>
              <w:keepLines/>
              <w:jc w:val="center"/>
              <w:rPr>
                <w:sz w:val="24"/>
                <w:szCs w:val="24"/>
              </w:rPr>
            </w:pPr>
            <w:r w:rsidRPr="00155F65">
              <w:rPr>
                <w:sz w:val="24"/>
                <w:szCs w:val="24"/>
              </w:rPr>
              <w:t>4.4 (0.2)</w:t>
            </w:r>
          </w:p>
        </w:tc>
        <w:tc>
          <w:tcPr>
            <w:tcW w:w="1224" w:type="dxa"/>
            <w:tcBorders>
              <w:top w:val="single" w:sz="4" w:space="0" w:color="000000"/>
            </w:tcBorders>
            <w:tcMar>
              <w:top w:w="0" w:type="dxa"/>
              <w:left w:w="0" w:type="dxa"/>
              <w:bottom w:w="0" w:type="dxa"/>
              <w:right w:w="0" w:type="dxa"/>
            </w:tcMar>
            <w:vAlign w:val="center"/>
          </w:tcPr>
          <w:p w14:paraId="0000010F" w14:textId="77777777" w:rsidR="005660EC" w:rsidRPr="00155F65" w:rsidRDefault="00FB0BCD">
            <w:pPr>
              <w:keepLines/>
              <w:jc w:val="center"/>
              <w:rPr>
                <w:sz w:val="24"/>
                <w:szCs w:val="24"/>
              </w:rPr>
            </w:pPr>
            <w:r w:rsidRPr="00155F65">
              <w:rPr>
                <w:sz w:val="24"/>
                <w:szCs w:val="24"/>
              </w:rPr>
              <w:t>6.9 (0.2)</w:t>
            </w:r>
          </w:p>
        </w:tc>
        <w:tc>
          <w:tcPr>
            <w:tcW w:w="1224" w:type="dxa"/>
            <w:tcBorders>
              <w:top w:val="single" w:sz="4" w:space="0" w:color="000000"/>
            </w:tcBorders>
            <w:tcMar>
              <w:top w:w="0" w:type="dxa"/>
              <w:left w:w="0" w:type="dxa"/>
              <w:bottom w:w="0" w:type="dxa"/>
              <w:right w:w="0" w:type="dxa"/>
            </w:tcMar>
            <w:vAlign w:val="center"/>
          </w:tcPr>
          <w:p w14:paraId="00000110" w14:textId="77777777" w:rsidR="005660EC" w:rsidRPr="00155F65" w:rsidRDefault="00FB0BCD">
            <w:pPr>
              <w:keepLines/>
              <w:jc w:val="center"/>
              <w:rPr>
                <w:sz w:val="24"/>
                <w:szCs w:val="24"/>
              </w:rPr>
            </w:pPr>
            <w:r w:rsidRPr="00155F65">
              <w:rPr>
                <w:sz w:val="24"/>
                <w:szCs w:val="24"/>
              </w:rPr>
              <w:t>8.9 (0.3)</w:t>
            </w:r>
          </w:p>
        </w:tc>
      </w:tr>
      <w:tr w:rsidR="005660EC" w:rsidRPr="00155F65" w14:paraId="3DACA588" w14:textId="77777777">
        <w:trPr>
          <w:trHeight w:val="431"/>
          <w:jc w:val="center"/>
        </w:trPr>
        <w:tc>
          <w:tcPr>
            <w:tcW w:w="1295" w:type="dxa"/>
            <w:tcBorders>
              <w:bottom w:val="single" w:sz="12" w:space="0" w:color="000000"/>
            </w:tcBorders>
            <w:tcMar>
              <w:top w:w="0" w:type="dxa"/>
              <w:left w:w="0" w:type="dxa"/>
              <w:bottom w:w="0" w:type="dxa"/>
              <w:right w:w="0" w:type="dxa"/>
            </w:tcMar>
            <w:vAlign w:val="center"/>
          </w:tcPr>
          <w:p w14:paraId="00000111" w14:textId="77777777" w:rsidR="005660EC" w:rsidRPr="00155F65" w:rsidRDefault="00FB0BCD">
            <w:pPr>
              <w:keepLines/>
              <w:jc w:val="center"/>
              <w:rPr>
                <w:sz w:val="24"/>
                <w:szCs w:val="24"/>
              </w:rPr>
            </w:pPr>
            <w:r w:rsidRPr="00155F65">
              <w:rPr>
                <w:sz w:val="24"/>
                <w:szCs w:val="24"/>
              </w:rPr>
              <w:t>JYU</w:t>
            </w:r>
          </w:p>
        </w:tc>
        <w:tc>
          <w:tcPr>
            <w:tcW w:w="1224" w:type="dxa"/>
            <w:tcBorders>
              <w:bottom w:val="single" w:sz="12" w:space="0" w:color="000000"/>
            </w:tcBorders>
            <w:tcMar>
              <w:top w:w="0" w:type="dxa"/>
              <w:left w:w="0" w:type="dxa"/>
              <w:bottom w:w="0" w:type="dxa"/>
              <w:right w:w="0" w:type="dxa"/>
            </w:tcMar>
            <w:vAlign w:val="center"/>
          </w:tcPr>
          <w:p w14:paraId="00000112" w14:textId="77777777" w:rsidR="005660EC" w:rsidRPr="00155F65" w:rsidRDefault="00FB0BCD">
            <w:pPr>
              <w:keepLines/>
              <w:jc w:val="center"/>
              <w:rPr>
                <w:sz w:val="24"/>
                <w:szCs w:val="24"/>
              </w:rPr>
            </w:pPr>
            <w:r w:rsidRPr="00155F65">
              <w:rPr>
                <w:sz w:val="24"/>
                <w:szCs w:val="24"/>
              </w:rPr>
              <w:t>2.2 (1.5)</w:t>
            </w:r>
          </w:p>
        </w:tc>
        <w:tc>
          <w:tcPr>
            <w:tcW w:w="1224" w:type="dxa"/>
            <w:tcBorders>
              <w:bottom w:val="single" w:sz="12" w:space="0" w:color="000000"/>
            </w:tcBorders>
            <w:tcMar>
              <w:top w:w="0" w:type="dxa"/>
              <w:left w:w="0" w:type="dxa"/>
              <w:bottom w:w="0" w:type="dxa"/>
              <w:right w:w="0" w:type="dxa"/>
            </w:tcMar>
            <w:vAlign w:val="center"/>
          </w:tcPr>
          <w:p w14:paraId="00000113" w14:textId="77777777" w:rsidR="005660EC" w:rsidRPr="00155F65" w:rsidRDefault="00FB0BCD">
            <w:pPr>
              <w:keepLines/>
              <w:jc w:val="center"/>
              <w:rPr>
                <w:sz w:val="24"/>
                <w:szCs w:val="24"/>
              </w:rPr>
            </w:pPr>
            <w:r w:rsidRPr="00155F65">
              <w:rPr>
                <w:sz w:val="24"/>
                <w:szCs w:val="24"/>
              </w:rPr>
              <w:t>4.0 (0.7)</w:t>
            </w:r>
          </w:p>
        </w:tc>
        <w:tc>
          <w:tcPr>
            <w:tcW w:w="1224" w:type="dxa"/>
            <w:tcBorders>
              <w:bottom w:val="single" w:sz="12" w:space="0" w:color="000000"/>
            </w:tcBorders>
            <w:tcMar>
              <w:top w:w="0" w:type="dxa"/>
              <w:left w:w="0" w:type="dxa"/>
              <w:bottom w:w="0" w:type="dxa"/>
              <w:right w:w="0" w:type="dxa"/>
            </w:tcMar>
            <w:vAlign w:val="center"/>
          </w:tcPr>
          <w:p w14:paraId="00000114" w14:textId="77777777" w:rsidR="005660EC" w:rsidRPr="00155F65" w:rsidRDefault="00FB0BCD">
            <w:pPr>
              <w:keepLines/>
              <w:jc w:val="center"/>
              <w:rPr>
                <w:sz w:val="24"/>
                <w:szCs w:val="24"/>
              </w:rPr>
            </w:pPr>
            <w:r w:rsidRPr="00155F65">
              <w:rPr>
                <w:sz w:val="24"/>
                <w:szCs w:val="24"/>
              </w:rPr>
              <w:t>6.9 (0.5)</w:t>
            </w:r>
          </w:p>
        </w:tc>
        <w:tc>
          <w:tcPr>
            <w:tcW w:w="1224" w:type="dxa"/>
            <w:tcBorders>
              <w:bottom w:val="single" w:sz="12" w:space="0" w:color="000000"/>
            </w:tcBorders>
            <w:tcMar>
              <w:top w:w="0" w:type="dxa"/>
              <w:left w:w="0" w:type="dxa"/>
              <w:bottom w:w="0" w:type="dxa"/>
              <w:right w:w="0" w:type="dxa"/>
            </w:tcMar>
            <w:vAlign w:val="center"/>
          </w:tcPr>
          <w:p w14:paraId="00000115" w14:textId="77777777" w:rsidR="005660EC" w:rsidRPr="00155F65" w:rsidRDefault="00FB0BCD">
            <w:pPr>
              <w:keepLines/>
              <w:jc w:val="center"/>
              <w:rPr>
                <w:sz w:val="24"/>
                <w:szCs w:val="24"/>
              </w:rPr>
            </w:pPr>
            <w:r w:rsidRPr="00155F65">
              <w:rPr>
                <w:sz w:val="24"/>
                <w:szCs w:val="24"/>
              </w:rPr>
              <w:t>8.0 (0.6)</w:t>
            </w:r>
          </w:p>
        </w:tc>
      </w:tr>
    </w:tbl>
    <w:p w14:paraId="00000116" w14:textId="77777777" w:rsidR="005660EC" w:rsidRPr="00155F65" w:rsidRDefault="005660EC"/>
    <w:p w14:paraId="00000117" w14:textId="77777777" w:rsidR="005660EC" w:rsidRPr="00155F65" w:rsidRDefault="005660EC"/>
    <w:p w14:paraId="00000118" w14:textId="77777777" w:rsidR="005660EC" w:rsidRPr="00155F65" w:rsidRDefault="005660EC"/>
    <w:p w14:paraId="00000119" w14:textId="77777777" w:rsidR="005660EC" w:rsidRPr="00155F65" w:rsidRDefault="005660EC"/>
    <w:p w14:paraId="0000011A" w14:textId="77777777" w:rsidR="005660EC" w:rsidRPr="00155F65" w:rsidRDefault="00FB0BCD">
      <w:r w:rsidRPr="00155F65">
        <w:t>Table 2. Mean (SD) total length (TL) and fresh mass (FM) of the female and males from Lake Southern Konnevesi (LK-Vendace (</w:t>
      </w:r>
      <w:r w:rsidRPr="00155F65">
        <w:rPr>
          <w:i/>
        </w:rPr>
        <w:t>Coregonus albula</w:t>
      </w:r>
      <w:r w:rsidRPr="00155F65">
        <w:t>) and LK-Whitefish (</w:t>
      </w:r>
      <w:r w:rsidRPr="00155F65">
        <w:rPr>
          <w:i/>
        </w:rPr>
        <w:t>C. lavaretus</w:t>
      </w:r>
      <w:r w:rsidRPr="00155F65">
        <w:t>)), Lake Superior (LS-Cisco (</w:t>
      </w:r>
      <w:r w:rsidRPr="00155F65">
        <w:rPr>
          <w:i/>
        </w:rPr>
        <w:t>C. artedi</w:t>
      </w:r>
      <w:r w:rsidRPr="00155F65">
        <w:t>)), and Lake Ontario (LO-Cisco).</w:t>
      </w:r>
    </w:p>
    <w:p w14:paraId="0000011B" w14:textId="77777777" w:rsidR="005660EC" w:rsidRPr="00155F65" w:rsidRDefault="005660EC"/>
    <w:tbl>
      <w:tblPr>
        <w:tblStyle w:val="afff7"/>
        <w:tblW w:w="10765" w:type="dxa"/>
        <w:jc w:val="center"/>
        <w:tblBorders>
          <w:top w:val="nil"/>
          <w:left w:val="nil"/>
          <w:bottom w:val="nil"/>
          <w:right w:val="nil"/>
          <w:insideH w:val="nil"/>
          <w:insideV w:val="nil"/>
        </w:tblBorders>
        <w:tblLayout w:type="fixed"/>
        <w:tblLook w:val="0400" w:firstRow="0" w:lastRow="0" w:firstColumn="0" w:lastColumn="0" w:noHBand="0" w:noVBand="1"/>
      </w:tblPr>
      <w:tblGrid>
        <w:gridCol w:w="1009"/>
        <w:gridCol w:w="1152"/>
        <w:gridCol w:w="1152"/>
        <w:gridCol w:w="237"/>
        <w:gridCol w:w="1123"/>
        <w:gridCol w:w="1123"/>
        <w:gridCol w:w="236"/>
        <w:gridCol w:w="1123"/>
        <w:gridCol w:w="1123"/>
        <w:gridCol w:w="241"/>
        <w:gridCol w:w="1123"/>
        <w:gridCol w:w="1123"/>
      </w:tblGrid>
      <w:tr w:rsidR="005660EC" w:rsidRPr="00155F65" w14:paraId="235724D4" w14:textId="77777777">
        <w:trPr>
          <w:trHeight w:val="432"/>
          <w:jc w:val="center"/>
        </w:trPr>
        <w:tc>
          <w:tcPr>
            <w:tcW w:w="1009" w:type="dxa"/>
            <w:tcBorders>
              <w:top w:val="single" w:sz="12" w:space="0" w:color="000000"/>
            </w:tcBorders>
            <w:tcMar>
              <w:top w:w="0" w:type="dxa"/>
              <w:left w:w="0" w:type="dxa"/>
              <w:bottom w:w="0" w:type="dxa"/>
              <w:right w:w="0" w:type="dxa"/>
            </w:tcMar>
            <w:vAlign w:val="bottom"/>
          </w:tcPr>
          <w:p w14:paraId="0000011C" w14:textId="77777777" w:rsidR="005660EC" w:rsidRPr="00155F65" w:rsidRDefault="005660EC">
            <w:pPr>
              <w:jc w:val="center"/>
              <w:rPr>
                <w:sz w:val="24"/>
                <w:szCs w:val="24"/>
              </w:rPr>
            </w:pPr>
          </w:p>
        </w:tc>
        <w:tc>
          <w:tcPr>
            <w:tcW w:w="2304" w:type="dxa"/>
            <w:gridSpan w:val="2"/>
            <w:tcBorders>
              <w:top w:val="single" w:sz="12" w:space="0" w:color="000000"/>
              <w:bottom w:val="single" w:sz="4" w:space="0" w:color="000000"/>
            </w:tcBorders>
            <w:tcMar>
              <w:top w:w="0" w:type="dxa"/>
              <w:left w:w="0" w:type="dxa"/>
              <w:bottom w:w="0" w:type="dxa"/>
              <w:right w:w="0" w:type="dxa"/>
            </w:tcMar>
            <w:vAlign w:val="center"/>
          </w:tcPr>
          <w:p w14:paraId="0000011D" w14:textId="77777777" w:rsidR="005660EC" w:rsidRPr="00155F65" w:rsidRDefault="00FB0BCD">
            <w:pPr>
              <w:jc w:val="center"/>
              <w:rPr>
                <w:sz w:val="24"/>
                <w:szCs w:val="24"/>
              </w:rPr>
            </w:pPr>
            <w:r w:rsidRPr="00155F65">
              <w:rPr>
                <w:sz w:val="24"/>
                <w:szCs w:val="24"/>
              </w:rPr>
              <w:t>LK-Vendace</w:t>
            </w:r>
          </w:p>
        </w:tc>
        <w:tc>
          <w:tcPr>
            <w:tcW w:w="237" w:type="dxa"/>
            <w:tcBorders>
              <w:top w:val="single" w:sz="12" w:space="0" w:color="000000"/>
              <w:bottom w:val="nil"/>
            </w:tcBorders>
            <w:tcMar>
              <w:top w:w="0" w:type="dxa"/>
              <w:left w:w="0" w:type="dxa"/>
              <w:bottom w:w="0" w:type="dxa"/>
              <w:right w:w="0" w:type="dxa"/>
            </w:tcMar>
            <w:vAlign w:val="center"/>
          </w:tcPr>
          <w:p w14:paraId="0000011F" w14:textId="77777777" w:rsidR="005660EC" w:rsidRPr="00155F65" w:rsidRDefault="005660EC">
            <w:pPr>
              <w:jc w:val="center"/>
              <w:rPr>
                <w:sz w:val="24"/>
                <w:szCs w:val="24"/>
              </w:rPr>
            </w:pPr>
          </w:p>
        </w:tc>
        <w:tc>
          <w:tcPr>
            <w:tcW w:w="2246" w:type="dxa"/>
            <w:gridSpan w:val="2"/>
            <w:tcBorders>
              <w:top w:val="single" w:sz="12" w:space="0" w:color="000000"/>
              <w:bottom w:val="single" w:sz="4" w:space="0" w:color="000000"/>
            </w:tcBorders>
            <w:tcMar>
              <w:top w:w="0" w:type="dxa"/>
              <w:left w:w="0" w:type="dxa"/>
              <w:bottom w:w="0" w:type="dxa"/>
              <w:right w:w="0" w:type="dxa"/>
            </w:tcMar>
            <w:vAlign w:val="center"/>
          </w:tcPr>
          <w:p w14:paraId="00000120" w14:textId="77777777" w:rsidR="005660EC" w:rsidRPr="00155F65" w:rsidRDefault="00FB0BCD">
            <w:pPr>
              <w:jc w:val="center"/>
              <w:rPr>
                <w:sz w:val="24"/>
                <w:szCs w:val="24"/>
              </w:rPr>
            </w:pPr>
            <w:r w:rsidRPr="00155F65">
              <w:rPr>
                <w:sz w:val="24"/>
                <w:szCs w:val="24"/>
              </w:rPr>
              <w:t>LK-Whitefish</w:t>
            </w:r>
          </w:p>
        </w:tc>
        <w:tc>
          <w:tcPr>
            <w:tcW w:w="236" w:type="dxa"/>
            <w:tcBorders>
              <w:top w:val="single" w:sz="12" w:space="0" w:color="000000"/>
              <w:bottom w:val="nil"/>
            </w:tcBorders>
            <w:tcMar>
              <w:top w:w="0" w:type="dxa"/>
              <w:left w:w="0" w:type="dxa"/>
              <w:bottom w:w="0" w:type="dxa"/>
              <w:right w:w="0" w:type="dxa"/>
            </w:tcMar>
            <w:vAlign w:val="center"/>
          </w:tcPr>
          <w:p w14:paraId="00000122" w14:textId="77777777" w:rsidR="005660EC" w:rsidRPr="00155F65" w:rsidRDefault="005660EC">
            <w:pPr>
              <w:jc w:val="center"/>
              <w:rPr>
                <w:sz w:val="24"/>
                <w:szCs w:val="24"/>
              </w:rPr>
            </w:pPr>
          </w:p>
        </w:tc>
        <w:tc>
          <w:tcPr>
            <w:tcW w:w="2246" w:type="dxa"/>
            <w:gridSpan w:val="2"/>
            <w:tcBorders>
              <w:top w:val="single" w:sz="12" w:space="0" w:color="000000"/>
              <w:bottom w:val="single" w:sz="4" w:space="0" w:color="000000"/>
            </w:tcBorders>
            <w:tcMar>
              <w:top w:w="0" w:type="dxa"/>
              <w:left w:w="0" w:type="dxa"/>
              <w:bottom w:w="0" w:type="dxa"/>
              <w:right w:w="0" w:type="dxa"/>
            </w:tcMar>
            <w:vAlign w:val="center"/>
          </w:tcPr>
          <w:p w14:paraId="00000123" w14:textId="77777777" w:rsidR="005660EC" w:rsidRPr="00155F65" w:rsidRDefault="00FB0BCD">
            <w:pPr>
              <w:jc w:val="center"/>
              <w:rPr>
                <w:sz w:val="24"/>
                <w:szCs w:val="24"/>
              </w:rPr>
            </w:pPr>
            <w:r w:rsidRPr="00155F65">
              <w:rPr>
                <w:sz w:val="24"/>
                <w:szCs w:val="24"/>
              </w:rPr>
              <w:t>LS-Cisco</w:t>
            </w:r>
          </w:p>
        </w:tc>
        <w:tc>
          <w:tcPr>
            <w:tcW w:w="241" w:type="dxa"/>
            <w:tcBorders>
              <w:top w:val="single" w:sz="12" w:space="0" w:color="000000"/>
              <w:bottom w:val="nil"/>
            </w:tcBorders>
            <w:tcMar>
              <w:top w:w="0" w:type="dxa"/>
              <w:left w:w="0" w:type="dxa"/>
              <w:bottom w:w="0" w:type="dxa"/>
              <w:right w:w="0" w:type="dxa"/>
            </w:tcMar>
            <w:vAlign w:val="center"/>
          </w:tcPr>
          <w:p w14:paraId="00000125" w14:textId="77777777" w:rsidR="005660EC" w:rsidRPr="00155F65" w:rsidRDefault="005660EC">
            <w:pPr>
              <w:jc w:val="center"/>
              <w:rPr>
                <w:sz w:val="24"/>
                <w:szCs w:val="24"/>
              </w:rPr>
            </w:pPr>
          </w:p>
        </w:tc>
        <w:tc>
          <w:tcPr>
            <w:tcW w:w="2246" w:type="dxa"/>
            <w:gridSpan w:val="2"/>
            <w:tcBorders>
              <w:top w:val="single" w:sz="12" w:space="0" w:color="000000"/>
              <w:bottom w:val="single" w:sz="4" w:space="0" w:color="000000"/>
            </w:tcBorders>
            <w:tcMar>
              <w:top w:w="0" w:type="dxa"/>
              <w:left w:w="0" w:type="dxa"/>
              <w:bottom w:w="0" w:type="dxa"/>
              <w:right w:w="0" w:type="dxa"/>
            </w:tcMar>
            <w:vAlign w:val="center"/>
          </w:tcPr>
          <w:p w14:paraId="00000126" w14:textId="77777777" w:rsidR="005660EC" w:rsidRPr="00155F65" w:rsidRDefault="00FB0BCD">
            <w:pPr>
              <w:jc w:val="center"/>
              <w:rPr>
                <w:sz w:val="24"/>
                <w:szCs w:val="24"/>
              </w:rPr>
            </w:pPr>
            <w:r w:rsidRPr="00155F65">
              <w:rPr>
                <w:sz w:val="24"/>
                <w:szCs w:val="24"/>
              </w:rPr>
              <w:t>LO-Cisco</w:t>
            </w:r>
          </w:p>
        </w:tc>
      </w:tr>
      <w:tr w:rsidR="005660EC" w:rsidRPr="00155F65" w14:paraId="612CAB5C" w14:textId="77777777">
        <w:trPr>
          <w:trHeight w:val="432"/>
          <w:jc w:val="center"/>
        </w:trPr>
        <w:tc>
          <w:tcPr>
            <w:tcW w:w="1009" w:type="dxa"/>
            <w:tcBorders>
              <w:bottom w:val="single" w:sz="4" w:space="0" w:color="000000"/>
            </w:tcBorders>
            <w:tcMar>
              <w:top w:w="0" w:type="dxa"/>
              <w:left w:w="0" w:type="dxa"/>
              <w:bottom w:w="0" w:type="dxa"/>
              <w:right w:w="0" w:type="dxa"/>
            </w:tcMar>
            <w:vAlign w:val="center"/>
          </w:tcPr>
          <w:p w14:paraId="00000128" w14:textId="77777777" w:rsidR="005660EC" w:rsidRPr="00155F65" w:rsidRDefault="00FB0BCD">
            <w:pPr>
              <w:jc w:val="center"/>
              <w:rPr>
                <w:sz w:val="24"/>
                <w:szCs w:val="24"/>
              </w:rPr>
            </w:pPr>
            <w:r w:rsidRPr="00155F65">
              <w:rPr>
                <w:sz w:val="24"/>
                <w:szCs w:val="24"/>
              </w:rPr>
              <w:t>Sex</w:t>
            </w:r>
          </w:p>
        </w:tc>
        <w:tc>
          <w:tcPr>
            <w:tcW w:w="1152" w:type="dxa"/>
            <w:tcBorders>
              <w:top w:val="single" w:sz="4" w:space="0" w:color="000000"/>
              <w:bottom w:val="single" w:sz="4" w:space="0" w:color="000000"/>
            </w:tcBorders>
            <w:tcMar>
              <w:top w:w="0" w:type="dxa"/>
              <w:left w:w="0" w:type="dxa"/>
              <w:bottom w:w="0" w:type="dxa"/>
              <w:right w:w="0" w:type="dxa"/>
            </w:tcMar>
            <w:vAlign w:val="center"/>
          </w:tcPr>
          <w:p w14:paraId="00000129" w14:textId="77777777" w:rsidR="005660EC" w:rsidRPr="00155F65" w:rsidRDefault="00FB0BCD">
            <w:pPr>
              <w:jc w:val="center"/>
              <w:rPr>
                <w:sz w:val="24"/>
                <w:szCs w:val="24"/>
              </w:rPr>
            </w:pPr>
            <w:r w:rsidRPr="00155F65">
              <w:rPr>
                <w:sz w:val="24"/>
                <w:szCs w:val="24"/>
              </w:rPr>
              <w:t>TL (mm)</w:t>
            </w:r>
          </w:p>
        </w:tc>
        <w:tc>
          <w:tcPr>
            <w:tcW w:w="1152" w:type="dxa"/>
            <w:tcBorders>
              <w:top w:val="single" w:sz="4" w:space="0" w:color="000000"/>
              <w:bottom w:val="single" w:sz="4" w:space="0" w:color="000000"/>
            </w:tcBorders>
            <w:tcMar>
              <w:top w:w="0" w:type="dxa"/>
              <w:left w:w="0" w:type="dxa"/>
              <w:bottom w:w="0" w:type="dxa"/>
              <w:right w:w="0" w:type="dxa"/>
            </w:tcMar>
            <w:vAlign w:val="center"/>
          </w:tcPr>
          <w:p w14:paraId="0000012A" w14:textId="77777777" w:rsidR="005660EC" w:rsidRPr="00155F65" w:rsidRDefault="00FB0BCD">
            <w:pPr>
              <w:jc w:val="center"/>
              <w:rPr>
                <w:sz w:val="24"/>
                <w:szCs w:val="24"/>
              </w:rPr>
            </w:pPr>
            <w:r w:rsidRPr="00155F65">
              <w:rPr>
                <w:sz w:val="24"/>
                <w:szCs w:val="24"/>
              </w:rPr>
              <w:t>FM (g)</w:t>
            </w:r>
          </w:p>
        </w:tc>
        <w:tc>
          <w:tcPr>
            <w:tcW w:w="237" w:type="dxa"/>
            <w:tcBorders>
              <w:top w:val="nil"/>
              <w:bottom w:val="single" w:sz="4" w:space="0" w:color="000000"/>
            </w:tcBorders>
            <w:tcMar>
              <w:top w:w="0" w:type="dxa"/>
              <w:left w:w="0" w:type="dxa"/>
              <w:bottom w:w="0" w:type="dxa"/>
              <w:right w:w="0" w:type="dxa"/>
            </w:tcMar>
          </w:tcPr>
          <w:p w14:paraId="0000012B" w14:textId="77777777" w:rsidR="005660EC" w:rsidRPr="00155F65" w:rsidRDefault="005660EC">
            <w:pPr>
              <w:jc w:val="center"/>
              <w:rPr>
                <w:sz w:val="24"/>
                <w:szCs w:val="24"/>
              </w:rPr>
            </w:pPr>
          </w:p>
        </w:tc>
        <w:tc>
          <w:tcPr>
            <w:tcW w:w="1123" w:type="dxa"/>
            <w:tcBorders>
              <w:top w:val="single" w:sz="4" w:space="0" w:color="000000"/>
              <w:bottom w:val="single" w:sz="4" w:space="0" w:color="000000"/>
            </w:tcBorders>
            <w:tcMar>
              <w:top w:w="0" w:type="dxa"/>
              <w:left w:w="0" w:type="dxa"/>
              <w:bottom w:w="0" w:type="dxa"/>
              <w:right w:w="0" w:type="dxa"/>
            </w:tcMar>
            <w:vAlign w:val="center"/>
          </w:tcPr>
          <w:p w14:paraId="0000012C" w14:textId="77777777" w:rsidR="005660EC" w:rsidRPr="00155F65" w:rsidRDefault="00FB0BCD">
            <w:pPr>
              <w:jc w:val="center"/>
              <w:rPr>
                <w:sz w:val="24"/>
                <w:szCs w:val="24"/>
              </w:rPr>
            </w:pPr>
            <w:r w:rsidRPr="00155F65">
              <w:rPr>
                <w:sz w:val="24"/>
                <w:szCs w:val="24"/>
              </w:rPr>
              <w:t>TL (mm)</w:t>
            </w:r>
          </w:p>
        </w:tc>
        <w:tc>
          <w:tcPr>
            <w:tcW w:w="1123" w:type="dxa"/>
            <w:tcBorders>
              <w:top w:val="single" w:sz="4" w:space="0" w:color="000000"/>
              <w:bottom w:val="single" w:sz="4" w:space="0" w:color="000000"/>
            </w:tcBorders>
            <w:tcMar>
              <w:top w:w="0" w:type="dxa"/>
              <w:left w:w="0" w:type="dxa"/>
              <w:bottom w:w="0" w:type="dxa"/>
              <w:right w:w="0" w:type="dxa"/>
            </w:tcMar>
            <w:vAlign w:val="center"/>
          </w:tcPr>
          <w:p w14:paraId="0000012D" w14:textId="77777777" w:rsidR="005660EC" w:rsidRPr="00155F65" w:rsidRDefault="00FB0BCD">
            <w:pPr>
              <w:jc w:val="center"/>
              <w:rPr>
                <w:sz w:val="24"/>
                <w:szCs w:val="24"/>
              </w:rPr>
            </w:pPr>
            <w:r w:rsidRPr="00155F65">
              <w:rPr>
                <w:sz w:val="24"/>
                <w:szCs w:val="24"/>
              </w:rPr>
              <w:t>FM (g)</w:t>
            </w:r>
          </w:p>
        </w:tc>
        <w:tc>
          <w:tcPr>
            <w:tcW w:w="236" w:type="dxa"/>
            <w:tcBorders>
              <w:top w:val="nil"/>
              <w:bottom w:val="single" w:sz="4" w:space="0" w:color="000000"/>
            </w:tcBorders>
            <w:tcMar>
              <w:top w:w="0" w:type="dxa"/>
              <w:left w:w="0" w:type="dxa"/>
              <w:bottom w:w="0" w:type="dxa"/>
              <w:right w:w="0" w:type="dxa"/>
            </w:tcMar>
          </w:tcPr>
          <w:p w14:paraId="0000012E" w14:textId="77777777" w:rsidR="005660EC" w:rsidRPr="00155F65" w:rsidRDefault="005660EC">
            <w:pPr>
              <w:jc w:val="center"/>
              <w:rPr>
                <w:sz w:val="24"/>
                <w:szCs w:val="24"/>
              </w:rPr>
            </w:pPr>
          </w:p>
        </w:tc>
        <w:tc>
          <w:tcPr>
            <w:tcW w:w="1123" w:type="dxa"/>
            <w:tcBorders>
              <w:top w:val="single" w:sz="4" w:space="0" w:color="000000"/>
              <w:bottom w:val="single" w:sz="4" w:space="0" w:color="000000"/>
            </w:tcBorders>
            <w:tcMar>
              <w:top w:w="0" w:type="dxa"/>
              <w:left w:w="0" w:type="dxa"/>
              <w:bottom w:w="0" w:type="dxa"/>
              <w:right w:w="0" w:type="dxa"/>
            </w:tcMar>
            <w:vAlign w:val="center"/>
          </w:tcPr>
          <w:p w14:paraId="0000012F" w14:textId="77777777" w:rsidR="005660EC" w:rsidRPr="00155F65" w:rsidRDefault="00FB0BCD">
            <w:pPr>
              <w:jc w:val="center"/>
              <w:rPr>
                <w:sz w:val="24"/>
                <w:szCs w:val="24"/>
              </w:rPr>
            </w:pPr>
            <w:r w:rsidRPr="00155F65">
              <w:rPr>
                <w:sz w:val="24"/>
                <w:szCs w:val="24"/>
              </w:rPr>
              <w:t>TL (mm)</w:t>
            </w:r>
          </w:p>
        </w:tc>
        <w:tc>
          <w:tcPr>
            <w:tcW w:w="1123" w:type="dxa"/>
            <w:tcBorders>
              <w:top w:val="single" w:sz="4" w:space="0" w:color="000000"/>
              <w:bottom w:val="single" w:sz="4" w:space="0" w:color="000000"/>
            </w:tcBorders>
            <w:tcMar>
              <w:top w:w="0" w:type="dxa"/>
              <w:left w:w="0" w:type="dxa"/>
              <w:bottom w:w="0" w:type="dxa"/>
              <w:right w:w="0" w:type="dxa"/>
            </w:tcMar>
            <w:vAlign w:val="center"/>
          </w:tcPr>
          <w:p w14:paraId="00000130" w14:textId="77777777" w:rsidR="005660EC" w:rsidRPr="00155F65" w:rsidRDefault="00FB0BCD">
            <w:pPr>
              <w:jc w:val="center"/>
              <w:rPr>
                <w:sz w:val="24"/>
                <w:szCs w:val="24"/>
              </w:rPr>
            </w:pPr>
            <w:r w:rsidRPr="00155F65">
              <w:rPr>
                <w:sz w:val="24"/>
                <w:szCs w:val="24"/>
              </w:rPr>
              <w:t>FM (g)</w:t>
            </w:r>
          </w:p>
        </w:tc>
        <w:tc>
          <w:tcPr>
            <w:tcW w:w="241" w:type="dxa"/>
            <w:tcBorders>
              <w:top w:val="nil"/>
              <w:bottom w:val="single" w:sz="4" w:space="0" w:color="000000"/>
            </w:tcBorders>
            <w:tcMar>
              <w:top w:w="0" w:type="dxa"/>
              <w:left w:w="0" w:type="dxa"/>
              <w:bottom w:w="0" w:type="dxa"/>
              <w:right w:w="0" w:type="dxa"/>
            </w:tcMar>
          </w:tcPr>
          <w:p w14:paraId="00000131" w14:textId="77777777" w:rsidR="005660EC" w:rsidRPr="00155F65" w:rsidRDefault="005660EC">
            <w:pPr>
              <w:jc w:val="center"/>
              <w:rPr>
                <w:sz w:val="24"/>
                <w:szCs w:val="24"/>
              </w:rPr>
            </w:pPr>
          </w:p>
        </w:tc>
        <w:tc>
          <w:tcPr>
            <w:tcW w:w="1123" w:type="dxa"/>
            <w:tcBorders>
              <w:top w:val="single" w:sz="4" w:space="0" w:color="000000"/>
              <w:bottom w:val="single" w:sz="4" w:space="0" w:color="000000"/>
            </w:tcBorders>
            <w:tcMar>
              <w:top w:w="0" w:type="dxa"/>
              <w:left w:w="0" w:type="dxa"/>
              <w:bottom w:w="0" w:type="dxa"/>
              <w:right w:w="0" w:type="dxa"/>
            </w:tcMar>
            <w:vAlign w:val="center"/>
          </w:tcPr>
          <w:p w14:paraId="00000132" w14:textId="77777777" w:rsidR="005660EC" w:rsidRPr="00155F65" w:rsidRDefault="00FB0BCD">
            <w:pPr>
              <w:jc w:val="center"/>
              <w:rPr>
                <w:sz w:val="24"/>
                <w:szCs w:val="24"/>
              </w:rPr>
            </w:pPr>
            <w:r w:rsidRPr="00155F65">
              <w:rPr>
                <w:sz w:val="24"/>
                <w:szCs w:val="24"/>
              </w:rPr>
              <w:t>TL (mm)</w:t>
            </w:r>
          </w:p>
        </w:tc>
        <w:tc>
          <w:tcPr>
            <w:tcW w:w="1123" w:type="dxa"/>
            <w:tcBorders>
              <w:top w:val="single" w:sz="4" w:space="0" w:color="000000"/>
              <w:bottom w:val="single" w:sz="4" w:space="0" w:color="000000"/>
            </w:tcBorders>
            <w:tcMar>
              <w:top w:w="0" w:type="dxa"/>
              <w:left w:w="0" w:type="dxa"/>
              <w:bottom w:w="0" w:type="dxa"/>
              <w:right w:w="0" w:type="dxa"/>
            </w:tcMar>
            <w:vAlign w:val="center"/>
          </w:tcPr>
          <w:p w14:paraId="00000133" w14:textId="77777777" w:rsidR="005660EC" w:rsidRPr="00155F65" w:rsidRDefault="00FB0BCD">
            <w:pPr>
              <w:jc w:val="center"/>
              <w:rPr>
                <w:sz w:val="24"/>
                <w:szCs w:val="24"/>
              </w:rPr>
            </w:pPr>
            <w:r w:rsidRPr="00155F65">
              <w:rPr>
                <w:sz w:val="24"/>
                <w:szCs w:val="24"/>
              </w:rPr>
              <w:t>FM (g)</w:t>
            </w:r>
          </w:p>
        </w:tc>
      </w:tr>
      <w:tr w:rsidR="005660EC" w:rsidRPr="00155F65" w14:paraId="09B6DA2B" w14:textId="77777777">
        <w:trPr>
          <w:trHeight w:val="720"/>
          <w:jc w:val="center"/>
        </w:trPr>
        <w:tc>
          <w:tcPr>
            <w:tcW w:w="1009" w:type="dxa"/>
            <w:tcBorders>
              <w:top w:val="single" w:sz="4" w:space="0" w:color="000000"/>
              <w:bottom w:val="nil"/>
            </w:tcBorders>
            <w:tcMar>
              <w:top w:w="0" w:type="dxa"/>
              <w:left w:w="0" w:type="dxa"/>
              <w:bottom w:w="0" w:type="dxa"/>
              <w:right w:w="0" w:type="dxa"/>
            </w:tcMar>
            <w:vAlign w:val="center"/>
          </w:tcPr>
          <w:p w14:paraId="00000134" w14:textId="77777777" w:rsidR="005660EC" w:rsidRPr="00155F65" w:rsidRDefault="00FB0BCD">
            <w:pPr>
              <w:jc w:val="center"/>
              <w:rPr>
                <w:sz w:val="24"/>
                <w:szCs w:val="24"/>
              </w:rPr>
            </w:pPr>
            <w:r w:rsidRPr="00155F65">
              <w:rPr>
                <w:sz w:val="24"/>
                <w:szCs w:val="24"/>
              </w:rPr>
              <w:t>Female</w:t>
            </w:r>
          </w:p>
        </w:tc>
        <w:tc>
          <w:tcPr>
            <w:tcW w:w="1152" w:type="dxa"/>
            <w:tcBorders>
              <w:top w:val="single" w:sz="4" w:space="0" w:color="000000"/>
              <w:bottom w:val="nil"/>
            </w:tcBorders>
            <w:tcMar>
              <w:top w:w="0" w:type="dxa"/>
              <w:left w:w="0" w:type="dxa"/>
              <w:bottom w:w="0" w:type="dxa"/>
              <w:right w:w="0" w:type="dxa"/>
            </w:tcMar>
            <w:vAlign w:val="center"/>
          </w:tcPr>
          <w:p w14:paraId="00000135" w14:textId="77777777" w:rsidR="005660EC" w:rsidRPr="00155F65" w:rsidRDefault="00FB0BCD">
            <w:pPr>
              <w:jc w:val="center"/>
              <w:rPr>
                <w:sz w:val="24"/>
                <w:szCs w:val="24"/>
              </w:rPr>
            </w:pPr>
            <w:r w:rsidRPr="00155F65">
              <w:rPr>
                <w:sz w:val="24"/>
                <w:szCs w:val="24"/>
              </w:rPr>
              <w:t>144.67 (16.51)</w:t>
            </w:r>
          </w:p>
        </w:tc>
        <w:tc>
          <w:tcPr>
            <w:tcW w:w="1152" w:type="dxa"/>
            <w:tcBorders>
              <w:top w:val="single" w:sz="4" w:space="0" w:color="000000"/>
              <w:bottom w:val="nil"/>
            </w:tcBorders>
            <w:tcMar>
              <w:top w:w="0" w:type="dxa"/>
              <w:left w:w="0" w:type="dxa"/>
              <w:bottom w:w="0" w:type="dxa"/>
              <w:right w:w="0" w:type="dxa"/>
            </w:tcMar>
            <w:vAlign w:val="center"/>
          </w:tcPr>
          <w:p w14:paraId="00000136" w14:textId="77777777" w:rsidR="005660EC" w:rsidRPr="00155F65" w:rsidRDefault="00FB0BCD">
            <w:pPr>
              <w:jc w:val="center"/>
              <w:rPr>
                <w:sz w:val="24"/>
                <w:szCs w:val="24"/>
              </w:rPr>
            </w:pPr>
            <w:r w:rsidRPr="00155F65">
              <w:rPr>
                <w:sz w:val="24"/>
                <w:szCs w:val="24"/>
              </w:rPr>
              <w:t>18.36 (5.95)</w:t>
            </w:r>
          </w:p>
        </w:tc>
        <w:tc>
          <w:tcPr>
            <w:tcW w:w="237" w:type="dxa"/>
            <w:tcBorders>
              <w:top w:val="single" w:sz="4" w:space="0" w:color="000000"/>
              <w:bottom w:val="nil"/>
            </w:tcBorders>
            <w:tcMar>
              <w:top w:w="0" w:type="dxa"/>
              <w:left w:w="0" w:type="dxa"/>
              <w:bottom w:w="0" w:type="dxa"/>
              <w:right w:w="0" w:type="dxa"/>
            </w:tcMar>
          </w:tcPr>
          <w:p w14:paraId="00000137" w14:textId="77777777" w:rsidR="005660EC" w:rsidRPr="00155F65" w:rsidRDefault="005660EC">
            <w:pPr>
              <w:jc w:val="center"/>
              <w:rPr>
                <w:sz w:val="24"/>
                <w:szCs w:val="24"/>
              </w:rPr>
            </w:pPr>
          </w:p>
        </w:tc>
        <w:tc>
          <w:tcPr>
            <w:tcW w:w="1123" w:type="dxa"/>
            <w:tcBorders>
              <w:top w:val="single" w:sz="4" w:space="0" w:color="000000"/>
              <w:bottom w:val="nil"/>
            </w:tcBorders>
            <w:tcMar>
              <w:top w:w="0" w:type="dxa"/>
              <w:left w:w="0" w:type="dxa"/>
              <w:bottom w:w="0" w:type="dxa"/>
              <w:right w:w="0" w:type="dxa"/>
            </w:tcMar>
            <w:vAlign w:val="center"/>
          </w:tcPr>
          <w:p w14:paraId="00000138" w14:textId="77777777" w:rsidR="005660EC" w:rsidRPr="00155F65" w:rsidRDefault="00FB0BCD">
            <w:pPr>
              <w:jc w:val="center"/>
              <w:rPr>
                <w:sz w:val="24"/>
                <w:szCs w:val="24"/>
              </w:rPr>
            </w:pPr>
            <w:r w:rsidRPr="00155F65">
              <w:rPr>
                <w:sz w:val="24"/>
                <w:szCs w:val="24"/>
              </w:rPr>
              <w:t>256.57 (11.63)</w:t>
            </w:r>
          </w:p>
        </w:tc>
        <w:tc>
          <w:tcPr>
            <w:tcW w:w="1123" w:type="dxa"/>
            <w:tcBorders>
              <w:top w:val="single" w:sz="4" w:space="0" w:color="000000"/>
              <w:bottom w:val="nil"/>
            </w:tcBorders>
            <w:tcMar>
              <w:top w:w="0" w:type="dxa"/>
              <w:left w:w="0" w:type="dxa"/>
              <w:bottom w:w="0" w:type="dxa"/>
              <w:right w:w="0" w:type="dxa"/>
            </w:tcMar>
            <w:vAlign w:val="center"/>
          </w:tcPr>
          <w:p w14:paraId="00000139" w14:textId="77777777" w:rsidR="005660EC" w:rsidRPr="00155F65" w:rsidRDefault="00FB0BCD">
            <w:pPr>
              <w:jc w:val="center"/>
              <w:rPr>
                <w:sz w:val="24"/>
                <w:szCs w:val="24"/>
              </w:rPr>
            </w:pPr>
            <w:r w:rsidRPr="00155F65">
              <w:rPr>
                <w:sz w:val="24"/>
                <w:szCs w:val="24"/>
              </w:rPr>
              <w:t>117.00 (19.16)</w:t>
            </w:r>
          </w:p>
        </w:tc>
        <w:tc>
          <w:tcPr>
            <w:tcW w:w="236" w:type="dxa"/>
            <w:tcBorders>
              <w:top w:val="single" w:sz="4" w:space="0" w:color="000000"/>
              <w:bottom w:val="nil"/>
            </w:tcBorders>
            <w:tcMar>
              <w:top w:w="0" w:type="dxa"/>
              <w:left w:w="0" w:type="dxa"/>
              <w:bottom w:w="0" w:type="dxa"/>
              <w:right w:w="0" w:type="dxa"/>
            </w:tcMar>
          </w:tcPr>
          <w:p w14:paraId="0000013A" w14:textId="77777777" w:rsidR="005660EC" w:rsidRPr="00155F65" w:rsidRDefault="005660EC">
            <w:pPr>
              <w:jc w:val="center"/>
              <w:rPr>
                <w:sz w:val="24"/>
                <w:szCs w:val="24"/>
              </w:rPr>
            </w:pPr>
          </w:p>
        </w:tc>
        <w:tc>
          <w:tcPr>
            <w:tcW w:w="1123" w:type="dxa"/>
            <w:tcBorders>
              <w:top w:val="single" w:sz="4" w:space="0" w:color="000000"/>
              <w:bottom w:val="nil"/>
            </w:tcBorders>
            <w:tcMar>
              <w:top w:w="0" w:type="dxa"/>
              <w:left w:w="0" w:type="dxa"/>
              <w:bottom w:w="0" w:type="dxa"/>
              <w:right w:w="0" w:type="dxa"/>
            </w:tcMar>
            <w:vAlign w:val="center"/>
          </w:tcPr>
          <w:p w14:paraId="0000013B" w14:textId="77777777" w:rsidR="005660EC" w:rsidRPr="00155F65" w:rsidRDefault="00FB0BCD">
            <w:pPr>
              <w:jc w:val="center"/>
              <w:rPr>
                <w:sz w:val="24"/>
                <w:szCs w:val="24"/>
              </w:rPr>
            </w:pPr>
            <w:r w:rsidRPr="00155F65">
              <w:rPr>
                <w:sz w:val="24"/>
                <w:szCs w:val="24"/>
              </w:rPr>
              <w:t>428.92 (44.40)</w:t>
            </w:r>
          </w:p>
        </w:tc>
        <w:tc>
          <w:tcPr>
            <w:tcW w:w="1123" w:type="dxa"/>
            <w:tcBorders>
              <w:top w:val="single" w:sz="4" w:space="0" w:color="000000"/>
              <w:bottom w:val="nil"/>
            </w:tcBorders>
            <w:tcMar>
              <w:top w:w="0" w:type="dxa"/>
              <w:left w:w="0" w:type="dxa"/>
              <w:bottom w:w="0" w:type="dxa"/>
              <w:right w:w="0" w:type="dxa"/>
            </w:tcMar>
            <w:vAlign w:val="center"/>
          </w:tcPr>
          <w:p w14:paraId="0000013C" w14:textId="77777777" w:rsidR="005660EC" w:rsidRPr="00155F65" w:rsidRDefault="00FB0BCD">
            <w:pPr>
              <w:jc w:val="center"/>
              <w:rPr>
                <w:sz w:val="24"/>
                <w:szCs w:val="24"/>
              </w:rPr>
            </w:pPr>
            <w:r w:rsidRPr="00155F65">
              <w:rPr>
                <w:sz w:val="24"/>
                <w:szCs w:val="24"/>
              </w:rPr>
              <w:t>676.02 (181.51)</w:t>
            </w:r>
          </w:p>
        </w:tc>
        <w:tc>
          <w:tcPr>
            <w:tcW w:w="241" w:type="dxa"/>
            <w:tcBorders>
              <w:top w:val="single" w:sz="4" w:space="0" w:color="000000"/>
              <w:bottom w:val="nil"/>
            </w:tcBorders>
            <w:tcMar>
              <w:top w:w="0" w:type="dxa"/>
              <w:left w:w="0" w:type="dxa"/>
              <w:bottom w:w="0" w:type="dxa"/>
              <w:right w:w="0" w:type="dxa"/>
            </w:tcMar>
          </w:tcPr>
          <w:p w14:paraId="0000013D" w14:textId="77777777" w:rsidR="005660EC" w:rsidRPr="00155F65" w:rsidRDefault="005660EC">
            <w:pPr>
              <w:jc w:val="center"/>
              <w:rPr>
                <w:sz w:val="24"/>
                <w:szCs w:val="24"/>
              </w:rPr>
            </w:pPr>
          </w:p>
        </w:tc>
        <w:tc>
          <w:tcPr>
            <w:tcW w:w="1123" w:type="dxa"/>
            <w:tcBorders>
              <w:top w:val="single" w:sz="4" w:space="0" w:color="000000"/>
              <w:bottom w:val="nil"/>
            </w:tcBorders>
            <w:tcMar>
              <w:top w:w="0" w:type="dxa"/>
              <w:left w:w="0" w:type="dxa"/>
              <w:bottom w:w="0" w:type="dxa"/>
              <w:right w:w="0" w:type="dxa"/>
            </w:tcMar>
            <w:vAlign w:val="center"/>
          </w:tcPr>
          <w:p w14:paraId="0000013E" w14:textId="77777777" w:rsidR="005660EC" w:rsidRPr="00155F65" w:rsidRDefault="00FB0BCD">
            <w:pPr>
              <w:jc w:val="center"/>
              <w:rPr>
                <w:sz w:val="24"/>
                <w:szCs w:val="24"/>
              </w:rPr>
            </w:pPr>
            <w:r w:rsidRPr="00155F65">
              <w:rPr>
                <w:sz w:val="24"/>
                <w:szCs w:val="24"/>
              </w:rPr>
              <w:t>380.33 (24.18)</w:t>
            </w:r>
          </w:p>
        </w:tc>
        <w:tc>
          <w:tcPr>
            <w:tcW w:w="1123" w:type="dxa"/>
            <w:tcBorders>
              <w:top w:val="single" w:sz="4" w:space="0" w:color="000000"/>
              <w:bottom w:val="nil"/>
            </w:tcBorders>
            <w:tcMar>
              <w:top w:w="0" w:type="dxa"/>
              <w:left w:w="0" w:type="dxa"/>
              <w:bottom w:w="0" w:type="dxa"/>
              <w:right w:w="0" w:type="dxa"/>
            </w:tcMar>
            <w:vAlign w:val="center"/>
          </w:tcPr>
          <w:p w14:paraId="0000013F" w14:textId="77777777" w:rsidR="005660EC" w:rsidRPr="00155F65" w:rsidRDefault="00FB0BCD">
            <w:pPr>
              <w:jc w:val="center"/>
              <w:rPr>
                <w:sz w:val="24"/>
                <w:szCs w:val="24"/>
              </w:rPr>
            </w:pPr>
            <w:r w:rsidRPr="00155F65">
              <w:rPr>
                <w:sz w:val="24"/>
                <w:szCs w:val="24"/>
              </w:rPr>
              <w:t>567.59 (122.89)</w:t>
            </w:r>
          </w:p>
        </w:tc>
      </w:tr>
      <w:tr w:rsidR="005660EC" w:rsidRPr="00155F65" w14:paraId="46DC4CC2" w14:textId="77777777">
        <w:trPr>
          <w:trHeight w:val="720"/>
          <w:jc w:val="center"/>
        </w:trPr>
        <w:tc>
          <w:tcPr>
            <w:tcW w:w="1009" w:type="dxa"/>
            <w:tcBorders>
              <w:top w:val="nil"/>
              <w:bottom w:val="single" w:sz="12" w:space="0" w:color="000000"/>
            </w:tcBorders>
            <w:tcMar>
              <w:top w:w="0" w:type="dxa"/>
              <w:left w:w="0" w:type="dxa"/>
              <w:bottom w:w="0" w:type="dxa"/>
              <w:right w:w="0" w:type="dxa"/>
            </w:tcMar>
            <w:vAlign w:val="center"/>
          </w:tcPr>
          <w:p w14:paraId="00000140" w14:textId="77777777" w:rsidR="005660EC" w:rsidRPr="00155F65" w:rsidRDefault="00FB0BCD">
            <w:pPr>
              <w:jc w:val="center"/>
              <w:rPr>
                <w:sz w:val="24"/>
                <w:szCs w:val="24"/>
              </w:rPr>
            </w:pPr>
            <w:r w:rsidRPr="00155F65">
              <w:rPr>
                <w:sz w:val="24"/>
                <w:szCs w:val="24"/>
              </w:rPr>
              <w:t>Male</w:t>
            </w:r>
          </w:p>
        </w:tc>
        <w:tc>
          <w:tcPr>
            <w:tcW w:w="1152" w:type="dxa"/>
            <w:tcBorders>
              <w:top w:val="nil"/>
              <w:bottom w:val="single" w:sz="12" w:space="0" w:color="000000"/>
            </w:tcBorders>
            <w:tcMar>
              <w:top w:w="0" w:type="dxa"/>
              <w:left w:w="0" w:type="dxa"/>
              <w:bottom w:w="0" w:type="dxa"/>
              <w:right w:w="0" w:type="dxa"/>
            </w:tcMar>
            <w:vAlign w:val="center"/>
          </w:tcPr>
          <w:p w14:paraId="00000141" w14:textId="77777777" w:rsidR="005660EC" w:rsidRPr="00155F65" w:rsidRDefault="00FB0BCD">
            <w:pPr>
              <w:jc w:val="center"/>
              <w:rPr>
                <w:sz w:val="24"/>
                <w:szCs w:val="24"/>
              </w:rPr>
            </w:pPr>
            <w:r w:rsidRPr="00155F65">
              <w:rPr>
                <w:sz w:val="24"/>
                <w:szCs w:val="24"/>
              </w:rPr>
              <w:t>140.83 (9.22)</w:t>
            </w:r>
          </w:p>
        </w:tc>
        <w:tc>
          <w:tcPr>
            <w:tcW w:w="1152" w:type="dxa"/>
            <w:tcBorders>
              <w:top w:val="nil"/>
              <w:bottom w:val="single" w:sz="12" w:space="0" w:color="000000"/>
            </w:tcBorders>
            <w:tcMar>
              <w:top w:w="0" w:type="dxa"/>
              <w:left w:w="0" w:type="dxa"/>
              <w:bottom w:w="0" w:type="dxa"/>
              <w:right w:w="0" w:type="dxa"/>
            </w:tcMar>
            <w:vAlign w:val="center"/>
          </w:tcPr>
          <w:p w14:paraId="00000142" w14:textId="77777777" w:rsidR="005660EC" w:rsidRPr="00155F65" w:rsidRDefault="00FB0BCD">
            <w:pPr>
              <w:jc w:val="center"/>
              <w:rPr>
                <w:sz w:val="24"/>
                <w:szCs w:val="24"/>
              </w:rPr>
            </w:pPr>
            <w:r w:rsidRPr="00155F65">
              <w:rPr>
                <w:sz w:val="24"/>
                <w:szCs w:val="24"/>
              </w:rPr>
              <w:t>13.85 (2.27)</w:t>
            </w:r>
          </w:p>
        </w:tc>
        <w:tc>
          <w:tcPr>
            <w:tcW w:w="237" w:type="dxa"/>
            <w:tcBorders>
              <w:top w:val="nil"/>
              <w:bottom w:val="single" w:sz="12" w:space="0" w:color="000000"/>
            </w:tcBorders>
            <w:tcMar>
              <w:top w:w="0" w:type="dxa"/>
              <w:left w:w="0" w:type="dxa"/>
              <w:bottom w:w="0" w:type="dxa"/>
              <w:right w:w="0" w:type="dxa"/>
            </w:tcMar>
          </w:tcPr>
          <w:p w14:paraId="00000143" w14:textId="77777777" w:rsidR="005660EC" w:rsidRPr="00155F65" w:rsidRDefault="005660EC">
            <w:pPr>
              <w:jc w:val="center"/>
              <w:rPr>
                <w:sz w:val="24"/>
                <w:szCs w:val="24"/>
              </w:rPr>
            </w:pPr>
          </w:p>
        </w:tc>
        <w:tc>
          <w:tcPr>
            <w:tcW w:w="1123" w:type="dxa"/>
            <w:tcBorders>
              <w:top w:val="nil"/>
              <w:bottom w:val="single" w:sz="12" w:space="0" w:color="000000"/>
            </w:tcBorders>
            <w:tcMar>
              <w:top w:w="0" w:type="dxa"/>
              <w:left w:w="0" w:type="dxa"/>
              <w:bottom w:w="0" w:type="dxa"/>
              <w:right w:w="0" w:type="dxa"/>
            </w:tcMar>
            <w:vAlign w:val="center"/>
          </w:tcPr>
          <w:p w14:paraId="00000144" w14:textId="77777777" w:rsidR="005660EC" w:rsidRPr="00155F65" w:rsidRDefault="00FB0BCD">
            <w:pPr>
              <w:jc w:val="center"/>
              <w:rPr>
                <w:sz w:val="24"/>
                <w:szCs w:val="24"/>
              </w:rPr>
            </w:pPr>
            <w:r w:rsidRPr="00155F65">
              <w:rPr>
                <w:sz w:val="24"/>
                <w:szCs w:val="24"/>
              </w:rPr>
              <w:t>285.75 (40.86)</w:t>
            </w:r>
          </w:p>
        </w:tc>
        <w:tc>
          <w:tcPr>
            <w:tcW w:w="1123" w:type="dxa"/>
            <w:tcBorders>
              <w:top w:val="nil"/>
              <w:bottom w:val="single" w:sz="12" w:space="0" w:color="000000"/>
            </w:tcBorders>
            <w:tcMar>
              <w:top w:w="0" w:type="dxa"/>
              <w:left w:w="0" w:type="dxa"/>
              <w:bottom w:w="0" w:type="dxa"/>
              <w:right w:w="0" w:type="dxa"/>
            </w:tcMar>
            <w:vAlign w:val="center"/>
          </w:tcPr>
          <w:p w14:paraId="00000145" w14:textId="77777777" w:rsidR="005660EC" w:rsidRPr="00155F65" w:rsidRDefault="00FB0BCD">
            <w:pPr>
              <w:jc w:val="center"/>
              <w:rPr>
                <w:sz w:val="24"/>
                <w:szCs w:val="24"/>
              </w:rPr>
            </w:pPr>
            <w:r w:rsidRPr="00155F65">
              <w:rPr>
                <w:sz w:val="24"/>
                <w:szCs w:val="24"/>
              </w:rPr>
              <w:t>171.34 (87.22)</w:t>
            </w:r>
          </w:p>
        </w:tc>
        <w:tc>
          <w:tcPr>
            <w:tcW w:w="236" w:type="dxa"/>
            <w:tcBorders>
              <w:top w:val="nil"/>
              <w:bottom w:val="single" w:sz="12" w:space="0" w:color="000000"/>
            </w:tcBorders>
            <w:tcMar>
              <w:top w:w="0" w:type="dxa"/>
              <w:left w:w="0" w:type="dxa"/>
              <w:bottom w:w="0" w:type="dxa"/>
              <w:right w:w="0" w:type="dxa"/>
            </w:tcMar>
          </w:tcPr>
          <w:p w14:paraId="00000146" w14:textId="77777777" w:rsidR="005660EC" w:rsidRPr="00155F65" w:rsidRDefault="005660EC">
            <w:pPr>
              <w:jc w:val="center"/>
              <w:rPr>
                <w:sz w:val="24"/>
                <w:szCs w:val="24"/>
              </w:rPr>
            </w:pPr>
          </w:p>
        </w:tc>
        <w:tc>
          <w:tcPr>
            <w:tcW w:w="1123" w:type="dxa"/>
            <w:tcBorders>
              <w:top w:val="nil"/>
              <w:bottom w:val="single" w:sz="12" w:space="0" w:color="000000"/>
            </w:tcBorders>
            <w:tcMar>
              <w:top w:w="0" w:type="dxa"/>
              <w:left w:w="0" w:type="dxa"/>
              <w:bottom w:w="0" w:type="dxa"/>
              <w:right w:w="0" w:type="dxa"/>
            </w:tcMar>
            <w:vAlign w:val="center"/>
          </w:tcPr>
          <w:p w14:paraId="00000147" w14:textId="77777777" w:rsidR="005660EC" w:rsidRPr="00155F65" w:rsidRDefault="00FB0BCD">
            <w:pPr>
              <w:jc w:val="center"/>
              <w:rPr>
                <w:sz w:val="24"/>
                <w:szCs w:val="24"/>
              </w:rPr>
            </w:pPr>
            <w:r w:rsidRPr="00155F65">
              <w:rPr>
                <w:sz w:val="24"/>
                <w:szCs w:val="24"/>
              </w:rPr>
              <w:t>400.25 (34.35)</w:t>
            </w:r>
          </w:p>
        </w:tc>
        <w:tc>
          <w:tcPr>
            <w:tcW w:w="1123" w:type="dxa"/>
            <w:tcBorders>
              <w:top w:val="nil"/>
              <w:bottom w:val="single" w:sz="12" w:space="0" w:color="000000"/>
            </w:tcBorders>
            <w:tcMar>
              <w:top w:w="0" w:type="dxa"/>
              <w:left w:w="0" w:type="dxa"/>
              <w:bottom w:w="0" w:type="dxa"/>
              <w:right w:w="0" w:type="dxa"/>
            </w:tcMar>
            <w:vAlign w:val="center"/>
          </w:tcPr>
          <w:p w14:paraId="00000148" w14:textId="77777777" w:rsidR="005660EC" w:rsidRPr="00155F65" w:rsidRDefault="00FB0BCD">
            <w:pPr>
              <w:jc w:val="center"/>
              <w:rPr>
                <w:sz w:val="24"/>
                <w:szCs w:val="24"/>
              </w:rPr>
            </w:pPr>
            <w:r w:rsidRPr="00155F65">
              <w:rPr>
                <w:sz w:val="24"/>
                <w:szCs w:val="24"/>
              </w:rPr>
              <w:t>523.82 (134.65)</w:t>
            </w:r>
          </w:p>
        </w:tc>
        <w:tc>
          <w:tcPr>
            <w:tcW w:w="241" w:type="dxa"/>
            <w:tcBorders>
              <w:top w:val="nil"/>
              <w:bottom w:val="single" w:sz="12" w:space="0" w:color="000000"/>
            </w:tcBorders>
            <w:tcMar>
              <w:top w:w="0" w:type="dxa"/>
              <w:left w:w="0" w:type="dxa"/>
              <w:bottom w:w="0" w:type="dxa"/>
              <w:right w:w="0" w:type="dxa"/>
            </w:tcMar>
          </w:tcPr>
          <w:p w14:paraId="00000149" w14:textId="77777777" w:rsidR="005660EC" w:rsidRPr="00155F65" w:rsidRDefault="005660EC">
            <w:pPr>
              <w:jc w:val="center"/>
              <w:rPr>
                <w:sz w:val="24"/>
                <w:szCs w:val="24"/>
              </w:rPr>
            </w:pPr>
          </w:p>
        </w:tc>
        <w:tc>
          <w:tcPr>
            <w:tcW w:w="1123" w:type="dxa"/>
            <w:tcBorders>
              <w:top w:val="nil"/>
              <w:bottom w:val="single" w:sz="12" w:space="0" w:color="000000"/>
            </w:tcBorders>
            <w:tcMar>
              <w:top w:w="0" w:type="dxa"/>
              <w:left w:w="0" w:type="dxa"/>
              <w:bottom w:w="0" w:type="dxa"/>
              <w:right w:w="0" w:type="dxa"/>
            </w:tcMar>
            <w:vAlign w:val="center"/>
          </w:tcPr>
          <w:p w14:paraId="0000014A" w14:textId="77777777" w:rsidR="005660EC" w:rsidRPr="00155F65" w:rsidRDefault="00FB0BCD">
            <w:pPr>
              <w:jc w:val="center"/>
              <w:rPr>
                <w:sz w:val="24"/>
                <w:szCs w:val="24"/>
              </w:rPr>
            </w:pPr>
            <w:r w:rsidRPr="00155F65">
              <w:rPr>
                <w:sz w:val="24"/>
                <w:szCs w:val="24"/>
              </w:rPr>
              <w:t>366.56 (25.30)</w:t>
            </w:r>
          </w:p>
        </w:tc>
        <w:tc>
          <w:tcPr>
            <w:tcW w:w="1123" w:type="dxa"/>
            <w:tcBorders>
              <w:top w:val="nil"/>
              <w:bottom w:val="single" w:sz="12" w:space="0" w:color="000000"/>
            </w:tcBorders>
            <w:tcMar>
              <w:top w:w="0" w:type="dxa"/>
              <w:left w:w="0" w:type="dxa"/>
              <w:bottom w:w="0" w:type="dxa"/>
              <w:right w:w="0" w:type="dxa"/>
            </w:tcMar>
            <w:vAlign w:val="center"/>
          </w:tcPr>
          <w:p w14:paraId="0000014B" w14:textId="77777777" w:rsidR="005660EC" w:rsidRPr="00155F65" w:rsidRDefault="00FB0BCD">
            <w:pPr>
              <w:jc w:val="center"/>
              <w:rPr>
                <w:sz w:val="24"/>
                <w:szCs w:val="24"/>
              </w:rPr>
            </w:pPr>
            <w:r w:rsidRPr="00155F65">
              <w:rPr>
                <w:sz w:val="24"/>
                <w:szCs w:val="24"/>
              </w:rPr>
              <w:t>443.29 (103.16)</w:t>
            </w:r>
          </w:p>
        </w:tc>
      </w:tr>
    </w:tbl>
    <w:p w14:paraId="0000014C" w14:textId="77777777" w:rsidR="005660EC" w:rsidRPr="00155F65" w:rsidRDefault="005660EC"/>
    <w:p w14:paraId="0000014D" w14:textId="77777777" w:rsidR="005660EC" w:rsidRPr="00155F65" w:rsidRDefault="005660EC"/>
    <w:p w14:paraId="0000014E" w14:textId="77777777" w:rsidR="005660EC" w:rsidRPr="00155F65" w:rsidRDefault="005660EC"/>
    <w:p w14:paraId="0000014F" w14:textId="77777777" w:rsidR="005660EC" w:rsidRPr="00155F65" w:rsidRDefault="005660EC"/>
    <w:p w14:paraId="00000150" w14:textId="77777777" w:rsidR="005660EC" w:rsidRPr="00155F65" w:rsidRDefault="00FB0BCD">
      <w:r w:rsidRPr="00155F65">
        <w:t>Table 3. Mean (SD) egg diameter of females with the number of eggs measured (N) from Lake Southern Konnevesi (LK-Vendace (</w:t>
      </w:r>
      <w:r w:rsidRPr="00155F65">
        <w:rPr>
          <w:i/>
        </w:rPr>
        <w:t>Coregonus albula</w:t>
      </w:r>
      <w:r w:rsidRPr="00155F65">
        <w:t>) and LK-Whitefish (</w:t>
      </w:r>
      <w:r w:rsidRPr="00155F65">
        <w:rPr>
          <w:i/>
        </w:rPr>
        <w:t>C. lavaretus</w:t>
      </w:r>
      <w:r w:rsidRPr="00155F65">
        <w:t>)), Lake Superior (LS-Cisco (</w:t>
      </w:r>
      <w:r w:rsidRPr="00155F65">
        <w:rPr>
          <w:i/>
        </w:rPr>
        <w:t>C. artedi</w:t>
      </w:r>
      <w:r w:rsidRPr="00155F65">
        <w:t>)), and Lake Ontario (LO-Cisco).</w:t>
      </w:r>
    </w:p>
    <w:p w14:paraId="00000151" w14:textId="77777777" w:rsidR="005660EC" w:rsidRPr="00155F65" w:rsidRDefault="005660EC"/>
    <w:tbl>
      <w:tblPr>
        <w:tblStyle w:val="afff8"/>
        <w:tblW w:w="5055" w:type="dxa"/>
        <w:jc w:val="center"/>
        <w:tblBorders>
          <w:top w:val="nil"/>
          <w:left w:val="nil"/>
          <w:bottom w:val="nil"/>
          <w:right w:val="nil"/>
          <w:insideH w:val="nil"/>
          <w:insideV w:val="nil"/>
        </w:tblBorders>
        <w:tblLayout w:type="fixed"/>
        <w:tblLook w:val="0600" w:firstRow="0" w:lastRow="0" w:firstColumn="0" w:lastColumn="0" w:noHBand="1" w:noVBand="1"/>
      </w:tblPr>
      <w:tblGrid>
        <w:gridCol w:w="1950"/>
        <w:gridCol w:w="2160"/>
        <w:gridCol w:w="945"/>
      </w:tblGrid>
      <w:tr w:rsidR="005660EC" w:rsidRPr="00155F65" w14:paraId="0C797D9B" w14:textId="77777777">
        <w:trPr>
          <w:trHeight w:val="431"/>
          <w:jc w:val="center"/>
        </w:trPr>
        <w:tc>
          <w:tcPr>
            <w:tcW w:w="1950" w:type="dxa"/>
            <w:tcBorders>
              <w:top w:val="single" w:sz="12" w:space="0" w:color="000000"/>
              <w:left w:val="nil"/>
              <w:bottom w:val="single" w:sz="8" w:space="0" w:color="000000"/>
              <w:right w:val="nil"/>
            </w:tcBorders>
            <w:tcMar>
              <w:top w:w="0" w:type="dxa"/>
              <w:left w:w="0" w:type="dxa"/>
              <w:bottom w:w="0" w:type="dxa"/>
              <w:right w:w="0" w:type="dxa"/>
            </w:tcMar>
            <w:vAlign w:val="center"/>
          </w:tcPr>
          <w:p w14:paraId="00000152" w14:textId="77777777" w:rsidR="005660EC" w:rsidRPr="00155F65" w:rsidRDefault="00FB0BCD">
            <w:pPr>
              <w:jc w:val="center"/>
              <w:rPr>
                <w:sz w:val="24"/>
                <w:szCs w:val="24"/>
              </w:rPr>
            </w:pPr>
            <w:r w:rsidRPr="00155F65">
              <w:rPr>
                <w:sz w:val="24"/>
                <w:szCs w:val="24"/>
              </w:rPr>
              <w:t>Population</w:t>
            </w:r>
          </w:p>
        </w:tc>
        <w:tc>
          <w:tcPr>
            <w:tcW w:w="2160" w:type="dxa"/>
            <w:tcBorders>
              <w:top w:val="single" w:sz="12" w:space="0" w:color="000000"/>
              <w:left w:val="nil"/>
              <w:bottom w:val="single" w:sz="8" w:space="0" w:color="000000"/>
              <w:right w:val="nil"/>
            </w:tcBorders>
            <w:tcMar>
              <w:top w:w="0" w:type="dxa"/>
              <w:left w:w="0" w:type="dxa"/>
              <w:bottom w:w="0" w:type="dxa"/>
              <w:right w:w="0" w:type="dxa"/>
            </w:tcMar>
            <w:vAlign w:val="center"/>
          </w:tcPr>
          <w:p w14:paraId="00000153" w14:textId="77777777" w:rsidR="005660EC" w:rsidRPr="00155F65" w:rsidRDefault="00FB0BCD">
            <w:pPr>
              <w:jc w:val="center"/>
              <w:rPr>
                <w:sz w:val="24"/>
                <w:szCs w:val="24"/>
              </w:rPr>
            </w:pPr>
            <w:r w:rsidRPr="00155F65">
              <w:rPr>
                <w:sz w:val="24"/>
                <w:szCs w:val="24"/>
              </w:rPr>
              <w:t>Egg diameter (mm)</w:t>
            </w:r>
          </w:p>
        </w:tc>
        <w:tc>
          <w:tcPr>
            <w:tcW w:w="945" w:type="dxa"/>
            <w:tcBorders>
              <w:top w:val="single" w:sz="12" w:space="0" w:color="000000"/>
              <w:left w:val="nil"/>
              <w:bottom w:val="single" w:sz="8" w:space="0" w:color="000000"/>
              <w:right w:val="nil"/>
            </w:tcBorders>
            <w:tcMar>
              <w:top w:w="0" w:type="dxa"/>
              <w:left w:w="0" w:type="dxa"/>
              <w:bottom w:w="0" w:type="dxa"/>
              <w:right w:w="0" w:type="dxa"/>
            </w:tcMar>
            <w:vAlign w:val="center"/>
          </w:tcPr>
          <w:p w14:paraId="00000154" w14:textId="77777777" w:rsidR="005660EC" w:rsidRPr="00155F65" w:rsidRDefault="00FB0BCD">
            <w:pPr>
              <w:jc w:val="center"/>
              <w:rPr>
                <w:sz w:val="24"/>
                <w:szCs w:val="24"/>
              </w:rPr>
            </w:pPr>
            <w:r w:rsidRPr="00155F65">
              <w:rPr>
                <w:sz w:val="24"/>
                <w:szCs w:val="24"/>
              </w:rPr>
              <w:t>N</w:t>
            </w:r>
          </w:p>
        </w:tc>
      </w:tr>
      <w:tr w:rsidR="005660EC" w:rsidRPr="00155F65" w14:paraId="2BD44F98" w14:textId="77777777">
        <w:trPr>
          <w:trHeight w:val="431"/>
          <w:jc w:val="center"/>
        </w:trPr>
        <w:tc>
          <w:tcPr>
            <w:tcW w:w="1950" w:type="dxa"/>
            <w:tcBorders>
              <w:top w:val="nil"/>
              <w:left w:val="nil"/>
              <w:bottom w:val="nil"/>
              <w:right w:val="nil"/>
            </w:tcBorders>
            <w:tcMar>
              <w:top w:w="0" w:type="dxa"/>
              <w:left w:w="0" w:type="dxa"/>
              <w:bottom w:w="0" w:type="dxa"/>
              <w:right w:w="0" w:type="dxa"/>
            </w:tcMar>
            <w:vAlign w:val="center"/>
          </w:tcPr>
          <w:p w14:paraId="00000155" w14:textId="77777777" w:rsidR="005660EC" w:rsidRPr="00155F65" w:rsidRDefault="00FB0BCD">
            <w:pPr>
              <w:jc w:val="center"/>
              <w:rPr>
                <w:sz w:val="24"/>
                <w:szCs w:val="24"/>
              </w:rPr>
            </w:pPr>
            <w:r w:rsidRPr="00155F65">
              <w:rPr>
                <w:sz w:val="24"/>
                <w:szCs w:val="24"/>
              </w:rPr>
              <w:t>LK-Vendace</w:t>
            </w:r>
          </w:p>
        </w:tc>
        <w:tc>
          <w:tcPr>
            <w:tcW w:w="2160" w:type="dxa"/>
            <w:tcBorders>
              <w:top w:val="nil"/>
              <w:left w:val="nil"/>
              <w:bottom w:val="nil"/>
              <w:right w:val="nil"/>
            </w:tcBorders>
            <w:tcMar>
              <w:top w:w="0" w:type="dxa"/>
              <w:left w:w="0" w:type="dxa"/>
              <w:bottom w:w="0" w:type="dxa"/>
              <w:right w:w="0" w:type="dxa"/>
            </w:tcMar>
            <w:vAlign w:val="center"/>
          </w:tcPr>
          <w:p w14:paraId="00000156" w14:textId="77777777" w:rsidR="005660EC" w:rsidRPr="00155F65" w:rsidRDefault="00FB0BCD">
            <w:pPr>
              <w:jc w:val="center"/>
              <w:rPr>
                <w:sz w:val="24"/>
                <w:szCs w:val="24"/>
              </w:rPr>
            </w:pPr>
            <w:r w:rsidRPr="00155F65">
              <w:rPr>
                <w:sz w:val="24"/>
                <w:szCs w:val="24"/>
              </w:rPr>
              <w:t>1.58 (0.11)</w:t>
            </w:r>
          </w:p>
        </w:tc>
        <w:tc>
          <w:tcPr>
            <w:tcW w:w="945" w:type="dxa"/>
            <w:tcBorders>
              <w:top w:val="nil"/>
              <w:left w:val="nil"/>
              <w:bottom w:val="nil"/>
              <w:right w:val="nil"/>
            </w:tcBorders>
            <w:tcMar>
              <w:top w:w="0" w:type="dxa"/>
              <w:left w:w="0" w:type="dxa"/>
              <w:bottom w:w="0" w:type="dxa"/>
              <w:right w:w="0" w:type="dxa"/>
            </w:tcMar>
            <w:vAlign w:val="center"/>
          </w:tcPr>
          <w:p w14:paraId="00000157" w14:textId="77777777" w:rsidR="005660EC" w:rsidRPr="00155F65" w:rsidRDefault="00FB0BCD">
            <w:pPr>
              <w:jc w:val="center"/>
              <w:rPr>
                <w:sz w:val="24"/>
                <w:szCs w:val="24"/>
              </w:rPr>
            </w:pPr>
            <w:r w:rsidRPr="00155F65">
              <w:rPr>
                <w:sz w:val="24"/>
                <w:szCs w:val="24"/>
              </w:rPr>
              <w:t>273</w:t>
            </w:r>
          </w:p>
        </w:tc>
      </w:tr>
      <w:tr w:rsidR="005660EC" w:rsidRPr="00155F65" w14:paraId="0AFE3B1C" w14:textId="77777777">
        <w:trPr>
          <w:trHeight w:val="431"/>
          <w:jc w:val="center"/>
        </w:trPr>
        <w:tc>
          <w:tcPr>
            <w:tcW w:w="1950" w:type="dxa"/>
            <w:tcBorders>
              <w:top w:val="nil"/>
              <w:left w:val="nil"/>
              <w:bottom w:val="nil"/>
              <w:right w:val="nil"/>
            </w:tcBorders>
            <w:tcMar>
              <w:top w:w="0" w:type="dxa"/>
              <w:left w:w="0" w:type="dxa"/>
              <w:bottom w:w="0" w:type="dxa"/>
              <w:right w:w="0" w:type="dxa"/>
            </w:tcMar>
            <w:vAlign w:val="center"/>
          </w:tcPr>
          <w:p w14:paraId="00000158" w14:textId="77777777" w:rsidR="005660EC" w:rsidRPr="00155F65" w:rsidRDefault="00FB0BCD">
            <w:pPr>
              <w:jc w:val="center"/>
              <w:rPr>
                <w:sz w:val="24"/>
                <w:szCs w:val="24"/>
              </w:rPr>
            </w:pPr>
            <w:r w:rsidRPr="00155F65">
              <w:rPr>
                <w:sz w:val="24"/>
                <w:szCs w:val="24"/>
              </w:rPr>
              <w:t>LK-Whitefish</w:t>
            </w:r>
          </w:p>
        </w:tc>
        <w:tc>
          <w:tcPr>
            <w:tcW w:w="2160" w:type="dxa"/>
            <w:tcBorders>
              <w:top w:val="nil"/>
              <w:left w:val="nil"/>
              <w:bottom w:val="nil"/>
              <w:right w:val="nil"/>
            </w:tcBorders>
            <w:tcMar>
              <w:top w:w="0" w:type="dxa"/>
              <w:left w:w="0" w:type="dxa"/>
              <w:bottom w:w="0" w:type="dxa"/>
              <w:right w:w="0" w:type="dxa"/>
            </w:tcMar>
            <w:vAlign w:val="center"/>
          </w:tcPr>
          <w:p w14:paraId="00000159" w14:textId="77777777" w:rsidR="005660EC" w:rsidRPr="00155F65" w:rsidRDefault="00FB0BCD">
            <w:pPr>
              <w:jc w:val="center"/>
              <w:rPr>
                <w:sz w:val="24"/>
                <w:szCs w:val="24"/>
              </w:rPr>
            </w:pPr>
            <w:r w:rsidRPr="00155F65">
              <w:rPr>
                <w:sz w:val="24"/>
                <w:szCs w:val="24"/>
              </w:rPr>
              <w:t>2.13 (0.12)</w:t>
            </w:r>
          </w:p>
        </w:tc>
        <w:tc>
          <w:tcPr>
            <w:tcW w:w="945" w:type="dxa"/>
            <w:tcBorders>
              <w:top w:val="nil"/>
              <w:left w:val="nil"/>
              <w:bottom w:val="nil"/>
              <w:right w:val="nil"/>
            </w:tcBorders>
            <w:tcMar>
              <w:top w:w="0" w:type="dxa"/>
              <w:left w:w="0" w:type="dxa"/>
              <w:bottom w:w="0" w:type="dxa"/>
              <w:right w:w="0" w:type="dxa"/>
            </w:tcMar>
            <w:vAlign w:val="center"/>
          </w:tcPr>
          <w:p w14:paraId="0000015A" w14:textId="77777777" w:rsidR="005660EC" w:rsidRPr="00155F65" w:rsidRDefault="00FB0BCD">
            <w:pPr>
              <w:jc w:val="center"/>
              <w:rPr>
                <w:sz w:val="24"/>
                <w:szCs w:val="24"/>
              </w:rPr>
            </w:pPr>
            <w:r w:rsidRPr="00155F65">
              <w:rPr>
                <w:sz w:val="24"/>
                <w:szCs w:val="24"/>
              </w:rPr>
              <w:t>70</w:t>
            </w:r>
          </w:p>
        </w:tc>
      </w:tr>
      <w:tr w:rsidR="005660EC" w:rsidRPr="00155F65" w14:paraId="562E602F" w14:textId="77777777">
        <w:trPr>
          <w:trHeight w:val="431"/>
          <w:jc w:val="center"/>
        </w:trPr>
        <w:tc>
          <w:tcPr>
            <w:tcW w:w="1950" w:type="dxa"/>
            <w:tcBorders>
              <w:top w:val="nil"/>
              <w:left w:val="nil"/>
              <w:bottom w:val="nil"/>
              <w:right w:val="nil"/>
            </w:tcBorders>
            <w:tcMar>
              <w:top w:w="0" w:type="dxa"/>
              <w:left w:w="0" w:type="dxa"/>
              <w:bottom w:w="0" w:type="dxa"/>
              <w:right w:w="0" w:type="dxa"/>
            </w:tcMar>
            <w:vAlign w:val="center"/>
          </w:tcPr>
          <w:p w14:paraId="0000015B" w14:textId="77777777" w:rsidR="005660EC" w:rsidRPr="00155F65" w:rsidRDefault="00FB0BCD">
            <w:pPr>
              <w:jc w:val="center"/>
              <w:rPr>
                <w:sz w:val="24"/>
                <w:szCs w:val="24"/>
              </w:rPr>
            </w:pPr>
            <w:r w:rsidRPr="00155F65">
              <w:rPr>
                <w:sz w:val="24"/>
                <w:szCs w:val="24"/>
              </w:rPr>
              <w:t>LS-Cisco</w:t>
            </w:r>
          </w:p>
        </w:tc>
        <w:tc>
          <w:tcPr>
            <w:tcW w:w="2160" w:type="dxa"/>
            <w:tcBorders>
              <w:top w:val="nil"/>
              <w:left w:val="nil"/>
              <w:bottom w:val="nil"/>
              <w:right w:val="nil"/>
            </w:tcBorders>
            <w:tcMar>
              <w:top w:w="0" w:type="dxa"/>
              <w:left w:w="0" w:type="dxa"/>
              <w:bottom w:w="0" w:type="dxa"/>
              <w:right w:w="0" w:type="dxa"/>
            </w:tcMar>
            <w:vAlign w:val="center"/>
          </w:tcPr>
          <w:p w14:paraId="0000015C" w14:textId="77777777" w:rsidR="005660EC" w:rsidRPr="00155F65" w:rsidRDefault="00FB0BCD">
            <w:pPr>
              <w:jc w:val="center"/>
              <w:rPr>
                <w:sz w:val="24"/>
                <w:szCs w:val="24"/>
              </w:rPr>
            </w:pPr>
            <w:r w:rsidRPr="00155F65">
              <w:rPr>
                <w:sz w:val="24"/>
                <w:szCs w:val="24"/>
              </w:rPr>
              <w:t>2.14 (0.12)</w:t>
            </w:r>
          </w:p>
        </w:tc>
        <w:tc>
          <w:tcPr>
            <w:tcW w:w="945" w:type="dxa"/>
            <w:tcBorders>
              <w:top w:val="nil"/>
              <w:left w:val="nil"/>
              <w:bottom w:val="nil"/>
              <w:right w:val="nil"/>
            </w:tcBorders>
            <w:tcMar>
              <w:top w:w="0" w:type="dxa"/>
              <w:left w:w="0" w:type="dxa"/>
              <w:bottom w:w="0" w:type="dxa"/>
              <w:right w:w="0" w:type="dxa"/>
            </w:tcMar>
            <w:vAlign w:val="center"/>
          </w:tcPr>
          <w:p w14:paraId="0000015D" w14:textId="77777777" w:rsidR="005660EC" w:rsidRPr="00155F65" w:rsidRDefault="00FB0BCD">
            <w:pPr>
              <w:jc w:val="center"/>
              <w:rPr>
                <w:sz w:val="24"/>
                <w:szCs w:val="24"/>
              </w:rPr>
            </w:pPr>
            <w:r w:rsidRPr="00155F65">
              <w:rPr>
                <w:sz w:val="24"/>
                <w:szCs w:val="24"/>
              </w:rPr>
              <w:t>140</w:t>
            </w:r>
          </w:p>
        </w:tc>
      </w:tr>
      <w:tr w:rsidR="005660EC" w:rsidRPr="00155F65" w14:paraId="4C2CE20F" w14:textId="77777777">
        <w:trPr>
          <w:trHeight w:val="431"/>
          <w:jc w:val="center"/>
        </w:trPr>
        <w:tc>
          <w:tcPr>
            <w:tcW w:w="1950" w:type="dxa"/>
            <w:tcBorders>
              <w:top w:val="nil"/>
              <w:left w:val="nil"/>
              <w:bottom w:val="single" w:sz="12" w:space="0" w:color="000000"/>
              <w:right w:val="nil"/>
            </w:tcBorders>
            <w:tcMar>
              <w:top w:w="0" w:type="dxa"/>
              <w:left w:w="0" w:type="dxa"/>
              <w:bottom w:w="0" w:type="dxa"/>
              <w:right w:w="0" w:type="dxa"/>
            </w:tcMar>
            <w:vAlign w:val="center"/>
          </w:tcPr>
          <w:p w14:paraId="0000015E" w14:textId="77777777" w:rsidR="005660EC" w:rsidRPr="00155F65" w:rsidRDefault="00FB0BCD">
            <w:pPr>
              <w:jc w:val="center"/>
              <w:rPr>
                <w:sz w:val="24"/>
                <w:szCs w:val="24"/>
              </w:rPr>
            </w:pPr>
            <w:r w:rsidRPr="00155F65">
              <w:rPr>
                <w:sz w:val="24"/>
                <w:szCs w:val="24"/>
              </w:rPr>
              <w:t>LO-Cisco</w:t>
            </w:r>
          </w:p>
        </w:tc>
        <w:tc>
          <w:tcPr>
            <w:tcW w:w="2160" w:type="dxa"/>
            <w:tcBorders>
              <w:top w:val="nil"/>
              <w:left w:val="nil"/>
              <w:bottom w:val="single" w:sz="12" w:space="0" w:color="000000"/>
              <w:right w:val="nil"/>
            </w:tcBorders>
            <w:tcMar>
              <w:top w:w="0" w:type="dxa"/>
              <w:left w:w="0" w:type="dxa"/>
              <w:bottom w:w="0" w:type="dxa"/>
              <w:right w:w="0" w:type="dxa"/>
            </w:tcMar>
            <w:vAlign w:val="center"/>
          </w:tcPr>
          <w:p w14:paraId="0000015F" w14:textId="77777777" w:rsidR="005660EC" w:rsidRPr="00155F65" w:rsidRDefault="00FB0BCD">
            <w:pPr>
              <w:jc w:val="center"/>
              <w:rPr>
                <w:sz w:val="24"/>
                <w:szCs w:val="24"/>
              </w:rPr>
            </w:pPr>
            <w:r w:rsidRPr="00155F65">
              <w:rPr>
                <w:sz w:val="24"/>
                <w:szCs w:val="24"/>
              </w:rPr>
              <w:t>2.30 (0.08)</w:t>
            </w:r>
          </w:p>
        </w:tc>
        <w:tc>
          <w:tcPr>
            <w:tcW w:w="945" w:type="dxa"/>
            <w:tcBorders>
              <w:top w:val="nil"/>
              <w:left w:val="nil"/>
              <w:bottom w:val="single" w:sz="12" w:space="0" w:color="000000"/>
              <w:right w:val="nil"/>
            </w:tcBorders>
            <w:tcMar>
              <w:top w:w="0" w:type="dxa"/>
              <w:left w:w="0" w:type="dxa"/>
              <w:bottom w:w="0" w:type="dxa"/>
              <w:right w:w="0" w:type="dxa"/>
            </w:tcMar>
            <w:vAlign w:val="center"/>
          </w:tcPr>
          <w:p w14:paraId="00000160" w14:textId="77777777" w:rsidR="005660EC" w:rsidRPr="00155F65" w:rsidRDefault="00FB0BCD">
            <w:pPr>
              <w:jc w:val="center"/>
              <w:rPr>
                <w:sz w:val="24"/>
                <w:szCs w:val="24"/>
              </w:rPr>
            </w:pPr>
            <w:r w:rsidRPr="00155F65">
              <w:rPr>
                <w:sz w:val="24"/>
                <w:szCs w:val="24"/>
              </w:rPr>
              <w:t>240</w:t>
            </w:r>
          </w:p>
        </w:tc>
      </w:tr>
    </w:tbl>
    <w:p w14:paraId="00000161" w14:textId="77777777" w:rsidR="005660EC" w:rsidRPr="00155F65" w:rsidRDefault="00FB0BCD">
      <w:pPr>
        <w:sectPr w:rsidR="005660EC" w:rsidRPr="00155F65">
          <w:pgSz w:w="12240" w:h="15840"/>
          <w:pgMar w:top="720" w:right="720" w:bottom="720" w:left="720" w:header="720" w:footer="720" w:gutter="0"/>
          <w:cols w:space="720"/>
        </w:sectPr>
      </w:pPr>
      <w:r w:rsidRPr="00155F65">
        <w:br w:type="page"/>
      </w:r>
    </w:p>
    <w:p w14:paraId="00000162" w14:textId="77777777" w:rsidR="005660EC" w:rsidRPr="00155F65" w:rsidRDefault="00FB0BCD">
      <w:r w:rsidRPr="00155F65">
        <w:lastRenderedPageBreak/>
        <w:t>Table 4. Likelihood ratio test output for each model selected for embryo survival and incubation period (number of days post-fertilization (DPF) and accumulated degree days (°C; ADD)) from Lakes Superior and Ontario cisco (</w:t>
      </w:r>
      <w:r w:rsidRPr="00155F65">
        <w:rPr>
          <w:i/>
        </w:rPr>
        <w:t>Coregonus artedi</w:t>
      </w:r>
      <w:r w:rsidRPr="00155F65">
        <w:t>) and Lake Southern Konnevesi vendace (</w:t>
      </w:r>
      <w:r w:rsidRPr="00155F65">
        <w:rPr>
          <w:i/>
        </w:rPr>
        <w:t>C. albula</w:t>
      </w:r>
      <w:r w:rsidRPr="00155F65">
        <w:t>) and European whitefish (</w:t>
      </w:r>
      <w:r w:rsidRPr="00155F65">
        <w:rPr>
          <w:i/>
        </w:rPr>
        <w:t>C. lavaretus</w:t>
      </w:r>
      <w:r w:rsidRPr="00155F65">
        <w:t xml:space="preserve">). t indicates temperature, pop indicates population, and </w:t>
      </w:r>
      <w:proofErr w:type="spellStart"/>
      <w:r w:rsidRPr="00155F65">
        <w:t>sp</w:t>
      </w:r>
      <w:proofErr w:type="spellEnd"/>
      <w:r w:rsidRPr="00155F65">
        <w:t xml:space="preserve"> indicates species. The full model that was selected is bolded for each trait and species.</w:t>
      </w:r>
    </w:p>
    <w:p w14:paraId="00000163" w14:textId="77777777" w:rsidR="005660EC" w:rsidRPr="00155F65" w:rsidRDefault="005660EC"/>
    <w:tbl>
      <w:tblPr>
        <w:tblStyle w:val="afff9"/>
        <w:tblW w:w="118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1"/>
        <w:gridCol w:w="1296"/>
        <w:gridCol w:w="5040"/>
        <w:gridCol w:w="1584"/>
        <w:gridCol w:w="425"/>
        <w:gridCol w:w="1192"/>
        <w:gridCol w:w="1020"/>
      </w:tblGrid>
      <w:tr w:rsidR="005660EC" w:rsidRPr="00155F65" w14:paraId="70E9445F" w14:textId="77777777">
        <w:trPr>
          <w:trHeight w:val="432"/>
          <w:jc w:val="center"/>
        </w:trPr>
        <w:tc>
          <w:tcPr>
            <w:tcW w:w="1261" w:type="dxa"/>
            <w:tcBorders>
              <w:top w:val="single" w:sz="12" w:space="0" w:color="000000"/>
              <w:left w:val="nil"/>
              <w:bottom w:val="single" w:sz="4" w:space="0" w:color="000000"/>
              <w:right w:val="nil"/>
            </w:tcBorders>
            <w:tcMar>
              <w:top w:w="0" w:type="dxa"/>
              <w:left w:w="115" w:type="dxa"/>
              <w:right w:w="115" w:type="dxa"/>
            </w:tcMar>
            <w:vAlign w:val="center"/>
          </w:tcPr>
          <w:p w14:paraId="00000164" w14:textId="77777777" w:rsidR="005660EC" w:rsidRPr="00155F65" w:rsidRDefault="00FB0BCD">
            <w:pPr>
              <w:rPr>
                <w:sz w:val="24"/>
                <w:szCs w:val="24"/>
              </w:rPr>
            </w:pPr>
            <w:r w:rsidRPr="00155F65">
              <w:rPr>
                <w:sz w:val="24"/>
                <w:szCs w:val="24"/>
              </w:rPr>
              <w:t>Trait</w:t>
            </w:r>
          </w:p>
        </w:tc>
        <w:tc>
          <w:tcPr>
            <w:tcW w:w="1296" w:type="dxa"/>
            <w:tcBorders>
              <w:top w:val="single" w:sz="12" w:space="0" w:color="000000"/>
              <w:left w:val="nil"/>
              <w:bottom w:val="single" w:sz="4" w:space="0" w:color="000000"/>
              <w:right w:val="nil"/>
            </w:tcBorders>
            <w:tcMar>
              <w:top w:w="0" w:type="dxa"/>
              <w:left w:w="0" w:type="dxa"/>
              <w:bottom w:w="0" w:type="dxa"/>
              <w:right w:w="0" w:type="dxa"/>
            </w:tcMar>
            <w:vAlign w:val="center"/>
          </w:tcPr>
          <w:p w14:paraId="00000165" w14:textId="77777777" w:rsidR="005660EC" w:rsidRPr="00155F65" w:rsidRDefault="00FB0BCD">
            <w:pPr>
              <w:rPr>
                <w:sz w:val="24"/>
                <w:szCs w:val="24"/>
              </w:rPr>
            </w:pPr>
            <w:r w:rsidRPr="00155F65">
              <w:rPr>
                <w:sz w:val="24"/>
                <w:szCs w:val="24"/>
              </w:rPr>
              <w:t>Species</w:t>
            </w:r>
          </w:p>
        </w:tc>
        <w:tc>
          <w:tcPr>
            <w:tcW w:w="5040" w:type="dxa"/>
            <w:tcBorders>
              <w:top w:val="single" w:sz="12" w:space="0" w:color="000000"/>
              <w:left w:val="nil"/>
              <w:bottom w:val="single" w:sz="4" w:space="0" w:color="000000"/>
              <w:right w:val="nil"/>
            </w:tcBorders>
            <w:tcMar>
              <w:top w:w="0" w:type="dxa"/>
              <w:left w:w="0" w:type="dxa"/>
              <w:bottom w:w="0" w:type="dxa"/>
              <w:right w:w="0" w:type="dxa"/>
            </w:tcMar>
            <w:vAlign w:val="center"/>
          </w:tcPr>
          <w:p w14:paraId="00000166" w14:textId="77777777" w:rsidR="005660EC" w:rsidRPr="00155F65" w:rsidRDefault="00FB0BCD">
            <w:pPr>
              <w:rPr>
                <w:sz w:val="24"/>
                <w:szCs w:val="24"/>
              </w:rPr>
            </w:pPr>
            <w:r w:rsidRPr="00155F65">
              <w:rPr>
                <w:sz w:val="24"/>
                <w:szCs w:val="24"/>
              </w:rPr>
              <w:t>Model</w:t>
            </w:r>
          </w:p>
        </w:tc>
        <w:tc>
          <w:tcPr>
            <w:tcW w:w="1584" w:type="dxa"/>
            <w:tcBorders>
              <w:top w:val="single" w:sz="12" w:space="0" w:color="000000"/>
              <w:left w:val="nil"/>
              <w:bottom w:val="single" w:sz="4" w:space="0" w:color="000000"/>
              <w:right w:val="nil"/>
            </w:tcBorders>
            <w:tcMar>
              <w:top w:w="0" w:type="dxa"/>
              <w:left w:w="0" w:type="dxa"/>
              <w:bottom w:w="0" w:type="dxa"/>
              <w:right w:w="0" w:type="dxa"/>
            </w:tcMar>
            <w:vAlign w:val="center"/>
          </w:tcPr>
          <w:p w14:paraId="00000167" w14:textId="77777777" w:rsidR="005660EC" w:rsidRPr="00155F65" w:rsidRDefault="00FB0BCD">
            <w:pPr>
              <w:rPr>
                <w:sz w:val="24"/>
                <w:szCs w:val="24"/>
              </w:rPr>
            </w:pPr>
            <w:r w:rsidRPr="00155F65">
              <w:rPr>
                <w:sz w:val="24"/>
                <w:szCs w:val="24"/>
              </w:rPr>
              <w:t>Effect Tested</w:t>
            </w:r>
          </w:p>
        </w:tc>
        <w:tc>
          <w:tcPr>
            <w:tcW w:w="425" w:type="dxa"/>
            <w:tcBorders>
              <w:top w:val="single" w:sz="12" w:space="0" w:color="000000"/>
              <w:left w:val="nil"/>
              <w:bottom w:val="single" w:sz="4" w:space="0" w:color="000000"/>
              <w:right w:val="nil"/>
            </w:tcBorders>
            <w:tcMar>
              <w:top w:w="0" w:type="dxa"/>
              <w:left w:w="0" w:type="dxa"/>
              <w:bottom w:w="0" w:type="dxa"/>
              <w:right w:w="0" w:type="dxa"/>
            </w:tcMar>
            <w:vAlign w:val="center"/>
          </w:tcPr>
          <w:p w14:paraId="00000168" w14:textId="77777777" w:rsidR="005660EC" w:rsidRPr="00155F65" w:rsidRDefault="00FB0BCD">
            <w:pPr>
              <w:jc w:val="center"/>
              <w:rPr>
                <w:sz w:val="24"/>
                <w:szCs w:val="24"/>
              </w:rPr>
            </w:pPr>
            <w:r w:rsidRPr="00155F65">
              <w:rPr>
                <w:sz w:val="24"/>
                <w:szCs w:val="24"/>
              </w:rPr>
              <w:t>df</w:t>
            </w:r>
          </w:p>
        </w:tc>
        <w:tc>
          <w:tcPr>
            <w:tcW w:w="1192" w:type="dxa"/>
            <w:tcBorders>
              <w:top w:val="single" w:sz="12" w:space="0" w:color="000000"/>
              <w:left w:val="nil"/>
              <w:bottom w:val="single" w:sz="4" w:space="0" w:color="000000"/>
              <w:right w:val="nil"/>
            </w:tcBorders>
            <w:tcMar>
              <w:top w:w="0" w:type="dxa"/>
              <w:left w:w="0" w:type="dxa"/>
              <w:bottom w:w="0" w:type="dxa"/>
              <w:right w:w="0" w:type="dxa"/>
            </w:tcMar>
            <w:vAlign w:val="center"/>
          </w:tcPr>
          <w:p w14:paraId="00000169" w14:textId="77777777" w:rsidR="005660EC" w:rsidRPr="00155F65" w:rsidRDefault="00FB0BCD">
            <w:pPr>
              <w:jc w:val="center"/>
              <w:rPr>
                <w:sz w:val="24"/>
                <w:szCs w:val="24"/>
              </w:rPr>
            </w:pPr>
            <w:r w:rsidRPr="00155F65">
              <w:rPr>
                <w:sz w:val="24"/>
                <w:szCs w:val="24"/>
              </w:rPr>
              <w:t>χ</w:t>
            </w:r>
            <w:r w:rsidRPr="00155F65">
              <w:rPr>
                <w:sz w:val="24"/>
                <w:szCs w:val="24"/>
                <w:vertAlign w:val="superscript"/>
              </w:rPr>
              <w:t>2</w:t>
            </w:r>
          </w:p>
        </w:tc>
        <w:tc>
          <w:tcPr>
            <w:tcW w:w="1020" w:type="dxa"/>
            <w:tcBorders>
              <w:top w:val="single" w:sz="12" w:space="0" w:color="000000"/>
              <w:left w:val="nil"/>
              <w:bottom w:val="single" w:sz="4" w:space="0" w:color="000000"/>
              <w:right w:val="nil"/>
            </w:tcBorders>
            <w:tcMar>
              <w:top w:w="0" w:type="dxa"/>
              <w:left w:w="0" w:type="dxa"/>
              <w:bottom w:w="0" w:type="dxa"/>
              <w:right w:w="0" w:type="dxa"/>
            </w:tcMar>
            <w:vAlign w:val="center"/>
          </w:tcPr>
          <w:p w14:paraId="0000016A" w14:textId="77777777" w:rsidR="005660EC" w:rsidRPr="00155F65" w:rsidRDefault="00FB0BCD">
            <w:pPr>
              <w:jc w:val="center"/>
              <w:rPr>
                <w:sz w:val="24"/>
                <w:szCs w:val="24"/>
              </w:rPr>
            </w:pPr>
            <w:r w:rsidRPr="00155F65">
              <w:rPr>
                <w:sz w:val="24"/>
                <w:szCs w:val="24"/>
              </w:rPr>
              <w:t>p-value</w:t>
            </w:r>
          </w:p>
        </w:tc>
      </w:tr>
      <w:tr w:rsidR="005660EC" w:rsidRPr="00155F65" w14:paraId="3FF0D212" w14:textId="77777777">
        <w:trPr>
          <w:trHeight w:val="331"/>
          <w:jc w:val="center"/>
        </w:trPr>
        <w:tc>
          <w:tcPr>
            <w:tcW w:w="1261" w:type="dxa"/>
            <w:vMerge w:val="restart"/>
            <w:tcBorders>
              <w:left w:val="nil"/>
              <w:bottom w:val="nil"/>
              <w:right w:val="nil"/>
            </w:tcBorders>
            <w:tcMar>
              <w:top w:w="0" w:type="dxa"/>
              <w:left w:w="0" w:type="dxa"/>
              <w:bottom w:w="0" w:type="dxa"/>
              <w:right w:w="0" w:type="dxa"/>
            </w:tcMar>
          </w:tcPr>
          <w:p w14:paraId="0000016B" w14:textId="77777777" w:rsidR="005660EC" w:rsidRPr="00155F65" w:rsidRDefault="00FB0BCD">
            <w:pPr>
              <w:rPr>
                <w:sz w:val="24"/>
                <w:szCs w:val="24"/>
              </w:rPr>
            </w:pPr>
            <w:r w:rsidRPr="00155F65">
              <w:rPr>
                <w:sz w:val="24"/>
                <w:szCs w:val="24"/>
              </w:rPr>
              <w:t>Embryo Survival</w:t>
            </w:r>
          </w:p>
        </w:tc>
        <w:tc>
          <w:tcPr>
            <w:tcW w:w="1296" w:type="dxa"/>
            <w:tcBorders>
              <w:top w:val="single" w:sz="4" w:space="0" w:color="000000"/>
              <w:left w:val="nil"/>
              <w:bottom w:val="nil"/>
              <w:right w:val="nil"/>
            </w:tcBorders>
            <w:tcMar>
              <w:top w:w="0" w:type="dxa"/>
              <w:left w:w="0" w:type="dxa"/>
              <w:bottom w:w="0" w:type="dxa"/>
              <w:right w:w="0" w:type="dxa"/>
            </w:tcMar>
            <w:vAlign w:val="center"/>
          </w:tcPr>
          <w:p w14:paraId="0000016C" w14:textId="77777777" w:rsidR="005660EC" w:rsidRPr="00155F65" w:rsidRDefault="00FB0BCD">
            <w:pPr>
              <w:rPr>
                <w:sz w:val="24"/>
                <w:szCs w:val="24"/>
              </w:rPr>
            </w:pPr>
            <w:r w:rsidRPr="00155F65">
              <w:rPr>
                <w:sz w:val="24"/>
                <w:szCs w:val="24"/>
              </w:rPr>
              <w:t>Cisco</w:t>
            </w:r>
          </w:p>
        </w:tc>
        <w:tc>
          <w:tcPr>
            <w:tcW w:w="5040" w:type="dxa"/>
            <w:tcBorders>
              <w:top w:val="single" w:sz="4" w:space="0" w:color="000000"/>
              <w:left w:val="nil"/>
              <w:bottom w:val="nil"/>
              <w:right w:val="nil"/>
            </w:tcBorders>
            <w:tcMar>
              <w:top w:w="0" w:type="dxa"/>
              <w:left w:w="0" w:type="dxa"/>
              <w:bottom w:w="0" w:type="dxa"/>
              <w:right w:w="0" w:type="dxa"/>
            </w:tcMar>
            <w:vAlign w:val="center"/>
          </w:tcPr>
          <w:p w14:paraId="0000016D" w14:textId="77777777" w:rsidR="005660EC" w:rsidRPr="00155F65" w:rsidRDefault="00FB0BCD">
            <w:pPr>
              <w:rPr>
                <w:b/>
                <w:sz w:val="24"/>
                <w:szCs w:val="24"/>
              </w:rPr>
            </w:pPr>
            <w:r w:rsidRPr="00155F65">
              <w:rPr>
                <w:b/>
                <w:sz w:val="24"/>
                <w:szCs w:val="24"/>
              </w:rPr>
              <w:t xml:space="preserve">   t + pop + </w:t>
            </w:r>
            <w:proofErr w:type="spellStart"/>
            <w:r w:rsidRPr="00155F65">
              <w:rPr>
                <w:b/>
                <w:sz w:val="24"/>
                <w:szCs w:val="24"/>
              </w:rPr>
              <w:t>t:pop</w:t>
            </w:r>
            <w:proofErr w:type="spellEnd"/>
            <w:r w:rsidRPr="00155F65">
              <w:rPr>
                <w:b/>
                <w:sz w:val="24"/>
                <w:szCs w:val="24"/>
              </w:rPr>
              <w:t xml:space="preserve"> + </w:t>
            </w:r>
            <w:proofErr w:type="spellStart"/>
            <w:r w:rsidRPr="00155F65">
              <w:rPr>
                <w:b/>
                <w:sz w:val="24"/>
                <w:szCs w:val="24"/>
              </w:rPr>
              <w:t>female:male</w:t>
            </w:r>
            <w:proofErr w:type="spellEnd"/>
            <w:r w:rsidRPr="00155F65">
              <w:rPr>
                <w:b/>
                <w:sz w:val="24"/>
                <w:szCs w:val="24"/>
              </w:rPr>
              <w:t xml:space="preserve"> + female</w:t>
            </w:r>
          </w:p>
        </w:tc>
        <w:tc>
          <w:tcPr>
            <w:tcW w:w="1584" w:type="dxa"/>
            <w:tcBorders>
              <w:top w:val="single" w:sz="4" w:space="0" w:color="000000"/>
              <w:left w:val="nil"/>
              <w:bottom w:val="nil"/>
              <w:right w:val="nil"/>
            </w:tcBorders>
            <w:tcMar>
              <w:top w:w="0" w:type="dxa"/>
              <w:left w:w="0" w:type="dxa"/>
              <w:bottom w:w="0" w:type="dxa"/>
              <w:right w:w="0" w:type="dxa"/>
            </w:tcMar>
            <w:vAlign w:val="center"/>
          </w:tcPr>
          <w:p w14:paraId="0000016E" w14:textId="77777777" w:rsidR="005660EC" w:rsidRPr="00155F65" w:rsidRDefault="005660EC">
            <w:pPr>
              <w:rPr>
                <w:sz w:val="24"/>
                <w:szCs w:val="24"/>
              </w:rPr>
            </w:pPr>
          </w:p>
        </w:tc>
        <w:tc>
          <w:tcPr>
            <w:tcW w:w="425" w:type="dxa"/>
            <w:tcBorders>
              <w:top w:val="single" w:sz="4" w:space="0" w:color="000000"/>
              <w:left w:val="nil"/>
              <w:bottom w:val="nil"/>
              <w:right w:val="nil"/>
            </w:tcBorders>
            <w:tcMar>
              <w:top w:w="0" w:type="dxa"/>
              <w:left w:w="0" w:type="dxa"/>
              <w:bottom w:w="0" w:type="dxa"/>
              <w:right w:w="0" w:type="dxa"/>
            </w:tcMar>
            <w:vAlign w:val="center"/>
          </w:tcPr>
          <w:p w14:paraId="0000016F" w14:textId="77777777" w:rsidR="005660EC" w:rsidRPr="00155F65" w:rsidRDefault="005660EC">
            <w:pPr>
              <w:jc w:val="center"/>
              <w:rPr>
                <w:sz w:val="24"/>
                <w:szCs w:val="24"/>
              </w:rPr>
            </w:pPr>
          </w:p>
        </w:tc>
        <w:tc>
          <w:tcPr>
            <w:tcW w:w="1192" w:type="dxa"/>
            <w:tcBorders>
              <w:top w:val="single" w:sz="4" w:space="0" w:color="000000"/>
              <w:left w:val="nil"/>
              <w:bottom w:val="nil"/>
              <w:right w:val="nil"/>
            </w:tcBorders>
            <w:tcMar>
              <w:top w:w="0" w:type="dxa"/>
              <w:left w:w="0" w:type="dxa"/>
              <w:bottom w:w="0" w:type="dxa"/>
              <w:right w:w="0" w:type="dxa"/>
            </w:tcMar>
            <w:vAlign w:val="center"/>
          </w:tcPr>
          <w:p w14:paraId="00000170" w14:textId="77777777" w:rsidR="005660EC" w:rsidRPr="00155F65" w:rsidRDefault="005660EC">
            <w:pPr>
              <w:jc w:val="center"/>
              <w:rPr>
                <w:sz w:val="24"/>
                <w:szCs w:val="24"/>
              </w:rPr>
            </w:pPr>
          </w:p>
        </w:tc>
        <w:tc>
          <w:tcPr>
            <w:tcW w:w="1020" w:type="dxa"/>
            <w:tcBorders>
              <w:top w:val="single" w:sz="4" w:space="0" w:color="000000"/>
              <w:left w:val="nil"/>
              <w:bottom w:val="nil"/>
              <w:right w:val="nil"/>
            </w:tcBorders>
            <w:tcMar>
              <w:top w:w="0" w:type="dxa"/>
              <w:left w:w="0" w:type="dxa"/>
              <w:bottom w:w="0" w:type="dxa"/>
              <w:right w:w="0" w:type="dxa"/>
            </w:tcMar>
            <w:vAlign w:val="center"/>
          </w:tcPr>
          <w:p w14:paraId="00000171" w14:textId="77777777" w:rsidR="005660EC" w:rsidRPr="00155F65" w:rsidRDefault="005660EC">
            <w:pPr>
              <w:jc w:val="center"/>
              <w:rPr>
                <w:sz w:val="24"/>
                <w:szCs w:val="24"/>
              </w:rPr>
            </w:pPr>
          </w:p>
        </w:tc>
      </w:tr>
      <w:tr w:rsidR="005660EC" w:rsidRPr="00155F65" w14:paraId="14B7C333" w14:textId="77777777">
        <w:trPr>
          <w:trHeight w:val="331"/>
          <w:jc w:val="center"/>
        </w:trPr>
        <w:tc>
          <w:tcPr>
            <w:tcW w:w="1261" w:type="dxa"/>
            <w:vMerge/>
            <w:tcBorders>
              <w:left w:val="nil"/>
              <w:bottom w:val="nil"/>
              <w:right w:val="nil"/>
            </w:tcBorders>
            <w:tcMar>
              <w:top w:w="0" w:type="dxa"/>
              <w:left w:w="0" w:type="dxa"/>
              <w:bottom w:w="0" w:type="dxa"/>
              <w:right w:w="0" w:type="dxa"/>
            </w:tcMar>
          </w:tcPr>
          <w:p w14:paraId="00000172"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173"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74" w14:textId="77777777" w:rsidR="005660EC" w:rsidRPr="00155F65" w:rsidRDefault="00FB0BCD">
            <w:pPr>
              <w:rPr>
                <w:sz w:val="24"/>
                <w:szCs w:val="24"/>
              </w:rPr>
            </w:pPr>
            <w:r w:rsidRPr="00155F65">
              <w:rPr>
                <w:sz w:val="24"/>
                <w:szCs w:val="24"/>
              </w:rPr>
              <w:t xml:space="preserve">   pop + </w:t>
            </w:r>
            <w:proofErr w:type="spellStart"/>
            <w:r w:rsidRPr="00155F65">
              <w:rPr>
                <w:sz w:val="24"/>
                <w:szCs w:val="24"/>
              </w:rPr>
              <w:t>female:male</w:t>
            </w:r>
            <w:proofErr w:type="spellEnd"/>
            <w:r w:rsidRPr="00155F65">
              <w:rPr>
                <w:sz w:val="24"/>
                <w:szCs w:val="24"/>
              </w:rPr>
              <w:t xml:space="preserve"> + female</w:t>
            </w:r>
          </w:p>
        </w:tc>
        <w:tc>
          <w:tcPr>
            <w:tcW w:w="1584" w:type="dxa"/>
            <w:tcBorders>
              <w:top w:val="nil"/>
              <w:left w:val="nil"/>
              <w:bottom w:val="nil"/>
              <w:right w:val="nil"/>
            </w:tcBorders>
            <w:tcMar>
              <w:top w:w="0" w:type="dxa"/>
              <w:left w:w="0" w:type="dxa"/>
              <w:bottom w:w="0" w:type="dxa"/>
              <w:right w:w="0" w:type="dxa"/>
            </w:tcMar>
            <w:vAlign w:val="center"/>
          </w:tcPr>
          <w:p w14:paraId="00000175" w14:textId="77777777" w:rsidR="005660EC" w:rsidRPr="00155F65" w:rsidRDefault="00FB0BCD">
            <w:pPr>
              <w:rPr>
                <w:sz w:val="24"/>
                <w:szCs w:val="24"/>
              </w:rPr>
            </w:pPr>
            <w:r w:rsidRPr="00155F65">
              <w:rPr>
                <w:sz w:val="24"/>
                <w:szCs w:val="24"/>
              </w:rPr>
              <w:t>t</w:t>
            </w:r>
          </w:p>
        </w:tc>
        <w:tc>
          <w:tcPr>
            <w:tcW w:w="425" w:type="dxa"/>
            <w:tcBorders>
              <w:top w:val="nil"/>
              <w:left w:val="nil"/>
              <w:bottom w:val="nil"/>
              <w:right w:val="nil"/>
            </w:tcBorders>
            <w:tcMar>
              <w:top w:w="0" w:type="dxa"/>
              <w:left w:w="0" w:type="dxa"/>
              <w:bottom w:w="0" w:type="dxa"/>
              <w:right w:w="0" w:type="dxa"/>
            </w:tcMar>
            <w:vAlign w:val="center"/>
          </w:tcPr>
          <w:p w14:paraId="00000176"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177" w14:textId="77777777" w:rsidR="005660EC" w:rsidRPr="00155F65" w:rsidRDefault="00FB0BCD">
            <w:pPr>
              <w:jc w:val="center"/>
              <w:rPr>
                <w:sz w:val="24"/>
                <w:szCs w:val="24"/>
              </w:rPr>
            </w:pPr>
            <w:r w:rsidRPr="00155F65">
              <w:rPr>
                <w:sz w:val="24"/>
                <w:szCs w:val="24"/>
              </w:rPr>
              <w:t>443.54</w:t>
            </w:r>
          </w:p>
        </w:tc>
        <w:tc>
          <w:tcPr>
            <w:tcW w:w="1020" w:type="dxa"/>
            <w:tcBorders>
              <w:top w:val="nil"/>
              <w:left w:val="nil"/>
              <w:bottom w:val="nil"/>
              <w:right w:val="nil"/>
            </w:tcBorders>
            <w:tcMar>
              <w:top w:w="0" w:type="dxa"/>
              <w:left w:w="0" w:type="dxa"/>
              <w:bottom w:w="0" w:type="dxa"/>
              <w:right w:w="0" w:type="dxa"/>
            </w:tcMar>
            <w:vAlign w:val="center"/>
          </w:tcPr>
          <w:p w14:paraId="00000178" w14:textId="77777777" w:rsidR="005660EC" w:rsidRPr="00155F65" w:rsidRDefault="00FB0BCD">
            <w:pPr>
              <w:jc w:val="center"/>
              <w:rPr>
                <w:sz w:val="24"/>
                <w:szCs w:val="24"/>
              </w:rPr>
            </w:pPr>
            <w:r w:rsidRPr="00155F65">
              <w:rPr>
                <w:sz w:val="24"/>
                <w:szCs w:val="24"/>
              </w:rPr>
              <w:t>&lt; 0.001</w:t>
            </w:r>
          </w:p>
        </w:tc>
      </w:tr>
      <w:tr w:rsidR="005660EC" w:rsidRPr="00155F65" w14:paraId="68C83A04"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79"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17A"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7B"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female:male</w:t>
            </w:r>
            <w:proofErr w:type="spellEnd"/>
            <w:r w:rsidRPr="00155F65">
              <w:rPr>
                <w:sz w:val="24"/>
                <w:szCs w:val="24"/>
              </w:rPr>
              <w:t xml:space="preserve"> + female</w:t>
            </w:r>
          </w:p>
        </w:tc>
        <w:tc>
          <w:tcPr>
            <w:tcW w:w="1584" w:type="dxa"/>
            <w:tcBorders>
              <w:top w:val="nil"/>
              <w:left w:val="nil"/>
              <w:bottom w:val="nil"/>
              <w:right w:val="nil"/>
            </w:tcBorders>
            <w:tcMar>
              <w:top w:w="0" w:type="dxa"/>
              <w:left w:w="0" w:type="dxa"/>
              <w:bottom w:w="0" w:type="dxa"/>
              <w:right w:w="0" w:type="dxa"/>
            </w:tcMar>
            <w:vAlign w:val="center"/>
          </w:tcPr>
          <w:p w14:paraId="0000017C" w14:textId="77777777" w:rsidR="005660EC" w:rsidRPr="00155F65" w:rsidRDefault="00FB0BCD">
            <w:pPr>
              <w:rPr>
                <w:sz w:val="24"/>
                <w:szCs w:val="24"/>
              </w:rPr>
            </w:pPr>
            <w:r w:rsidRPr="00155F65">
              <w:rPr>
                <w:sz w:val="24"/>
                <w:szCs w:val="24"/>
              </w:rPr>
              <w:t>pop</w:t>
            </w:r>
          </w:p>
        </w:tc>
        <w:tc>
          <w:tcPr>
            <w:tcW w:w="425" w:type="dxa"/>
            <w:tcBorders>
              <w:top w:val="nil"/>
              <w:left w:val="nil"/>
              <w:bottom w:val="nil"/>
              <w:right w:val="nil"/>
            </w:tcBorders>
            <w:tcMar>
              <w:top w:w="0" w:type="dxa"/>
              <w:left w:w="0" w:type="dxa"/>
              <w:bottom w:w="0" w:type="dxa"/>
              <w:right w:w="0" w:type="dxa"/>
            </w:tcMar>
            <w:vAlign w:val="center"/>
          </w:tcPr>
          <w:p w14:paraId="0000017D"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17E" w14:textId="77777777" w:rsidR="005660EC" w:rsidRPr="00155F65" w:rsidRDefault="00FB0BCD">
            <w:pPr>
              <w:jc w:val="center"/>
              <w:rPr>
                <w:sz w:val="24"/>
                <w:szCs w:val="24"/>
              </w:rPr>
            </w:pPr>
            <w:r w:rsidRPr="00155F65">
              <w:rPr>
                <w:sz w:val="24"/>
                <w:szCs w:val="24"/>
              </w:rPr>
              <w:t>600.61</w:t>
            </w:r>
          </w:p>
        </w:tc>
        <w:tc>
          <w:tcPr>
            <w:tcW w:w="1020" w:type="dxa"/>
            <w:tcBorders>
              <w:top w:val="nil"/>
              <w:left w:val="nil"/>
              <w:bottom w:val="nil"/>
              <w:right w:val="nil"/>
            </w:tcBorders>
            <w:tcMar>
              <w:top w:w="0" w:type="dxa"/>
              <w:left w:w="0" w:type="dxa"/>
              <w:bottom w:w="0" w:type="dxa"/>
              <w:right w:w="0" w:type="dxa"/>
            </w:tcMar>
            <w:vAlign w:val="center"/>
          </w:tcPr>
          <w:p w14:paraId="0000017F" w14:textId="77777777" w:rsidR="005660EC" w:rsidRPr="00155F65" w:rsidRDefault="00FB0BCD">
            <w:pPr>
              <w:jc w:val="center"/>
              <w:rPr>
                <w:sz w:val="24"/>
                <w:szCs w:val="24"/>
              </w:rPr>
            </w:pPr>
            <w:r w:rsidRPr="00155F65">
              <w:rPr>
                <w:sz w:val="24"/>
                <w:szCs w:val="24"/>
              </w:rPr>
              <w:t>&lt; 0.001</w:t>
            </w:r>
          </w:p>
        </w:tc>
      </w:tr>
      <w:tr w:rsidR="005660EC" w:rsidRPr="00155F65" w14:paraId="64669806"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80"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181"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82" w14:textId="77777777" w:rsidR="005660EC" w:rsidRPr="00155F65" w:rsidRDefault="00FB0BCD">
            <w:pPr>
              <w:rPr>
                <w:sz w:val="24"/>
                <w:szCs w:val="24"/>
              </w:rPr>
            </w:pPr>
            <w:r w:rsidRPr="00155F65">
              <w:rPr>
                <w:sz w:val="24"/>
                <w:szCs w:val="24"/>
              </w:rPr>
              <w:t xml:space="preserve">   t + pop + </w:t>
            </w:r>
            <w:proofErr w:type="spellStart"/>
            <w:r w:rsidRPr="00155F65">
              <w:rPr>
                <w:sz w:val="24"/>
                <w:szCs w:val="24"/>
              </w:rPr>
              <w:t>female:male</w:t>
            </w:r>
            <w:proofErr w:type="spellEnd"/>
            <w:r w:rsidRPr="00155F65">
              <w:rPr>
                <w:sz w:val="24"/>
                <w:szCs w:val="24"/>
              </w:rPr>
              <w:t xml:space="preserve"> + female</w:t>
            </w:r>
          </w:p>
        </w:tc>
        <w:tc>
          <w:tcPr>
            <w:tcW w:w="1584" w:type="dxa"/>
            <w:tcBorders>
              <w:top w:val="nil"/>
              <w:left w:val="nil"/>
              <w:bottom w:val="nil"/>
              <w:right w:val="nil"/>
            </w:tcBorders>
            <w:tcMar>
              <w:top w:w="0" w:type="dxa"/>
              <w:left w:w="0" w:type="dxa"/>
              <w:bottom w:w="0" w:type="dxa"/>
              <w:right w:w="0" w:type="dxa"/>
            </w:tcMar>
            <w:vAlign w:val="center"/>
          </w:tcPr>
          <w:p w14:paraId="00000183" w14:textId="77777777" w:rsidR="005660EC" w:rsidRPr="00155F65" w:rsidRDefault="00FB0BCD">
            <w:pPr>
              <w:rPr>
                <w:sz w:val="24"/>
                <w:szCs w:val="24"/>
              </w:rPr>
            </w:pPr>
            <w:proofErr w:type="spellStart"/>
            <w:r w:rsidRPr="00155F65">
              <w:rPr>
                <w:sz w:val="24"/>
                <w:szCs w:val="24"/>
              </w:rPr>
              <w:t>t:pop</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184"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185" w14:textId="77777777" w:rsidR="005660EC" w:rsidRPr="00155F65" w:rsidRDefault="00FB0BCD">
            <w:pPr>
              <w:jc w:val="center"/>
              <w:rPr>
                <w:sz w:val="24"/>
                <w:szCs w:val="24"/>
              </w:rPr>
            </w:pPr>
            <w:r w:rsidRPr="00155F65">
              <w:rPr>
                <w:sz w:val="24"/>
                <w:szCs w:val="24"/>
              </w:rPr>
              <w:t>198.56</w:t>
            </w:r>
          </w:p>
        </w:tc>
        <w:tc>
          <w:tcPr>
            <w:tcW w:w="1020" w:type="dxa"/>
            <w:tcBorders>
              <w:top w:val="nil"/>
              <w:left w:val="nil"/>
              <w:bottom w:val="nil"/>
              <w:right w:val="nil"/>
            </w:tcBorders>
            <w:tcMar>
              <w:top w:w="0" w:type="dxa"/>
              <w:left w:w="0" w:type="dxa"/>
              <w:bottom w:w="0" w:type="dxa"/>
              <w:right w:w="0" w:type="dxa"/>
            </w:tcMar>
            <w:vAlign w:val="center"/>
          </w:tcPr>
          <w:p w14:paraId="00000186" w14:textId="77777777" w:rsidR="005660EC" w:rsidRPr="00155F65" w:rsidRDefault="00FB0BCD">
            <w:pPr>
              <w:jc w:val="center"/>
              <w:rPr>
                <w:sz w:val="24"/>
                <w:szCs w:val="24"/>
              </w:rPr>
            </w:pPr>
            <w:r w:rsidRPr="00155F65">
              <w:rPr>
                <w:sz w:val="24"/>
                <w:szCs w:val="24"/>
              </w:rPr>
              <w:t>&lt; 0.001</w:t>
            </w:r>
          </w:p>
        </w:tc>
      </w:tr>
      <w:tr w:rsidR="005660EC" w:rsidRPr="00155F65" w14:paraId="4EE2FF96"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87"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188"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89" w14:textId="77777777" w:rsidR="005660EC" w:rsidRPr="00155F65" w:rsidRDefault="00FB0BCD">
            <w:pPr>
              <w:rPr>
                <w:sz w:val="24"/>
                <w:szCs w:val="24"/>
              </w:rPr>
            </w:pPr>
            <w:r w:rsidRPr="00155F65">
              <w:rPr>
                <w:sz w:val="24"/>
                <w:szCs w:val="24"/>
              </w:rPr>
              <w:t xml:space="preserve">   t + pop + </w:t>
            </w:r>
            <w:proofErr w:type="spellStart"/>
            <w:r w:rsidRPr="00155F65">
              <w:rPr>
                <w:sz w:val="24"/>
                <w:szCs w:val="24"/>
              </w:rPr>
              <w:t>t:pop</w:t>
            </w:r>
            <w:proofErr w:type="spellEnd"/>
            <w:r w:rsidRPr="00155F65">
              <w:rPr>
                <w:sz w:val="24"/>
                <w:szCs w:val="24"/>
              </w:rPr>
              <w:t xml:space="preserve"> + female</w:t>
            </w:r>
          </w:p>
        </w:tc>
        <w:tc>
          <w:tcPr>
            <w:tcW w:w="1584" w:type="dxa"/>
            <w:tcBorders>
              <w:top w:val="nil"/>
              <w:left w:val="nil"/>
              <w:bottom w:val="nil"/>
              <w:right w:val="nil"/>
            </w:tcBorders>
            <w:tcMar>
              <w:top w:w="0" w:type="dxa"/>
              <w:left w:w="0" w:type="dxa"/>
              <w:bottom w:w="0" w:type="dxa"/>
              <w:right w:w="0" w:type="dxa"/>
            </w:tcMar>
            <w:vAlign w:val="center"/>
          </w:tcPr>
          <w:p w14:paraId="0000018A" w14:textId="77777777" w:rsidR="005660EC" w:rsidRPr="00155F65" w:rsidRDefault="00FB0BCD">
            <w:pPr>
              <w:rPr>
                <w:sz w:val="24"/>
                <w:szCs w:val="24"/>
              </w:rPr>
            </w:pPr>
            <w:proofErr w:type="spellStart"/>
            <w:r w:rsidRPr="00155F65">
              <w:rPr>
                <w:sz w:val="24"/>
                <w:szCs w:val="24"/>
              </w:rPr>
              <w:t>female:male</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18B"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18C" w14:textId="77777777" w:rsidR="005660EC" w:rsidRPr="00155F65" w:rsidRDefault="00FB0BCD">
            <w:pPr>
              <w:jc w:val="center"/>
              <w:rPr>
                <w:sz w:val="24"/>
                <w:szCs w:val="24"/>
              </w:rPr>
            </w:pPr>
            <w:r w:rsidRPr="00155F65">
              <w:rPr>
                <w:sz w:val="24"/>
                <w:szCs w:val="24"/>
              </w:rPr>
              <w:t>181.47</w:t>
            </w:r>
          </w:p>
        </w:tc>
        <w:tc>
          <w:tcPr>
            <w:tcW w:w="1020" w:type="dxa"/>
            <w:tcBorders>
              <w:top w:val="nil"/>
              <w:left w:val="nil"/>
              <w:bottom w:val="nil"/>
              <w:right w:val="nil"/>
            </w:tcBorders>
            <w:tcMar>
              <w:top w:w="0" w:type="dxa"/>
              <w:left w:w="0" w:type="dxa"/>
              <w:bottom w:w="0" w:type="dxa"/>
              <w:right w:w="0" w:type="dxa"/>
            </w:tcMar>
            <w:vAlign w:val="center"/>
          </w:tcPr>
          <w:p w14:paraId="0000018D" w14:textId="77777777" w:rsidR="005660EC" w:rsidRPr="00155F65" w:rsidRDefault="00FB0BCD">
            <w:pPr>
              <w:jc w:val="center"/>
              <w:rPr>
                <w:sz w:val="24"/>
                <w:szCs w:val="24"/>
              </w:rPr>
            </w:pPr>
            <w:r w:rsidRPr="00155F65">
              <w:rPr>
                <w:sz w:val="24"/>
                <w:szCs w:val="24"/>
              </w:rPr>
              <w:t>&lt; 0.001</w:t>
            </w:r>
          </w:p>
        </w:tc>
      </w:tr>
      <w:tr w:rsidR="005660EC" w:rsidRPr="00155F65" w14:paraId="7573FC6C"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8E"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single" w:sz="8" w:space="0" w:color="A6A6A6"/>
              <w:right w:val="nil"/>
            </w:tcBorders>
            <w:tcMar>
              <w:top w:w="0" w:type="dxa"/>
              <w:left w:w="0" w:type="dxa"/>
              <w:bottom w:w="0" w:type="dxa"/>
              <w:right w:w="0" w:type="dxa"/>
            </w:tcMar>
            <w:vAlign w:val="center"/>
          </w:tcPr>
          <w:p w14:paraId="0000018F"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single" w:sz="8" w:space="0" w:color="A6A6A6"/>
              <w:right w:val="nil"/>
            </w:tcBorders>
            <w:tcMar>
              <w:top w:w="0" w:type="dxa"/>
              <w:left w:w="0" w:type="dxa"/>
              <w:bottom w:w="0" w:type="dxa"/>
              <w:right w:w="0" w:type="dxa"/>
            </w:tcMar>
            <w:vAlign w:val="center"/>
          </w:tcPr>
          <w:p w14:paraId="00000190" w14:textId="77777777" w:rsidR="005660EC" w:rsidRPr="00155F65" w:rsidRDefault="00FB0BCD">
            <w:pPr>
              <w:rPr>
                <w:sz w:val="24"/>
                <w:szCs w:val="24"/>
              </w:rPr>
            </w:pPr>
            <w:r w:rsidRPr="00155F65">
              <w:rPr>
                <w:sz w:val="24"/>
                <w:szCs w:val="24"/>
              </w:rPr>
              <w:t xml:space="preserve">   t + pop + </w:t>
            </w:r>
            <w:proofErr w:type="spellStart"/>
            <w:r w:rsidRPr="00155F65">
              <w:rPr>
                <w:sz w:val="24"/>
                <w:szCs w:val="24"/>
              </w:rPr>
              <w:t>t:pop</w:t>
            </w:r>
            <w:proofErr w:type="spellEnd"/>
            <w:r w:rsidRPr="00155F65">
              <w:rPr>
                <w:sz w:val="24"/>
                <w:szCs w:val="24"/>
              </w:rPr>
              <w:t xml:space="preserve"> + </w:t>
            </w:r>
            <w:proofErr w:type="spellStart"/>
            <w:r w:rsidRPr="00155F65">
              <w:rPr>
                <w:sz w:val="24"/>
                <w:szCs w:val="24"/>
              </w:rPr>
              <w:t>female:male</w:t>
            </w:r>
            <w:proofErr w:type="spellEnd"/>
          </w:p>
        </w:tc>
        <w:tc>
          <w:tcPr>
            <w:tcW w:w="1584" w:type="dxa"/>
            <w:tcBorders>
              <w:top w:val="nil"/>
              <w:left w:val="nil"/>
              <w:bottom w:val="single" w:sz="8" w:space="0" w:color="A6A6A6"/>
              <w:right w:val="nil"/>
            </w:tcBorders>
            <w:tcMar>
              <w:top w:w="0" w:type="dxa"/>
              <w:left w:w="0" w:type="dxa"/>
              <w:bottom w:w="0" w:type="dxa"/>
              <w:right w:w="0" w:type="dxa"/>
            </w:tcMar>
            <w:vAlign w:val="center"/>
          </w:tcPr>
          <w:p w14:paraId="00000191" w14:textId="77777777" w:rsidR="005660EC" w:rsidRPr="00155F65" w:rsidRDefault="00FB0BCD">
            <w:pPr>
              <w:rPr>
                <w:sz w:val="24"/>
                <w:szCs w:val="24"/>
              </w:rPr>
            </w:pPr>
            <w:r w:rsidRPr="00155F65">
              <w:rPr>
                <w:sz w:val="24"/>
                <w:szCs w:val="24"/>
              </w:rPr>
              <w:t>female</w:t>
            </w:r>
          </w:p>
        </w:tc>
        <w:tc>
          <w:tcPr>
            <w:tcW w:w="425" w:type="dxa"/>
            <w:tcBorders>
              <w:top w:val="nil"/>
              <w:left w:val="nil"/>
              <w:bottom w:val="single" w:sz="8" w:space="0" w:color="A6A6A6"/>
              <w:right w:val="nil"/>
            </w:tcBorders>
            <w:tcMar>
              <w:top w:w="0" w:type="dxa"/>
              <w:left w:w="0" w:type="dxa"/>
              <w:bottom w:w="0" w:type="dxa"/>
              <w:right w:w="0" w:type="dxa"/>
            </w:tcMar>
            <w:vAlign w:val="center"/>
          </w:tcPr>
          <w:p w14:paraId="00000192"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single" w:sz="8" w:space="0" w:color="A6A6A6"/>
              <w:right w:val="nil"/>
            </w:tcBorders>
            <w:tcMar>
              <w:top w:w="0" w:type="dxa"/>
              <w:left w:w="0" w:type="dxa"/>
              <w:bottom w:w="0" w:type="dxa"/>
              <w:right w:w="0" w:type="dxa"/>
            </w:tcMar>
            <w:vAlign w:val="center"/>
          </w:tcPr>
          <w:p w14:paraId="00000193" w14:textId="77777777" w:rsidR="005660EC" w:rsidRPr="00155F65" w:rsidRDefault="00FB0BCD">
            <w:pPr>
              <w:jc w:val="center"/>
              <w:rPr>
                <w:sz w:val="24"/>
                <w:szCs w:val="24"/>
              </w:rPr>
            </w:pPr>
            <w:r w:rsidRPr="00155F65">
              <w:rPr>
                <w:sz w:val="24"/>
                <w:szCs w:val="24"/>
              </w:rPr>
              <w:t>23.36</w:t>
            </w:r>
          </w:p>
        </w:tc>
        <w:tc>
          <w:tcPr>
            <w:tcW w:w="1020" w:type="dxa"/>
            <w:tcBorders>
              <w:top w:val="nil"/>
              <w:left w:val="nil"/>
              <w:bottom w:val="single" w:sz="8" w:space="0" w:color="A6A6A6"/>
              <w:right w:val="nil"/>
            </w:tcBorders>
            <w:tcMar>
              <w:top w:w="0" w:type="dxa"/>
              <w:left w:w="0" w:type="dxa"/>
              <w:bottom w:w="0" w:type="dxa"/>
              <w:right w:w="0" w:type="dxa"/>
            </w:tcMar>
            <w:vAlign w:val="center"/>
          </w:tcPr>
          <w:p w14:paraId="00000194" w14:textId="77777777" w:rsidR="005660EC" w:rsidRPr="00155F65" w:rsidRDefault="00FB0BCD">
            <w:pPr>
              <w:jc w:val="center"/>
              <w:rPr>
                <w:sz w:val="24"/>
                <w:szCs w:val="24"/>
              </w:rPr>
            </w:pPr>
            <w:r w:rsidRPr="00155F65">
              <w:rPr>
                <w:sz w:val="24"/>
                <w:szCs w:val="24"/>
              </w:rPr>
              <w:t>&lt; 0.001</w:t>
            </w:r>
          </w:p>
        </w:tc>
      </w:tr>
      <w:tr w:rsidR="005660EC" w:rsidRPr="00155F65" w14:paraId="7DA7C0C1"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95" w14:textId="77777777" w:rsidR="005660EC" w:rsidRPr="00155F65" w:rsidRDefault="005660EC">
            <w:pPr>
              <w:widowControl w:val="0"/>
              <w:pBdr>
                <w:top w:val="nil"/>
                <w:left w:val="nil"/>
                <w:bottom w:val="nil"/>
                <w:right w:val="nil"/>
                <w:between w:val="nil"/>
              </w:pBdr>
              <w:rPr>
                <w:sz w:val="24"/>
                <w:szCs w:val="24"/>
              </w:rPr>
            </w:pPr>
          </w:p>
        </w:tc>
        <w:tc>
          <w:tcPr>
            <w:tcW w:w="1296" w:type="dxa"/>
            <w:vMerge w:val="restart"/>
            <w:tcBorders>
              <w:top w:val="single" w:sz="8" w:space="0" w:color="A6A6A6"/>
              <w:left w:val="nil"/>
              <w:bottom w:val="nil"/>
              <w:right w:val="nil"/>
            </w:tcBorders>
            <w:tcMar>
              <w:top w:w="0" w:type="dxa"/>
              <w:left w:w="0" w:type="dxa"/>
              <w:bottom w:w="0" w:type="dxa"/>
              <w:right w:w="0" w:type="dxa"/>
            </w:tcMar>
            <w:vAlign w:val="center"/>
          </w:tcPr>
          <w:p w14:paraId="00000196" w14:textId="77777777" w:rsidR="005660EC" w:rsidRPr="00155F65" w:rsidRDefault="00FB0BCD">
            <w:pPr>
              <w:rPr>
                <w:b/>
                <w:sz w:val="24"/>
                <w:szCs w:val="24"/>
              </w:rPr>
            </w:pPr>
            <w:r w:rsidRPr="00155F65">
              <w:rPr>
                <w:sz w:val="24"/>
                <w:szCs w:val="24"/>
              </w:rPr>
              <w:t>Vendace &amp; European Whitefish</w:t>
            </w:r>
          </w:p>
        </w:tc>
        <w:tc>
          <w:tcPr>
            <w:tcW w:w="5040" w:type="dxa"/>
            <w:tcBorders>
              <w:top w:val="single" w:sz="8" w:space="0" w:color="A6A6A6"/>
              <w:left w:val="nil"/>
              <w:bottom w:val="nil"/>
              <w:right w:val="nil"/>
            </w:tcBorders>
            <w:tcMar>
              <w:top w:w="0" w:type="dxa"/>
              <w:left w:w="0" w:type="dxa"/>
              <w:bottom w:w="0" w:type="dxa"/>
              <w:right w:w="0" w:type="dxa"/>
            </w:tcMar>
            <w:vAlign w:val="center"/>
          </w:tcPr>
          <w:p w14:paraId="00000197" w14:textId="77777777" w:rsidR="005660EC" w:rsidRPr="00155F65" w:rsidRDefault="00FB0BCD">
            <w:pPr>
              <w:rPr>
                <w:sz w:val="24"/>
                <w:szCs w:val="24"/>
              </w:rPr>
            </w:pPr>
            <w:r w:rsidRPr="00155F65">
              <w:rPr>
                <w:b/>
                <w:sz w:val="24"/>
                <w:szCs w:val="24"/>
              </w:rPr>
              <w:t xml:space="preserve">   t + </w:t>
            </w:r>
            <w:proofErr w:type="spellStart"/>
            <w:r w:rsidRPr="00155F65">
              <w:rPr>
                <w:b/>
                <w:sz w:val="24"/>
                <w:szCs w:val="24"/>
              </w:rPr>
              <w:t>sp</w:t>
            </w:r>
            <w:proofErr w:type="spellEnd"/>
            <w:r w:rsidRPr="00155F65">
              <w:rPr>
                <w:b/>
                <w:sz w:val="24"/>
                <w:szCs w:val="24"/>
              </w:rPr>
              <w:t xml:space="preserve"> + </w:t>
            </w:r>
            <w:proofErr w:type="spellStart"/>
            <w:r w:rsidRPr="00155F65">
              <w:rPr>
                <w:b/>
                <w:sz w:val="24"/>
                <w:szCs w:val="24"/>
              </w:rPr>
              <w:t>t:sp</w:t>
            </w:r>
            <w:proofErr w:type="spellEnd"/>
            <w:r w:rsidRPr="00155F65">
              <w:rPr>
                <w:b/>
                <w:sz w:val="24"/>
                <w:szCs w:val="24"/>
              </w:rPr>
              <w:t xml:space="preserve"> + </w:t>
            </w:r>
            <w:proofErr w:type="spellStart"/>
            <w:r w:rsidRPr="00155F65">
              <w:rPr>
                <w:b/>
                <w:sz w:val="24"/>
                <w:szCs w:val="24"/>
              </w:rPr>
              <w:t>female:male</w:t>
            </w:r>
            <w:proofErr w:type="spellEnd"/>
            <w:r w:rsidRPr="00155F65">
              <w:rPr>
                <w:b/>
                <w:sz w:val="24"/>
                <w:szCs w:val="24"/>
              </w:rPr>
              <w:t xml:space="preserve"> + female</w:t>
            </w:r>
          </w:p>
        </w:tc>
        <w:tc>
          <w:tcPr>
            <w:tcW w:w="1584" w:type="dxa"/>
            <w:tcBorders>
              <w:top w:val="single" w:sz="8" w:space="0" w:color="A6A6A6"/>
              <w:left w:val="nil"/>
              <w:bottom w:val="nil"/>
              <w:right w:val="nil"/>
            </w:tcBorders>
            <w:tcMar>
              <w:top w:w="0" w:type="dxa"/>
              <w:left w:w="0" w:type="dxa"/>
              <w:bottom w:w="0" w:type="dxa"/>
              <w:right w:w="0" w:type="dxa"/>
            </w:tcMar>
            <w:vAlign w:val="center"/>
          </w:tcPr>
          <w:p w14:paraId="00000198" w14:textId="77777777" w:rsidR="005660EC" w:rsidRPr="00155F65" w:rsidRDefault="005660EC">
            <w:pPr>
              <w:rPr>
                <w:sz w:val="24"/>
                <w:szCs w:val="24"/>
              </w:rPr>
            </w:pPr>
          </w:p>
        </w:tc>
        <w:tc>
          <w:tcPr>
            <w:tcW w:w="425" w:type="dxa"/>
            <w:tcBorders>
              <w:top w:val="single" w:sz="8" w:space="0" w:color="A6A6A6"/>
              <w:left w:val="nil"/>
              <w:bottom w:val="nil"/>
              <w:right w:val="nil"/>
            </w:tcBorders>
            <w:tcMar>
              <w:top w:w="0" w:type="dxa"/>
              <w:left w:w="0" w:type="dxa"/>
              <w:bottom w:w="0" w:type="dxa"/>
              <w:right w:w="0" w:type="dxa"/>
            </w:tcMar>
            <w:vAlign w:val="center"/>
          </w:tcPr>
          <w:p w14:paraId="00000199" w14:textId="77777777" w:rsidR="005660EC" w:rsidRPr="00155F65" w:rsidRDefault="005660EC">
            <w:pPr>
              <w:jc w:val="center"/>
              <w:rPr>
                <w:sz w:val="24"/>
                <w:szCs w:val="24"/>
              </w:rPr>
            </w:pPr>
          </w:p>
        </w:tc>
        <w:tc>
          <w:tcPr>
            <w:tcW w:w="1192" w:type="dxa"/>
            <w:tcBorders>
              <w:top w:val="single" w:sz="8" w:space="0" w:color="A6A6A6"/>
              <w:left w:val="nil"/>
              <w:bottom w:val="nil"/>
              <w:right w:val="nil"/>
            </w:tcBorders>
            <w:tcMar>
              <w:top w:w="0" w:type="dxa"/>
              <w:left w:w="0" w:type="dxa"/>
              <w:bottom w:w="0" w:type="dxa"/>
              <w:right w:w="0" w:type="dxa"/>
            </w:tcMar>
            <w:vAlign w:val="center"/>
          </w:tcPr>
          <w:p w14:paraId="0000019A" w14:textId="77777777" w:rsidR="005660EC" w:rsidRPr="00155F65" w:rsidRDefault="005660EC">
            <w:pPr>
              <w:jc w:val="center"/>
              <w:rPr>
                <w:sz w:val="24"/>
                <w:szCs w:val="24"/>
              </w:rPr>
            </w:pPr>
          </w:p>
        </w:tc>
        <w:tc>
          <w:tcPr>
            <w:tcW w:w="1020" w:type="dxa"/>
            <w:tcBorders>
              <w:top w:val="single" w:sz="8" w:space="0" w:color="A6A6A6"/>
              <w:left w:val="nil"/>
              <w:bottom w:val="nil"/>
              <w:right w:val="nil"/>
            </w:tcBorders>
            <w:tcMar>
              <w:top w:w="0" w:type="dxa"/>
              <w:left w:w="0" w:type="dxa"/>
              <w:bottom w:w="0" w:type="dxa"/>
              <w:right w:w="0" w:type="dxa"/>
            </w:tcMar>
            <w:vAlign w:val="center"/>
          </w:tcPr>
          <w:p w14:paraId="0000019B" w14:textId="77777777" w:rsidR="005660EC" w:rsidRPr="00155F65" w:rsidRDefault="005660EC">
            <w:pPr>
              <w:jc w:val="center"/>
              <w:rPr>
                <w:sz w:val="24"/>
                <w:szCs w:val="24"/>
              </w:rPr>
            </w:pPr>
          </w:p>
        </w:tc>
      </w:tr>
      <w:tr w:rsidR="005660EC" w:rsidRPr="00155F65" w14:paraId="279AA054"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9C" w14:textId="77777777" w:rsidR="005660EC" w:rsidRPr="00155F65" w:rsidRDefault="005660EC">
            <w:pPr>
              <w:widowControl w:val="0"/>
              <w:pBdr>
                <w:top w:val="nil"/>
                <w:left w:val="nil"/>
                <w:bottom w:val="nil"/>
                <w:right w:val="nil"/>
                <w:between w:val="nil"/>
              </w:pBdr>
              <w:rPr>
                <w:sz w:val="24"/>
                <w:szCs w:val="24"/>
              </w:rPr>
            </w:pPr>
          </w:p>
        </w:tc>
        <w:tc>
          <w:tcPr>
            <w:tcW w:w="1296" w:type="dxa"/>
            <w:vMerge/>
            <w:tcBorders>
              <w:top w:val="single" w:sz="8" w:space="0" w:color="A6A6A6"/>
              <w:left w:val="nil"/>
              <w:bottom w:val="nil"/>
              <w:right w:val="nil"/>
            </w:tcBorders>
            <w:tcMar>
              <w:top w:w="0" w:type="dxa"/>
              <w:left w:w="0" w:type="dxa"/>
              <w:bottom w:w="0" w:type="dxa"/>
              <w:right w:w="0" w:type="dxa"/>
            </w:tcMar>
            <w:vAlign w:val="center"/>
          </w:tcPr>
          <w:p w14:paraId="0000019D"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9E" w14:textId="77777777" w:rsidR="005660EC" w:rsidRPr="00155F65" w:rsidRDefault="00FB0BCD">
            <w:pPr>
              <w:rPr>
                <w:sz w:val="24"/>
                <w:szCs w:val="24"/>
              </w:rPr>
            </w:pPr>
            <w:r w:rsidRPr="00155F65">
              <w:rPr>
                <w:sz w:val="24"/>
                <w:szCs w:val="24"/>
              </w:rPr>
              <w:t xml:space="preserve">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female:male</w:t>
            </w:r>
            <w:proofErr w:type="spellEnd"/>
            <w:r w:rsidRPr="00155F65">
              <w:rPr>
                <w:sz w:val="24"/>
                <w:szCs w:val="24"/>
              </w:rPr>
              <w:t xml:space="preserve"> + female</w:t>
            </w:r>
          </w:p>
        </w:tc>
        <w:tc>
          <w:tcPr>
            <w:tcW w:w="1584" w:type="dxa"/>
            <w:tcBorders>
              <w:top w:val="nil"/>
              <w:left w:val="nil"/>
              <w:bottom w:val="nil"/>
              <w:right w:val="nil"/>
            </w:tcBorders>
            <w:tcMar>
              <w:top w:w="0" w:type="dxa"/>
              <w:left w:w="0" w:type="dxa"/>
              <w:bottom w:w="0" w:type="dxa"/>
              <w:right w:w="0" w:type="dxa"/>
            </w:tcMar>
            <w:vAlign w:val="center"/>
          </w:tcPr>
          <w:p w14:paraId="0000019F" w14:textId="77777777" w:rsidR="005660EC" w:rsidRPr="00155F65" w:rsidRDefault="00FB0BCD">
            <w:pPr>
              <w:rPr>
                <w:sz w:val="24"/>
                <w:szCs w:val="24"/>
              </w:rPr>
            </w:pPr>
            <w:r w:rsidRPr="00155F65">
              <w:rPr>
                <w:sz w:val="24"/>
                <w:szCs w:val="24"/>
              </w:rPr>
              <w:t>t</w:t>
            </w:r>
          </w:p>
        </w:tc>
        <w:tc>
          <w:tcPr>
            <w:tcW w:w="425" w:type="dxa"/>
            <w:tcBorders>
              <w:top w:val="nil"/>
              <w:left w:val="nil"/>
              <w:bottom w:val="nil"/>
              <w:right w:val="nil"/>
            </w:tcBorders>
            <w:tcMar>
              <w:top w:w="0" w:type="dxa"/>
              <w:left w:w="0" w:type="dxa"/>
              <w:bottom w:w="0" w:type="dxa"/>
              <w:right w:w="0" w:type="dxa"/>
            </w:tcMar>
            <w:vAlign w:val="center"/>
          </w:tcPr>
          <w:p w14:paraId="000001A0"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1A1" w14:textId="77777777" w:rsidR="005660EC" w:rsidRPr="00155F65" w:rsidRDefault="00FB0BCD">
            <w:pPr>
              <w:jc w:val="center"/>
              <w:rPr>
                <w:sz w:val="24"/>
                <w:szCs w:val="24"/>
              </w:rPr>
            </w:pPr>
            <w:r w:rsidRPr="00155F65">
              <w:rPr>
                <w:sz w:val="24"/>
                <w:szCs w:val="24"/>
              </w:rPr>
              <w:t>223.54</w:t>
            </w:r>
          </w:p>
        </w:tc>
        <w:tc>
          <w:tcPr>
            <w:tcW w:w="1020" w:type="dxa"/>
            <w:tcBorders>
              <w:top w:val="nil"/>
              <w:left w:val="nil"/>
              <w:bottom w:val="nil"/>
              <w:right w:val="nil"/>
            </w:tcBorders>
            <w:tcMar>
              <w:top w:w="0" w:type="dxa"/>
              <w:left w:w="0" w:type="dxa"/>
              <w:bottom w:w="0" w:type="dxa"/>
              <w:right w:w="0" w:type="dxa"/>
            </w:tcMar>
            <w:vAlign w:val="center"/>
          </w:tcPr>
          <w:p w14:paraId="000001A2" w14:textId="77777777" w:rsidR="005660EC" w:rsidRPr="00155F65" w:rsidRDefault="00FB0BCD">
            <w:pPr>
              <w:jc w:val="center"/>
              <w:rPr>
                <w:sz w:val="24"/>
                <w:szCs w:val="24"/>
              </w:rPr>
            </w:pPr>
            <w:r w:rsidRPr="00155F65">
              <w:rPr>
                <w:sz w:val="24"/>
                <w:szCs w:val="24"/>
              </w:rPr>
              <w:t>&lt; 0.001</w:t>
            </w:r>
          </w:p>
        </w:tc>
      </w:tr>
      <w:tr w:rsidR="005660EC" w:rsidRPr="00155F65" w14:paraId="720585DD"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A3" w14:textId="77777777" w:rsidR="005660EC" w:rsidRPr="00155F65" w:rsidRDefault="005660EC">
            <w:pPr>
              <w:widowControl w:val="0"/>
              <w:pBdr>
                <w:top w:val="nil"/>
                <w:left w:val="nil"/>
                <w:bottom w:val="nil"/>
                <w:right w:val="nil"/>
                <w:between w:val="nil"/>
              </w:pBdr>
              <w:rPr>
                <w:sz w:val="24"/>
                <w:szCs w:val="24"/>
              </w:rPr>
            </w:pPr>
          </w:p>
        </w:tc>
        <w:tc>
          <w:tcPr>
            <w:tcW w:w="1296" w:type="dxa"/>
            <w:vMerge/>
            <w:tcBorders>
              <w:top w:val="single" w:sz="8" w:space="0" w:color="A6A6A6"/>
              <w:left w:val="nil"/>
              <w:bottom w:val="nil"/>
              <w:right w:val="nil"/>
            </w:tcBorders>
            <w:tcMar>
              <w:top w:w="0" w:type="dxa"/>
              <w:left w:w="0" w:type="dxa"/>
              <w:bottom w:w="0" w:type="dxa"/>
              <w:right w:w="0" w:type="dxa"/>
            </w:tcMar>
            <w:vAlign w:val="center"/>
          </w:tcPr>
          <w:p w14:paraId="000001A4"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A5"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female:male</w:t>
            </w:r>
            <w:proofErr w:type="spellEnd"/>
            <w:r w:rsidRPr="00155F65">
              <w:rPr>
                <w:sz w:val="24"/>
                <w:szCs w:val="24"/>
              </w:rPr>
              <w:t xml:space="preserve"> + female</w:t>
            </w:r>
          </w:p>
        </w:tc>
        <w:tc>
          <w:tcPr>
            <w:tcW w:w="1584" w:type="dxa"/>
            <w:tcBorders>
              <w:top w:val="nil"/>
              <w:left w:val="nil"/>
              <w:bottom w:val="nil"/>
              <w:right w:val="nil"/>
            </w:tcBorders>
            <w:tcMar>
              <w:top w:w="0" w:type="dxa"/>
              <w:left w:w="0" w:type="dxa"/>
              <w:bottom w:w="0" w:type="dxa"/>
              <w:right w:w="0" w:type="dxa"/>
            </w:tcMar>
            <w:vAlign w:val="center"/>
          </w:tcPr>
          <w:p w14:paraId="000001A6" w14:textId="77777777" w:rsidR="005660EC" w:rsidRPr="00155F65" w:rsidRDefault="00FB0BCD">
            <w:pPr>
              <w:rPr>
                <w:sz w:val="24"/>
                <w:szCs w:val="24"/>
              </w:rPr>
            </w:pPr>
            <w:proofErr w:type="spellStart"/>
            <w:r w:rsidRPr="00155F65">
              <w:rPr>
                <w:sz w:val="24"/>
                <w:szCs w:val="24"/>
              </w:rPr>
              <w:t>sp</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1A7"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1A8" w14:textId="77777777" w:rsidR="005660EC" w:rsidRPr="00155F65" w:rsidRDefault="00FB0BCD">
            <w:pPr>
              <w:jc w:val="center"/>
              <w:rPr>
                <w:sz w:val="24"/>
                <w:szCs w:val="24"/>
              </w:rPr>
            </w:pPr>
            <w:r w:rsidRPr="00155F65">
              <w:rPr>
                <w:sz w:val="24"/>
                <w:szCs w:val="24"/>
              </w:rPr>
              <w:t>993.43</w:t>
            </w:r>
          </w:p>
        </w:tc>
        <w:tc>
          <w:tcPr>
            <w:tcW w:w="1020" w:type="dxa"/>
            <w:tcBorders>
              <w:top w:val="nil"/>
              <w:left w:val="nil"/>
              <w:bottom w:val="nil"/>
              <w:right w:val="nil"/>
            </w:tcBorders>
            <w:tcMar>
              <w:top w:w="0" w:type="dxa"/>
              <w:left w:w="0" w:type="dxa"/>
              <w:bottom w:w="0" w:type="dxa"/>
              <w:right w:w="0" w:type="dxa"/>
            </w:tcMar>
            <w:vAlign w:val="center"/>
          </w:tcPr>
          <w:p w14:paraId="000001A9" w14:textId="77777777" w:rsidR="005660EC" w:rsidRPr="00155F65" w:rsidRDefault="00FB0BCD">
            <w:pPr>
              <w:jc w:val="center"/>
              <w:rPr>
                <w:sz w:val="24"/>
                <w:szCs w:val="24"/>
              </w:rPr>
            </w:pPr>
            <w:r w:rsidRPr="00155F65">
              <w:rPr>
                <w:sz w:val="24"/>
                <w:szCs w:val="24"/>
              </w:rPr>
              <w:t>&lt; 0.001</w:t>
            </w:r>
          </w:p>
        </w:tc>
      </w:tr>
      <w:tr w:rsidR="005660EC" w:rsidRPr="00155F65" w14:paraId="58ED56D6"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AA"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1AB"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AC"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female:male</w:t>
            </w:r>
            <w:proofErr w:type="spellEnd"/>
            <w:r w:rsidRPr="00155F65">
              <w:rPr>
                <w:sz w:val="24"/>
                <w:szCs w:val="24"/>
              </w:rPr>
              <w:t xml:space="preserve"> + female</w:t>
            </w:r>
          </w:p>
        </w:tc>
        <w:tc>
          <w:tcPr>
            <w:tcW w:w="1584" w:type="dxa"/>
            <w:tcBorders>
              <w:top w:val="nil"/>
              <w:left w:val="nil"/>
              <w:bottom w:val="nil"/>
              <w:right w:val="nil"/>
            </w:tcBorders>
            <w:tcMar>
              <w:top w:w="0" w:type="dxa"/>
              <w:left w:w="0" w:type="dxa"/>
              <w:bottom w:w="0" w:type="dxa"/>
              <w:right w:w="0" w:type="dxa"/>
            </w:tcMar>
            <w:vAlign w:val="center"/>
          </w:tcPr>
          <w:p w14:paraId="000001AD" w14:textId="77777777" w:rsidR="005660EC" w:rsidRPr="00155F65" w:rsidRDefault="00FB0BCD">
            <w:pPr>
              <w:rPr>
                <w:sz w:val="24"/>
                <w:szCs w:val="24"/>
              </w:rPr>
            </w:pPr>
            <w:proofErr w:type="spellStart"/>
            <w:r w:rsidRPr="00155F65">
              <w:rPr>
                <w:sz w:val="24"/>
                <w:szCs w:val="24"/>
              </w:rPr>
              <w:t>t:sp</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1AE"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1AF" w14:textId="77777777" w:rsidR="005660EC" w:rsidRPr="00155F65" w:rsidRDefault="00FB0BCD">
            <w:pPr>
              <w:jc w:val="center"/>
              <w:rPr>
                <w:sz w:val="24"/>
                <w:szCs w:val="24"/>
              </w:rPr>
            </w:pPr>
            <w:r w:rsidRPr="00155F65">
              <w:rPr>
                <w:sz w:val="24"/>
                <w:szCs w:val="24"/>
              </w:rPr>
              <w:t>52.94</w:t>
            </w:r>
          </w:p>
        </w:tc>
        <w:tc>
          <w:tcPr>
            <w:tcW w:w="1020" w:type="dxa"/>
            <w:tcBorders>
              <w:top w:val="nil"/>
              <w:left w:val="nil"/>
              <w:bottom w:val="nil"/>
              <w:right w:val="nil"/>
            </w:tcBorders>
            <w:tcMar>
              <w:top w:w="0" w:type="dxa"/>
              <w:left w:w="0" w:type="dxa"/>
              <w:bottom w:w="0" w:type="dxa"/>
              <w:right w:w="0" w:type="dxa"/>
            </w:tcMar>
            <w:vAlign w:val="center"/>
          </w:tcPr>
          <w:p w14:paraId="000001B0" w14:textId="77777777" w:rsidR="005660EC" w:rsidRPr="00155F65" w:rsidRDefault="00FB0BCD">
            <w:pPr>
              <w:jc w:val="center"/>
              <w:rPr>
                <w:sz w:val="24"/>
                <w:szCs w:val="24"/>
              </w:rPr>
            </w:pPr>
            <w:r w:rsidRPr="00155F65">
              <w:rPr>
                <w:sz w:val="24"/>
                <w:szCs w:val="24"/>
              </w:rPr>
              <w:t>&lt; 0.001</w:t>
            </w:r>
          </w:p>
        </w:tc>
      </w:tr>
      <w:tr w:rsidR="005660EC" w:rsidRPr="00155F65" w14:paraId="24292AC8"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B1"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1B2"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B3"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t:sp</w:t>
            </w:r>
            <w:proofErr w:type="spellEnd"/>
            <w:r w:rsidRPr="00155F65">
              <w:rPr>
                <w:sz w:val="24"/>
                <w:szCs w:val="24"/>
              </w:rPr>
              <w:t xml:space="preserve"> + female</w:t>
            </w:r>
          </w:p>
        </w:tc>
        <w:tc>
          <w:tcPr>
            <w:tcW w:w="1584" w:type="dxa"/>
            <w:tcBorders>
              <w:top w:val="nil"/>
              <w:left w:val="nil"/>
              <w:bottom w:val="nil"/>
              <w:right w:val="nil"/>
            </w:tcBorders>
            <w:tcMar>
              <w:top w:w="0" w:type="dxa"/>
              <w:left w:w="0" w:type="dxa"/>
              <w:bottom w:w="0" w:type="dxa"/>
              <w:right w:w="0" w:type="dxa"/>
            </w:tcMar>
            <w:vAlign w:val="center"/>
          </w:tcPr>
          <w:p w14:paraId="000001B4" w14:textId="77777777" w:rsidR="005660EC" w:rsidRPr="00155F65" w:rsidRDefault="00FB0BCD">
            <w:pPr>
              <w:rPr>
                <w:sz w:val="24"/>
                <w:szCs w:val="24"/>
              </w:rPr>
            </w:pPr>
            <w:proofErr w:type="spellStart"/>
            <w:r w:rsidRPr="00155F65">
              <w:rPr>
                <w:sz w:val="24"/>
                <w:szCs w:val="24"/>
              </w:rPr>
              <w:t>female:male</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1B5"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1B6" w14:textId="77777777" w:rsidR="005660EC" w:rsidRPr="00155F65" w:rsidRDefault="00FB0BCD">
            <w:pPr>
              <w:jc w:val="center"/>
              <w:rPr>
                <w:sz w:val="24"/>
                <w:szCs w:val="24"/>
              </w:rPr>
            </w:pPr>
            <w:r w:rsidRPr="00155F65">
              <w:rPr>
                <w:sz w:val="24"/>
                <w:szCs w:val="24"/>
              </w:rPr>
              <w:t>1042.9</w:t>
            </w:r>
          </w:p>
        </w:tc>
        <w:tc>
          <w:tcPr>
            <w:tcW w:w="1020" w:type="dxa"/>
            <w:tcBorders>
              <w:top w:val="nil"/>
              <w:left w:val="nil"/>
              <w:bottom w:val="nil"/>
              <w:right w:val="nil"/>
            </w:tcBorders>
            <w:tcMar>
              <w:top w:w="0" w:type="dxa"/>
              <w:left w:w="0" w:type="dxa"/>
              <w:bottom w:w="0" w:type="dxa"/>
              <w:right w:w="0" w:type="dxa"/>
            </w:tcMar>
            <w:vAlign w:val="center"/>
          </w:tcPr>
          <w:p w14:paraId="000001B7" w14:textId="77777777" w:rsidR="005660EC" w:rsidRPr="00155F65" w:rsidRDefault="00FB0BCD">
            <w:pPr>
              <w:jc w:val="center"/>
              <w:rPr>
                <w:sz w:val="24"/>
                <w:szCs w:val="24"/>
              </w:rPr>
            </w:pPr>
            <w:r w:rsidRPr="00155F65">
              <w:rPr>
                <w:sz w:val="24"/>
                <w:szCs w:val="24"/>
              </w:rPr>
              <w:t>&lt; 0.001</w:t>
            </w:r>
          </w:p>
        </w:tc>
      </w:tr>
      <w:tr w:rsidR="005660EC" w:rsidRPr="00155F65" w14:paraId="5A5B08BB" w14:textId="77777777">
        <w:trPr>
          <w:trHeight w:val="331"/>
          <w:jc w:val="center"/>
        </w:trPr>
        <w:tc>
          <w:tcPr>
            <w:tcW w:w="1261" w:type="dxa"/>
            <w:tcBorders>
              <w:top w:val="nil"/>
              <w:left w:val="nil"/>
              <w:bottom w:val="single" w:sz="4" w:space="0" w:color="000000"/>
              <w:right w:val="nil"/>
            </w:tcBorders>
            <w:tcMar>
              <w:top w:w="0" w:type="dxa"/>
              <w:left w:w="0" w:type="dxa"/>
              <w:bottom w:w="0" w:type="dxa"/>
              <w:right w:w="0" w:type="dxa"/>
            </w:tcMar>
            <w:vAlign w:val="center"/>
          </w:tcPr>
          <w:p w14:paraId="000001B8"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single" w:sz="4" w:space="0" w:color="000000"/>
              <w:right w:val="nil"/>
            </w:tcBorders>
            <w:tcMar>
              <w:top w:w="0" w:type="dxa"/>
              <w:left w:w="0" w:type="dxa"/>
              <w:bottom w:w="0" w:type="dxa"/>
              <w:right w:w="0" w:type="dxa"/>
            </w:tcMar>
            <w:vAlign w:val="center"/>
          </w:tcPr>
          <w:p w14:paraId="000001B9"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BA"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t:sp</w:t>
            </w:r>
            <w:proofErr w:type="spellEnd"/>
            <w:r w:rsidRPr="00155F65">
              <w:rPr>
                <w:sz w:val="24"/>
                <w:szCs w:val="24"/>
              </w:rPr>
              <w:t xml:space="preserve"> + </w:t>
            </w:r>
            <w:proofErr w:type="spellStart"/>
            <w:r w:rsidRPr="00155F65">
              <w:rPr>
                <w:sz w:val="24"/>
                <w:szCs w:val="24"/>
              </w:rPr>
              <w:t>female:male</w:t>
            </w:r>
            <w:proofErr w:type="spellEnd"/>
          </w:p>
        </w:tc>
        <w:tc>
          <w:tcPr>
            <w:tcW w:w="1584" w:type="dxa"/>
            <w:tcBorders>
              <w:top w:val="nil"/>
              <w:left w:val="nil"/>
              <w:bottom w:val="nil"/>
              <w:right w:val="nil"/>
            </w:tcBorders>
            <w:tcMar>
              <w:top w:w="0" w:type="dxa"/>
              <w:left w:w="0" w:type="dxa"/>
              <w:bottom w:w="0" w:type="dxa"/>
              <w:right w:w="0" w:type="dxa"/>
            </w:tcMar>
            <w:vAlign w:val="center"/>
          </w:tcPr>
          <w:p w14:paraId="000001BB" w14:textId="77777777" w:rsidR="005660EC" w:rsidRPr="00155F65" w:rsidRDefault="00FB0BCD">
            <w:pPr>
              <w:rPr>
                <w:sz w:val="24"/>
                <w:szCs w:val="24"/>
              </w:rPr>
            </w:pPr>
            <w:r w:rsidRPr="00155F65">
              <w:rPr>
                <w:sz w:val="24"/>
                <w:szCs w:val="24"/>
              </w:rPr>
              <w:t>female</w:t>
            </w:r>
          </w:p>
        </w:tc>
        <w:tc>
          <w:tcPr>
            <w:tcW w:w="425" w:type="dxa"/>
            <w:tcBorders>
              <w:top w:val="nil"/>
              <w:left w:val="nil"/>
              <w:bottom w:val="single" w:sz="4" w:space="0" w:color="000000"/>
              <w:right w:val="nil"/>
            </w:tcBorders>
            <w:tcMar>
              <w:top w:w="0" w:type="dxa"/>
              <w:left w:w="0" w:type="dxa"/>
              <w:bottom w:w="0" w:type="dxa"/>
              <w:right w:w="0" w:type="dxa"/>
            </w:tcMar>
            <w:vAlign w:val="center"/>
          </w:tcPr>
          <w:p w14:paraId="000001BC"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1BD" w14:textId="77777777" w:rsidR="005660EC" w:rsidRPr="00155F65" w:rsidRDefault="00FB0BCD">
            <w:pPr>
              <w:jc w:val="center"/>
              <w:rPr>
                <w:sz w:val="24"/>
                <w:szCs w:val="24"/>
              </w:rPr>
            </w:pPr>
            <w:r w:rsidRPr="00155F65">
              <w:rPr>
                <w:sz w:val="24"/>
                <w:szCs w:val="24"/>
              </w:rPr>
              <w:t>1015.8</w:t>
            </w:r>
          </w:p>
        </w:tc>
        <w:tc>
          <w:tcPr>
            <w:tcW w:w="1020" w:type="dxa"/>
            <w:tcBorders>
              <w:top w:val="nil"/>
              <w:left w:val="nil"/>
              <w:bottom w:val="nil"/>
              <w:right w:val="nil"/>
            </w:tcBorders>
            <w:tcMar>
              <w:top w:w="0" w:type="dxa"/>
              <w:left w:w="0" w:type="dxa"/>
              <w:bottom w:w="0" w:type="dxa"/>
              <w:right w:w="0" w:type="dxa"/>
            </w:tcMar>
            <w:vAlign w:val="center"/>
          </w:tcPr>
          <w:p w14:paraId="000001BE" w14:textId="77777777" w:rsidR="005660EC" w:rsidRPr="00155F65" w:rsidRDefault="00FB0BCD">
            <w:pPr>
              <w:jc w:val="center"/>
              <w:rPr>
                <w:sz w:val="24"/>
                <w:szCs w:val="24"/>
              </w:rPr>
            </w:pPr>
            <w:r w:rsidRPr="00155F65">
              <w:rPr>
                <w:sz w:val="24"/>
                <w:szCs w:val="24"/>
              </w:rPr>
              <w:t>&lt; 0.001</w:t>
            </w:r>
          </w:p>
        </w:tc>
      </w:tr>
      <w:tr w:rsidR="005660EC" w:rsidRPr="00155F65" w14:paraId="716AD21C" w14:textId="77777777">
        <w:trPr>
          <w:trHeight w:val="331"/>
          <w:jc w:val="center"/>
        </w:trPr>
        <w:tc>
          <w:tcPr>
            <w:tcW w:w="1261" w:type="dxa"/>
            <w:vMerge w:val="restart"/>
            <w:tcBorders>
              <w:left w:val="nil"/>
              <w:bottom w:val="nil"/>
              <w:right w:val="nil"/>
            </w:tcBorders>
            <w:tcMar>
              <w:top w:w="0" w:type="dxa"/>
              <w:left w:w="0" w:type="dxa"/>
              <w:bottom w:w="0" w:type="dxa"/>
              <w:right w:w="0" w:type="dxa"/>
            </w:tcMar>
          </w:tcPr>
          <w:p w14:paraId="000001BF" w14:textId="77777777" w:rsidR="005660EC" w:rsidRPr="00155F65" w:rsidRDefault="00FB0BCD">
            <w:pPr>
              <w:rPr>
                <w:sz w:val="24"/>
                <w:szCs w:val="24"/>
              </w:rPr>
            </w:pPr>
            <w:r w:rsidRPr="00155F65">
              <w:rPr>
                <w:sz w:val="24"/>
                <w:szCs w:val="24"/>
              </w:rPr>
              <w:t>Incubation Period (DPF)</w:t>
            </w:r>
          </w:p>
        </w:tc>
        <w:tc>
          <w:tcPr>
            <w:tcW w:w="1296" w:type="dxa"/>
            <w:tcBorders>
              <w:top w:val="single" w:sz="4" w:space="0" w:color="000000"/>
              <w:left w:val="nil"/>
              <w:bottom w:val="nil"/>
              <w:right w:val="nil"/>
            </w:tcBorders>
            <w:tcMar>
              <w:top w:w="0" w:type="dxa"/>
              <w:left w:w="0" w:type="dxa"/>
              <w:bottom w:w="0" w:type="dxa"/>
              <w:right w:w="0" w:type="dxa"/>
            </w:tcMar>
            <w:vAlign w:val="center"/>
          </w:tcPr>
          <w:p w14:paraId="000001C0" w14:textId="77777777" w:rsidR="005660EC" w:rsidRPr="00155F65" w:rsidRDefault="00FB0BCD">
            <w:pPr>
              <w:rPr>
                <w:sz w:val="24"/>
                <w:szCs w:val="24"/>
              </w:rPr>
            </w:pPr>
            <w:r w:rsidRPr="00155F65">
              <w:rPr>
                <w:sz w:val="24"/>
                <w:szCs w:val="24"/>
              </w:rPr>
              <w:t>Cisco</w:t>
            </w:r>
          </w:p>
        </w:tc>
        <w:tc>
          <w:tcPr>
            <w:tcW w:w="5040" w:type="dxa"/>
            <w:tcBorders>
              <w:top w:val="single" w:sz="4" w:space="0" w:color="000000"/>
              <w:left w:val="nil"/>
              <w:bottom w:val="nil"/>
              <w:right w:val="nil"/>
            </w:tcBorders>
            <w:tcMar>
              <w:top w:w="0" w:type="dxa"/>
              <w:left w:w="0" w:type="dxa"/>
              <w:bottom w:w="0" w:type="dxa"/>
              <w:right w:w="0" w:type="dxa"/>
            </w:tcMar>
            <w:vAlign w:val="center"/>
          </w:tcPr>
          <w:p w14:paraId="000001C1" w14:textId="77777777" w:rsidR="005660EC" w:rsidRPr="00155F65" w:rsidRDefault="00FB0BCD">
            <w:pPr>
              <w:rPr>
                <w:sz w:val="24"/>
                <w:szCs w:val="24"/>
              </w:rPr>
            </w:pPr>
            <w:r w:rsidRPr="00155F65">
              <w:rPr>
                <w:b/>
                <w:sz w:val="24"/>
                <w:szCs w:val="24"/>
              </w:rPr>
              <w:t xml:space="preserve">   t + pop + </w:t>
            </w:r>
            <w:proofErr w:type="spellStart"/>
            <w:r w:rsidRPr="00155F65">
              <w:rPr>
                <w:b/>
                <w:sz w:val="24"/>
                <w:szCs w:val="24"/>
              </w:rPr>
              <w:t>t:pop</w:t>
            </w:r>
            <w:proofErr w:type="spellEnd"/>
            <w:r w:rsidRPr="00155F65">
              <w:rPr>
                <w:b/>
                <w:sz w:val="24"/>
                <w:szCs w:val="24"/>
              </w:rPr>
              <w:t xml:space="preserve"> + </w:t>
            </w:r>
            <w:proofErr w:type="spellStart"/>
            <w:r w:rsidRPr="00155F65">
              <w:rPr>
                <w:b/>
                <w:sz w:val="24"/>
                <w:szCs w:val="24"/>
              </w:rPr>
              <w:t>female:male</w:t>
            </w:r>
            <w:proofErr w:type="spellEnd"/>
            <w:r w:rsidRPr="00155F65">
              <w:rPr>
                <w:b/>
                <w:sz w:val="24"/>
                <w:szCs w:val="24"/>
              </w:rPr>
              <w:t xml:space="preserve"> + female + male</w:t>
            </w:r>
          </w:p>
        </w:tc>
        <w:tc>
          <w:tcPr>
            <w:tcW w:w="1584" w:type="dxa"/>
            <w:tcBorders>
              <w:top w:val="single" w:sz="4" w:space="0" w:color="000000"/>
              <w:left w:val="nil"/>
              <w:bottom w:val="nil"/>
              <w:right w:val="nil"/>
            </w:tcBorders>
            <w:tcMar>
              <w:top w:w="0" w:type="dxa"/>
              <w:left w:w="0" w:type="dxa"/>
              <w:bottom w:w="0" w:type="dxa"/>
              <w:right w:w="0" w:type="dxa"/>
            </w:tcMar>
            <w:vAlign w:val="center"/>
          </w:tcPr>
          <w:p w14:paraId="000001C2" w14:textId="77777777" w:rsidR="005660EC" w:rsidRPr="00155F65" w:rsidRDefault="005660EC">
            <w:pPr>
              <w:rPr>
                <w:sz w:val="24"/>
                <w:szCs w:val="24"/>
              </w:rPr>
            </w:pPr>
          </w:p>
        </w:tc>
        <w:tc>
          <w:tcPr>
            <w:tcW w:w="425" w:type="dxa"/>
            <w:tcBorders>
              <w:top w:val="single" w:sz="4" w:space="0" w:color="000000"/>
              <w:left w:val="nil"/>
              <w:bottom w:val="nil"/>
              <w:right w:val="nil"/>
            </w:tcBorders>
            <w:tcMar>
              <w:top w:w="0" w:type="dxa"/>
              <w:left w:w="0" w:type="dxa"/>
              <w:bottom w:w="0" w:type="dxa"/>
              <w:right w:w="0" w:type="dxa"/>
            </w:tcMar>
            <w:vAlign w:val="center"/>
          </w:tcPr>
          <w:p w14:paraId="000001C3" w14:textId="77777777" w:rsidR="005660EC" w:rsidRPr="00155F65" w:rsidRDefault="005660EC">
            <w:pPr>
              <w:jc w:val="center"/>
              <w:rPr>
                <w:sz w:val="24"/>
                <w:szCs w:val="24"/>
              </w:rPr>
            </w:pPr>
          </w:p>
        </w:tc>
        <w:tc>
          <w:tcPr>
            <w:tcW w:w="1192" w:type="dxa"/>
            <w:tcBorders>
              <w:top w:val="single" w:sz="4" w:space="0" w:color="000000"/>
              <w:left w:val="nil"/>
              <w:bottom w:val="nil"/>
              <w:right w:val="nil"/>
            </w:tcBorders>
            <w:tcMar>
              <w:top w:w="0" w:type="dxa"/>
              <w:left w:w="0" w:type="dxa"/>
              <w:bottom w:w="0" w:type="dxa"/>
              <w:right w:w="0" w:type="dxa"/>
            </w:tcMar>
            <w:vAlign w:val="center"/>
          </w:tcPr>
          <w:p w14:paraId="000001C4" w14:textId="77777777" w:rsidR="005660EC" w:rsidRPr="00155F65" w:rsidRDefault="005660EC">
            <w:pPr>
              <w:jc w:val="center"/>
              <w:rPr>
                <w:sz w:val="24"/>
                <w:szCs w:val="24"/>
              </w:rPr>
            </w:pPr>
          </w:p>
        </w:tc>
        <w:tc>
          <w:tcPr>
            <w:tcW w:w="1020" w:type="dxa"/>
            <w:tcBorders>
              <w:top w:val="single" w:sz="4" w:space="0" w:color="000000"/>
              <w:left w:val="nil"/>
              <w:bottom w:val="nil"/>
              <w:right w:val="nil"/>
            </w:tcBorders>
            <w:tcMar>
              <w:top w:w="0" w:type="dxa"/>
              <w:left w:w="0" w:type="dxa"/>
              <w:bottom w:w="0" w:type="dxa"/>
              <w:right w:w="0" w:type="dxa"/>
            </w:tcMar>
            <w:vAlign w:val="center"/>
          </w:tcPr>
          <w:p w14:paraId="000001C5" w14:textId="77777777" w:rsidR="005660EC" w:rsidRPr="00155F65" w:rsidRDefault="005660EC">
            <w:pPr>
              <w:jc w:val="center"/>
              <w:rPr>
                <w:sz w:val="24"/>
                <w:szCs w:val="24"/>
              </w:rPr>
            </w:pPr>
          </w:p>
        </w:tc>
      </w:tr>
      <w:tr w:rsidR="005660EC" w:rsidRPr="00155F65" w14:paraId="2A0B76C2" w14:textId="77777777">
        <w:trPr>
          <w:trHeight w:val="331"/>
          <w:jc w:val="center"/>
        </w:trPr>
        <w:tc>
          <w:tcPr>
            <w:tcW w:w="1261" w:type="dxa"/>
            <w:vMerge/>
            <w:tcBorders>
              <w:left w:val="nil"/>
              <w:bottom w:val="nil"/>
              <w:right w:val="nil"/>
            </w:tcBorders>
            <w:tcMar>
              <w:top w:w="0" w:type="dxa"/>
              <w:left w:w="0" w:type="dxa"/>
              <w:bottom w:w="0" w:type="dxa"/>
              <w:right w:w="0" w:type="dxa"/>
            </w:tcMar>
          </w:tcPr>
          <w:p w14:paraId="000001C6"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1C7"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C8" w14:textId="77777777" w:rsidR="005660EC" w:rsidRPr="00155F65" w:rsidRDefault="00FB0BCD">
            <w:pPr>
              <w:rPr>
                <w:sz w:val="24"/>
                <w:szCs w:val="24"/>
              </w:rPr>
            </w:pPr>
            <w:r w:rsidRPr="00155F65">
              <w:rPr>
                <w:sz w:val="24"/>
                <w:szCs w:val="24"/>
              </w:rPr>
              <w:t xml:space="preserve">   pop + </w:t>
            </w:r>
            <w:proofErr w:type="spellStart"/>
            <w:r w:rsidRPr="00155F65">
              <w:rPr>
                <w:sz w:val="24"/>
                <w:szCs w:val="24"/>
              </w:rPr>
              <w:t>female:male</w:t>
            </w:r>
            <w:proofErr w:type="spellEnd"/>
            <w:r w:rsidRPr="00155F65">
              <w:rPr>
                <w:sz w:val="24"/>
                <w:szCs w:val="24"/>
              </w:rPr>
              <w:t xml:space="preserve"> + female + male</w:t>
            </w:r>
          </w:p>
        </w:tc>
        <w:tc>
          <w:tcPr>
            <w:tcW w:w="1584" w:type="dxa"/>
            <w:tcBorders>
              <w:top w:val="nil"/>
              <w:left w:val="nil"/>
              <w:bottom w:val="nil"/>
              <w:right w:val="nil"/>
            </w:tcBorders>
            <w:tcMar>
              <w:top w:w="0" w:type="dxa"/>
              <w:left w:w="0" w:type="dxa"/>
              <w:bottom w:w="0" w:type="dxa"/>
              <w:right w:w="0" w:type="dxa"/>
            </w:tcMar>
            <w:vAlign w:val="center"/>
          </w:tcPr>
          <w:p w14:paraId="000001C9" w14:textId="77777777" w:rsidR="005660EC" w:rsidRPr="00155F65" w:rsidRDefault="00FB0BCD">
            <w:pPr>
              <w:rPr>
                <w:sz w:val="24"/>
                <w:szCs w:val="24"/>
              </w:rPr>
            </w:pPr>
            <w:r w:rsidRPr="00155F65">
              <w:rPr>
                <w:sz w:val="24"/>
                <w:szCs w:val="24"/>
              </w:rPr>
              <w:t>t</w:t>
            </w:r>
          </w:p>
        </w:tc>
        <w:tc>
          <w:tcPr>
            <w:tcW w:w="425" w:type="dxa"/>
            <w:tcBorders>
              <w:top w:val="nil"/>
              <w:left w:val="nil"/>
              <w:bottom w:val="nil"/>
              <w:right w:val="nil"/>
            </w:tcBorders>
            <w:tcMar>
              <w:top w:w="0" w:type="dxa"/>
              <w:left w:w="0" w:type="dxa"/>
              <w:bottom w:w="0" w:type="dxa"/>
              <w:right w:w="0" w:type="dxa"/>
            </w:tcMar>
            <w:vAlign w:val="center"/>
          </w:tcPr>
          <w:p w14:paraId="000001CA"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1CB" w14:textId="77777777" w:rsidR="005660EC" w:rsidRPr="00155F65" w:rsidRDefault="00FB0BCD">
            <w:pPr>
              <w:jc w:val="center"/>
              <w:rPr>
                <w:sz w:val="24"/>
                <w:szCs w:val="24"/>
              </w:rPr>
            </w:pPr>
            <w:r w:rsidRPr="00155F65">
              <w:rPr>
                <w:sz w:val="24"/>
                <w:szCs w:val="24"/>
              </w:rPr>
              <w:t>31,183.13</w:t>
            </w:r>
          </w:p>
        </w:tc>
        <w:tc>
          <w:tcPr>
            <w:tcW w:w="1020" w:type="dxa"/>
            <w:tcBorders>
              <w:top w:val="nil"/>
              <w:left w:val="nil"/>
              <w:bottom w:val="nil"/>
              <w:right w:val="nil"/>
            </w:tcBorders>
            <w:tcMar>
              <w:top w:w="0" w:type="dxa"/>
              <w:left w:w="0" w:type="dxa"/>
              <w:bottom w:w="0" w:type="dxa"/>
              <w:right w:w="0" w:type="dxa"/>
            </w:tcMar>
            <w:vAlign w:val="center"/>
          </w:tcPr>
          <w:p w14:paraId="000001CC" w14:textId="77777777" w:rsidR="005660EC" w:rsidRPr="00155F65" w:rsidRDefault="00FB0BCD">
            <w:pPr>
              <w:jc w:val="center"/>
              <w:rPr>
                <w:sz w:val="24"/>
                <w:szCs w:val="24"/>
              </w:rPr>
            </w:pPr>
            <w:r w:rsidRPr="00155F65">
              <w:rPr>
                <w:sz w:val="24"/>
                <w:szCs w:val="24"/>
              </w:rPr>
              <w:t>&lt; 0.001</w:t>
            </w:r>
          </w:p>
        </w:tc>
      </w:tr>
      <w:tr w:rsidR="005660EC" w:rsidRPr="00155F65" w14:paraId="14D7AA40" w14:textId="77777777">
        <w:trPr>
          <w:trHeight w:val="331"/>
          <w:jc w:val="center"/>
        </w:trPr>
        <w:tc>
          <w:tcPr>
            <w:tcW w:w="1261" w:type="dxa"/>
            <w:vMerge/>
            <w:tcBorders>
              <w:left w:val="nil"/>
              <w:bottom w:val="nil"/>
              <w:right w:val="nil"/>
            </w:tcBorders>
            <w:tcMar>
              <w:top w:w="0" w:type="dxa"/>
              <w:left w:w="0" w:type="dxa"/>
              <w:bottom w:w="0" w:type="dxa"/>
              <w:right w:w="0" w:type="dxa"/>
            </w:tcMar>
          </w:tcPr>
          <w:p w14:paraId="000001CD"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1CE"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CF"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female:male</w:t>
            </w:r>
            <w:proofErr w:type="spellEnd"/>
            <w:r w:rsidRPr="00155F65">
              <w:rPr>
                <w:sz w:val="24"/>
                <w:szCs w:val="24"/>
              </w:rPr>
              <w:t xml:space="preserve"> + female + male</w:t>
            </w:r>
          </w:p>
        </w:tc>
        <w:tc>
          <w:tcPr>
            <w:tcW w:w="1584" w:type="dxa"/>
            <w:tcBorders>
              <w:top w:val="nil"/>
              <w:left w:val="nil"/>
              <w:bottom w:val="nil"/>
              <w:right w:val="nil"/>
            </w:tcBorders>
            <w:tcMar>
              <w:top w:w="0" w:type="dxa"/>
              <w:left w:w="0" w:type="dxa"/>
              <w:bottom w:w="0" w:type="dxa"/>
              <w:right w:w="0" w:type="dxa"/>
            </w:tcMar>
            <w:vAlign w:val="center"/>
          </w:tcPr>
          <w:p w14:paraId="000001D0" w14:textId="77777777" w:rsidR="005660EC" w:rsidRPr="00155F65" w:rsidRDefault="00FB0BCD">
            <w:pPr>
              <w:rPr>
                <w:sz w:val="24"/>
                <w:szCs w:val="24"/>
              </w:rPr>
            </w:pPr>
            <w:r w:rsidRPr="00155F65">
              <w:rPr>
                <w:sz w:val="24"/>
                <w:szCs w:val="24"/>
              </w:rPr>
              <w:t>pop</w:t>
            </w:r>
          </w:p>
        </w:tc>
        <w:tc>
          <w:tcPr>
            <w:tcW w:w="425" w:type="dxa"/>
            <w:tcBorders>
              <w:top w:val="nil"/>
              <w:left w:val="nil"/>
              <w:bottom w:val="nil"/>
              <w:right w:val="nil"/>
            </w:tcBorders>
            <w:tcMar>
              <w:top w:w="0" w:type="dxa"/>
              <w:left w:w="0" w:type="dxa"/>
              <w:bottom w:w="0" w:type="dxa"/>
              <w:right w:w="0" w:type="dxa"/>
            </w:tcMar>
            <w:vAlign w:val="center"/>
          </w:tcPr>
          <w:p w14:paraId="000001D1"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1D2" w14:textId="77777777" w:rsidR="005660EC" w:rsidRPr="00155F65" w:rsidRDefault="00FB0BCD">
            <w:pPr>
              <w:jc w:val="center"/>
              <w:rPr>
                <w:sz w:val="24"/>
                <w:szCs w:val="24"/>
              </w:rPr>
            </w:pPr>
            <w:r w:rsidRPr="00155F65">
              <w:rPr>
                <w:sz w:val="24"/>
                <w:szCs w:val="24"/>
              </w:rPr>
              <w:t>3,651.86</w:t>
            </w:r>
          </w:p>
        </w:tc>
        <w:tc>
          <w:tcPr>
            <w:tcW w:w="1020" w:type="dxa"/>
            <w:tcBorders>
              <w:top w:val="nil"/>
              <w:left w:val="nil"/>
              <w:bottom w:val="nil"/>
              <w:right w:val="nil"/>
            </w:tcBorders>
            <w:tcMar>
              <w:top w:w="0" w:type="dxa"/>
              <w:left w:w="0" w:type="dxa"/>
              <w:bottom w:w="0" w:type="dxa"/>
              <w:right w:w="0" w:type="dxa"/>
            </w:tcMar>
            <w:vAlign w:val="center"/>
          </w:tcPr>
          <w:p w14:paraId="000001D3" w14:textId="77777777" w:rsidR="005660EC" w:rsidRPr="00155F65" w:rsidRDefault="00FB0BCD">
            <w:pPr>
              <w:jc w:val="center"/>
              <w:rPr>
                <w:sz w:val="24"/>
                <w:szCs w:val="24"/>
              </w:rPr>
            </w:pPr>
            <w:r w:rsidRPr="00155F65">
              <w:rPr>
                <w:sz w:val="24"/>
                <w:szCs w:val="24"/>
              </w:rPr>
              <w:t>&lt; 0.001</w:t>
            </w:r>
          </w:p>
        </w:tc>
      </w:tr>
      <w:tr w:rsidR="005660EC" w:rsidRPr="00155F65" w14:paraId="30AB0E73"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D4"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1D5"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D6" w14:textId="77777777" w:rsidR="005660EC" w:rsidRPr="00155F65" w:rsidRDefault="00FB0BCD">
            <w:pPr>
              <w:rPr>
                <w:sz w:val="24"/>
                <w:szCs w:val="24"/>
              </w:rPr>
            </w:pPr>
            <w:r w:rsidRPr="00155F65">
              <w:rPr>
                <w:sz w:val="24"/>
                <w:szCs w:val="24"/>
              </w:rPr>
              <w:t xml:space="preserve">   t + pop + </w:t>
            </w:r>
            <w:proofErr w:type="spellStart"/>
            <w:r w:rsidRPr="00155F65">
              <w:rPr>
                <w:sz w:val="24"/>
                <w:szCs w:val="24"/>
              </w:rPr>
              <w:t>female:male</w:t>
            </w:r>
            <w:proofErr w:type="spellEnd"/>
            <w:r w:rsidRPr="00155F65">
              <w:rPr>
                <w:sz w:val="24"/>
                <w:szCs w:val="24"/>
              </w:rPr>
              <w:t xml:space="preserve"> + female + male</w:t>
            </w:r>
          </w:p>
        </w:tc>
        <w:tc>
          <w:tcPr>
            <w:tcW w:w="1584" w:type="dxa"/>
            <w:tcBorders>
              <w:top w:val="nil"/>
              <w:left w:val="nil"/>
              <w:bottom w:val="nil"/>
              <w:right w:val="nil"/>
            </w:tcBorders>
            <w:tcMar>
              <w:top w:w="0" w:type="dxa"/>
              <w:left w:w="0" w:type="dxa"/>
              <w:bottom w:w="0" w:type="dxa"/>
              <w:right w:w="0" w:type="dxa"/>
            </w:tcMar>
            <w:vAlign w:val="center"/>
          </w:tcPr>
          <w:p w14:paraId="000001D7" w14:textId="77777777" w:rsidR="005660EC" w:rsidRPr="00155F65" w:rsidRDefault="00FB0BCD">
            <w:pPr>
              <w:rPr>
                <w:sz w:val="24"/>
                <w:szCs w:val="24"/>
              </w:rPr>
            </w:pPr>
            <w:proofErr w:type="spellStart"/>
            <w:r w:rsidRPr="00155F65">
              <w:rPr>
                <w:sz w:val="24"/>
                <w:szCs w:val="24"/>
              </w:rPr>
              <w:t>t:pop</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1D8"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1D9" w14:textId="77777777" w:rsidR="005660EC" w:rsidRPr="00155F65" w:rsidRDefault="00FB0BCD">
            <w:pPr>
              <w:jc w:val="center"/>
              <w:rPr>
                <w:sz w:val="24"/>
                <w:szCs w:val="24"/>
              </w:rPr>
            </w:pPr>
            <w:r w:rsidRPr="00155F65">
              <w:rPr>
                <w:sz w:val="24"/>
                <w:szCs w:val="24"/>
              </w:rPr>
              <w:t>315.04</w:t>
            </w:r>
          </w:p>
        </w:tc>
        <w:tc>
          <w:tcPr>
            <w:tcW w:w="1020" w:type="dxa"/>
            <w:tcBorders>
              <w:top w:val="nil"/>
              <w:left w:val="nil"/>
              <w:bottom w:val="nil"/>
              <w:right w:val="nil"/>
            </w:tcBorders>
            <w:tcMar>
              <w:top w:w="0" w:type="dxa"/>
              <w:left w:w="0" w:type="dxa"/>
              <w:bottom w:w="0" w:type="dxa"/>
              <w:right w:w="0" w:type="dxa"/>
            </w:tcMar>
            <w:vAlign w:val="center"/>
          </w:tcPr>
          <w:p w14:paraId="000001DA" w14:textId="77777777" w:rsidR="005660EC" w:rsidRPr="00155F65" w:rsidRDefault="00FB0BCD">
            <w:pPr>
              <w:jc w:val="center"/>
              <w:rPr>
                <w:sz w:val="24"/>
                <w:szCs w:val="24"/>
              </w:rPr>
            </w:pPr>
            <w:r w:rsidRPr="00155F65">
              <w:rPr>
                <w:sz w:val="24"/>
                <w:szCs w:val="24"/>
              </w:rPr>
              <w:t>&lt; 0.001</w:t>
            </w:r>
          </w:p>
        </w:tc>
      </w:tr>
      <w:tr w:rsidR="005660EC" w:rsidRPr="00155F65" w14:paraId="2D562A45"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DB"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1DC"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DD" w14:textId="77777777" w:rsidR="005660EC" w:rsidRPr="00155F65" w:rsidRDefault="00FB0BCD">
            <w:pPr>
              <w:rPr>
                <w:sz w:val="24"/>
                <w:szCs w:val="24"/>
              </w:rPr>
            </w:pPr>
            <w:r w:rsidRPr="00155F65">
              <w:rPr>
                <w:sz w:val="24"/>
                <w:szCs w:val="24"/>
              </w:rPr>
              <w:t xml:space="preserve">   t + pop + </w:t>
            </w:r>
            <w:proofErr w:type="spellStart"/>
            <w:r w:rsidRPr="00155F65">
              <w:rPr>
                <w:sz w:val="24"/>
                <w:szCs w:val="24"/>
              </w:rPr>
              <w:t>t:pop</w:t>
            </w:r>
            <w:proofErr w:type="spellEnd"/>
            <w:r w:rsidRPr="00155F65">
              <w:rPr>
                <w:sz w:val="24"/>
                <w:szCs w:val="24"/>
              </w:rPr>
              <w:t xml:space="preserve"> + female + male</w:t>
            </w:r>
          </w:p>
        </w:tc>
        <w:tc>
          <w:tcPr>
            <w:tcW w:w="1584" w:type="dxa"/>
            <w:tcBorders>
              <w:top w:val="nil"/>
              <w:left w:val="nil"/>
              <w:bottom w:val="nil"/>
              <w:right w:val="nil"/>
            </w:tcBorders>
            <w:tcMar>
              <w:top w:w="0" w:type="dxa"/>
              <w:left w:w="0" w:type="dxa"/>
              <w:bottom w:w="0" w:type="dxa"/>
              <w:right w:w="0" w:type="dxa"/>
            </w:tcMar>
            <w:vAlign w:val="center"/>
          </w:tcPr>
          <w:p w14:paraId="000001DE" w14:textId="77777777" w:rsidR="005660EC" w:rsidRPr="00155F65" w:rsidRDefault="00FB0BCD">
            <w:pPr>
              <w:rPr>
                <w:sz w:val="24"/>
                <w:szCs w:val="24"/>
              </w:rPr>
            </w:pPr>
            <w:proofErr w:type="spellStart"/>
            <w:r w:rsidRPr="00155F65">
              <w:rPr>
                <w:sz w:val="24"/>
                <w:szCs w:val="24"/>
              </w:rPr>
              <w:t>female:male</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1DF"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1E0" w14:textId="77777777" w:rsidR="005660EC" w:rsidRPr="00155F65" w:rsidRDefault="00FB0BCD">
            <w:pPr>
              <w:jc w:val="center"/>
              <w:rPr>
                <w:sz w:val="24"/>
                <w:szCs w:val="24"/>
              </w:rPr>
            </w:pPr>
            <w:r w:rsidRPr="00155F65">
              <w:rPr>
                <w:sz w:val="24"/>
                <w:szCs w:val="24"/>
              </w:rPr>
              <w:t>58.62</w:t>
            </w:r>
          </w:p>
        </w:tc>
        <w:tc>
          <w:tcPr>
            <w:tcW w:w="1020" w:type="dxa"/>
            <w:tcBorders>
              <w:top w:val="nil"/>
              <w:left w:val="nil"/>
              <w:bottom w:val="nil"/>
              <w:right w:val="nil"/>
            </w:tcBorders>
            <w:tcMar>
              <w:top w:w="0" w:type="dxa"/>
              <w:left w:w="0" w:type="dxa"/>
              <w:bottom w:w="0" w:type="dxa"/>
              <w:right w:w="0" w:type="dxa"/>
            </w:tcMar>
            <w:vAlign w:val="center"/>
          </w:tcPr>
          <w:p w14:paraId="000001E1" w14:textId="77777777" w:rsidR="005660EC" w:rsidRPr="00155F65" w:rsidRDefault="00FB0BCD">
            <w:pPr>
              <w:jc w:val="center"/>
              <w:rPr>
                <w:sz w:val="24"/>
                <w:szCs w:val="24"/>
              </w:rPr>
            </w:pPr>
            <w:r w:rsidRPr="00155F65">
              <w:rPr>
                <w:sz w:val="24"/>
                <w:szCs w:val="24"/>
              </w:rPr>
              <w:t>&lt; 0.001</w:t>
            </w:r>
          </w:p>
        </w:tc>
      </w:tr>
      <w:tr w:rsidR="005660EC" w:rsidRPr="00155F65" w14:paraId="5DA06066"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E2"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1E3"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E4" w14:textId="77777777" w:rsidR="005660EC" w:rsidRPr="00155F65" w:rsidRDefault="00FB0BCD">
            <w:pPr>
              <w:rPr>
                <w:sz w:val="24"/>
                <w:szCs w:val="24"/>
              </w:rPr>
            </w:pPr>
            <w:r w:rsidRPr="00155F65">
              <w:rPr>
                <w:sz w:val="24"/>
                <w:szCs w:val="24"/>
              </w:rPr>
              <w:t xml:space="preserve">   t + pop + </w:t>
            </w:r>
            <w:proofErr w:type="spellStart"/>
            <w:r w:rsidRPr="00155F65">
              <w:rPr>
                <w:sz w:val="24"/>
                <w:szCs w:val="24"/>
              </w:rPr>
              <w:t>t:pop</w:t>
            </w:r>
            <w:proofErr w:type="spellEnd"/>
            <w:r w:rsidRPr="00155F65">
              <w:rPr>
                <w:sz w:val="24"/>
                <w:szCs w:val="24"/>
              </w:rPr>
              <w:t xml:space="preserve"> + </w:t>
            </w:r>
            <w:proofErr w:type="spellStart"/>
            <w:r w:rsidRPr="00155F65">
              <w:rPr>
                <w:sz w:val="24"/>
                <w:szCs w:val="24"/>
              </w:rPr>
              <w:t>female:male</w:t>
            </w:r>
            <w:proofErr w:type="spellEnd"/>
            <w:r w:rsidRPr="00155F65">
              <w:rPr>
                <w:sz w:val="24"/>
                <w:szCs w:val="24"/>
              </w:rPr>
              <w:t xml:space="preserve"> + male</w:t>
            </w:r>
          </w:p>
        </w:tc>
        <w:tc>
          <w:tcPr>
            <w:tcW w:w="1584" w:type="dxa"/>
            <w:tcBorders>
              <w:top w:val="nil"/>
              <w:left w:val="nil"/>
              <w:bottom w:val="nil"/>
              <w:right w:val="nil"/>
            </w:tcBorders>
            <w:tcMar>
              <w:top w:w="0" w:type="dxa"/>
              <w:left w:w="0" w:type="dxa"/>
              <w:bottom w:w="0" w:type="dxa"/>
              <w:right w:w="0" w:type="dxa"/>
            </w:tcMar>
            <w:vAlign w:val="center"/>
          </w:tcPr>
          <w:p w14:paraId="000001E5" w14:textId="77777777" w:rsidR="005660EC" w:rsidRPr="00155F65" w:rsidRDefault="00FB0BCD">
            <w:pPr>
              <w:rPr>
                <w:sz w:val="24"/>
                <w:szCs w:val="24"/>
              </w:rPr>
            </w:pPr>
            <w:r w:rsidRPr="00155F65">
              <w:rPr>
                <w:sz w:val="24"/>
                <w:szCs w:val="24"/>
              </w:rPr>
              <w:t>female</w:t>
            </w:r>
          </w:p>
        </w:tc>
        <w:tc>
          <w:tcPr>
            <w:tcW w:w="425" w:type="dxa"/>
            <w:tcBorders>
              <w:top w:val="nil"/>
              <w:left w:val="nil"/>
              <w:bottom w:val="nil"/>
              <w:right w:val="nil"/>
            </w:tcBorders>
            <w:tcMar>
              <w:top w:w="0" w:type="dxa"/>
              <w:left w:w="0" w:type="dxa"/>
              <w:bottom w:w="0" w:type="dxa"/>
              <w:right w:w="0" w:type="dxa"/>
            </w:tcMar>
            <w:vAlign w:val="center"/>
          </w:tcPr>
          <w:p w14:paraId="000001E6"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1E7" w14:textId="77777777" w:rsidR="005660EC" w:rsidRPr="00155F65" w:rsidRDefault="00FB0BCD">
            <w:pPr>
              <w:jc w:val="center"/>
              <w:rPr>
                <w:sz w:val="24"/>
                <w:szCs w:val="24"/>
              </w:rPr>
            </w:pPr>
            <w:r w:rsidRPr="00155F65">
              <w:rPr>
                <w:sz w:val="24"/>
                <w:szCs w:val="24"/>
              </w:rPr>
              <w:t>65.04</w:t>
            </w:r>
          </w:p>
        </w:tc>
        <w:tc>
          <w:tcPr>
            <w:tcW w:w="1020" w:type="dxa"/>
            <w:tcBorders>
              <w:top w:val="nil"/>
              <w:left w:val="nil"/>
              <w:bottom w:val="nil"/>
              <w:right w:val="nil"/>
            </w:tcBorders>
            <w:tcMar>
              <w:top w:w="0" w:type="dxa"/>
              <w:left w:w="0" w:type="dxa"/>
              <w:bottom w:w="0" w:type="dxa"/>
              <w:right w:w="0" w:type="dxa"/>
            </w:tcMar>
            <w:vAlign w:val="center"/>
          </w:tcPr>
          <w:p w14:paraId="000001E8" w14:textId="77777777" w:rsidR="005660EC" w:rsidRPr="00155F65" w:rsidRDefault="00FB0BCD">
            <w:pPr>
              <w:jc w:val="center"/>
              <w:rPr>
                <w:sz w:val="24"/>
                <w:szCs w:val="24"/>
              </w:rPr>
            </w:pPr>
            <w:r w:rsidRPr="00155F65">
              <w:rPr>
                <w:sz w:val="24"/>
                <w:szCs w:val="24"/>
              </w:rPr>
              <w:t>&lt; 0.001</w:t>
            </w:r>
          </w:p>
        </w:tc>
      </w:tr>
      <w:tr w:rsidR="005660EC" w:rsidRPr="00155F65" w14:paraId="6C9EFFE5"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E9"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single" w:sz="8" w:space="0" w:color="A6A6A6"/>
              <w:right w:val="nil"/>
            </w:tcBorders>
            <w:tcMar>
              <w:top w:w="0" w:type="dxa"/>
              <w:left w:w="0" w:type="dxa"/>
              <w:bottom w:w="0" w:type="dxa"/>
              <w:right w:w="0" w:type="dxa"/>
            </w:tcMar>
            <w:vAlign w:val="center"/>
          </w:tcPr>
          <w:p w14:paraId="000001EA"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single" w:sz="8" w:space="0" w:color="A6A6A6"/>
              <w:right w:val="nil"/>
            </w:tcBorders>
            <w:tcMar>
              <w:top w:w="0" w:type="dxa"/>
              <w:left w:w="0" w:type="dxa"/>
              <w:bottom w:w="0" w:type="dxa"/>
              <w:right w:w="0" w:type="dxa"/>
            </w:tcMar>
            <w:vAlign w:val="center"/>
          </w:tcPr>
          <w:p w14:paraId="000001EB" w14:textId="77777777" w:rsidR="005660EC" w:rsidRPr="00155F65" w:rsidRDefault="00FB0BCD">
            <w:pPr>
              <w:rPr>
                <w:sz w:val="24"/>
                <w:szCs w:val="24"/>
              </w:rPr>
            </w:pPr>
            <w:r w:rsidRPr="00155F65">
              <w:rPr>
                <w:sz w:val="24"/>
                <w:szCs w:val="24"/>
              </w:rPr>
              <w:t xml:space="preserve">   t + pop + </w:t>
            </w:r>
            <w:proofErr w:type="spellStart"/>
            <w:r w:rsidRPr="00155F65">
              <w:rPr>
                <w:sz w:val="24"/>
                <w:szCs w:val="24"/>
              </w:rPr>
              <w:t>t:pop</w:t>
            </w:r>
            <w:proofErr w:type="spellEnd"/>
            <w:r w:rsidRPr="00155F65">
              <w:rPr>
                <w:sz w:val="24"/>
                <w:szCs w:val="24"/>
              </w:rPr>
              <w:t xml:space="preserve"> + </w:t>
            </w:r>
            <w:proofErr w:type="spellStart"/>
            <w:r w:rsidRPr="00155F65">
              <w:rPr>
                <w:sz w:val="24"/>
                <w:szCs w:val="24"/>
              </w:rPr>
              <w:t>female:male</w:t>
            </w:r>
            <w:proofErr w:type="spellEnd"/>
            <w:r w:rsidRPr="00155F65">
              <w:rPr>
                <w:sz w:val="24"/>
                <w:szCs w:val="24"/>
              </w:rPr>
              <w:t xml:space="preserve"> + female</w:t>
            </w:r>
          </w:p>
        </w:tc>
        <w:tc>
          <w:tcPr>
            <w:tcW w:w="1584" w:type="dxa"/>
            <w:tcBorders>
              <w:top w:val="nil"/>
              <w:left w:val="nil"/>
              <w:bottom w:val="single" w:sz="8" w:space="0" w:color="A6A6A6"/>
              <w:right w:val="nil"/>
            </w:tcBorders>
            <w:tcMar>
              <w:top w:w="0" w:type="dxa"/>
              <w:left w:w="0" w:type="dxa"/>
              <w:bottom w:w="0" w:type="dxa"/>
              <w:right w:w="0" w:type="dxa"/>
            </w:tcMar>
            <w:vAlign w:val="center"/>
          </w:tcPr>
          <w:p w14:paraId="000001EC" w14:textId="77777777" w:rsidR="005660EC" w:rsidRPr="00155F65" w:rsidRDefault="00FB0BCD">
            <w:pPr>
              <w:rPr>
                <w:sz w:val="24"/>
                <w:szCs w:val="24"/>
              </w:rPr>
            </w:pPr>
            <w:r w:rsidRPr="00155F65">
              <w:rPr>
                <w:sz w:val="24"/>
                <w:szCs w:val="24"/>
              </w:rPr>
              <w:t>male</w:t>
            </w:r>
          </w:p>
        </w:tc>
        <w:tc>
          <w:tcPr>
            <w:tcW w:w="425" w:type="dxa"/>
            <w:tcBorders>
              <w:top w:val="nil"/>
              <w:left w:val="nil"/>
              <w:bottom w:val="single" w:sz="8" w:space="0" w:color="A6A6A6"/>
              <w:right w:val="nil"/>
            </w:tcBorders>
            <w:tcMar>
              <w:top w:w="0" w:type="dxa"/>
              <w:left w:w="0" w:type="dxa"/>
              <w:bottom w:w="0" w:type="dxa"/>
              <w:right w:w="0" w:type="dxa"/>
            </w:tcMar>
            <w:vAlign w:val="center"/>
          </w:tcPr>
          <w:p w14:paraId="000001ED"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single" w:sz="8" w:space="0" w:color="A6A6A6"/>
              <w:right w:val="nil"/>
            </w:tcBorders>
            <w:tcMar>
              <w:top w:w="0" w:type="dxa"/>
              <w:left w:w="0" w:type="dxa"/>
              <w:bottom w:w="0" w:type="dxa"/>
              <w:right w:w="0" w:type="dxa"/>
            </w:tcMar>
            <w:vAlign w:val="center"/>
          </w:tcPr>
          <w:p w14:paraId="000001EE" w14:textId="77777777" w:rsidR="005660EC" w:rsidRPr="00155F65" w:rsidRDefault="00FB0BCD">
            <w:pPr>
              <w:jc w:val="center"/>
              <w:rPr>
                <w:sz w:val="24"/>
                <w:szCs w:val="24"/>
              </w:rPr>
            </w:pPr>
            <w:r w:rsidRPr="00155F65">
              <w:rPr>
                <w:sz w:val="24"/>
                <w:szCs w:val="24"/>
              </w:rPr>
              <w:t>14.22</w:t>
            </w:r>
          </w:p>
        </w:tc>
        <w:tc>
          <w:tcPr>
            <w:tcW w:w="1020" w:type="dxa"/>
            <w:tcBorders>
              <w:top w:val="nil"/>
              <w:left w:val="nil"/>
              <w:bottom w:val="single" w:sz="8" w:space="0" w:color="A6A6A6"/>
              <w:right w:val="nil"/>
            </w:tcBorders>
            <w:tcMar>
              <w:top w:w="0" w:type="dxa"/>
              <w:left w:w="0" w:type="dxa"/>
              <w:bottom w:w="0" w:type="dxa"/>
              <w:right w:w="0" w:type="dxa"/>
            </w:tcMar>
            <w:vAlign w:val="center"/>
          </w:tcPr>
          <w:p w14:paraId="000001EF" w14:textId="77777777" w:rsidR="005660EC" w:rsidRPr="00155F65" w:rsidRDefault="00FB0BCD">
            <w:pPr>
              <w:jc w:val="center"/>
              <w:rPr>
                <w:sz w:val="24"/>
                <w:szCs w:val="24"/>
              </w:rPr>
            </w:pPr>
            <w:r w:rsidRPr="00155F65">
              <w:rPr>
                <w:sz w:val="24"/>
                <w:szCs w:val="24"/>
              </w:rPr>
              <w:t>&lt;0.001</w:t>
            </w:r>
          </w:p>
        </w:tc>
      </w:tr>
      <w:tr w:rsidR="005660EC" w:rsidRPr="00155F65" w14:paraId="2ACBE20A"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F0" w14:textId="77777777" w:rsidR="005660EC" w:rsidRPr="00155F65" w:rsidRDefault="005660EC">
            <w:pPr>
              <w:widowControl w:val="0"/>
              <w:pBdr>
                <w:top w:val="nil"/>
                <w:left w:val="nil"/>
                <w:bottom w:val="nil"/>
                <w:right w:val="nil"/>
                <w:between w:val="nil"/>
              </w:pBdr>
              <w:rPr>
                <w:sz w:val="24"/>
                <w:szCs w:val="24"/>
              </w:rPr>
            </w:pPr>
          </w:p>
        </w:tc>
        <w:tc>
          <w:tcPr>
            <w:tcW w:w="1296" w:type="dxa"/>
            <w:vMerge w:val="restart"/>
            <w:tcBorders>
              <w:top w:val="single" w:sz="8" w:space="0" w:color="A6A6A6"/>
              <w:left w:val="nil"/>
              <w:bottom w:val="nil"/>
              <w:right w:val="nil"/>
            </w:tcBorders>
            <w:tcMar>
              <w:top w:w="0" w:type="dxa"/>
              <w:left w:w="0" w:type="dxa"/>
              <w:bottom w:w="0" w:type="dxa"/>
              <w:right w:w="0" w:type="dxa"/>
            </w:tcMar>
            <w:vAlign w:val="center"/>
          </w:tcPr>
          <w:p w14:paraId="000001F1" w14:textId="77777777" w:rsidR="005660EC" w:rsidRPr="00155F65" w:rsidRDefault="00FB0BCD">
            <w:pPr>
              <w:rPr>
                <w:b/>
                <w:sz w:val="24"/>
                <w:szCs w:val="24"/>
              </w:rPr>
            </w:pPr>
            <w:r w:rsidRPr="00155F65">
              <w:rPr>
                <w:sz w:val="24"/>
                <w:szCs w:val="24"/>
              </w:rPr>
              <w:t>Vendace &amp; European Whitefish</w:t>
            </w:r>
          </w:p>
        </w:tc>
        <w:tc>
          <w:tcPr>
            <w:tcW w:w="5040" w:type="dxa"/>
            <w:tcBorders>
              <w:top w:val="single" w:sz="8" w:space="0" w:color="A6A6A6"/>
              <w:left w:val="nil"/>
              <w:bottom w:val="nil"/>
              <w:right w:val="nil"/>
            </w:tcBorders>
            <w:tcMar>
              <w:top w:w="0" w:type="dxa"/>
              <w:left w:w="0" w:type="dxa"/>
              <w:bottom w:w="0" w:type="dxa"/>
              <w:right w:w="0" w:type="dxa"/>
            </w:tcMar>
            <w:vAlign w:val="center"/>
          </w:tcPr>
          <w:p w14:paraId="000001F2" w14:textId="77777777" w:rsidR="005660EC" w:rsidRPr="00155F65" w:rsidRDefault="00FB0BCD">
            <w:pPr>
              <w:rPr>
                <w:sz w:val="24"/>
                <w:szCs w:val="24"/>
              </w:rPr>
            </w:pPr>
            <w:r w:rsidRPr="00155F65">
              <w:rPr>
                <w:b/>
                <w:sz w:val="24"/>
                <w:szCs w:val="24"/>
              </w:rPr>
              <w:t xml:space="preserve">   t + </w:t>
            </w:r>
            <w:proofErr w:type="spellStart"/>
            <w:r w:rsidRPr="00155F65">
              <w:rPr>
                <w:b/>
                <w:sz w:val="24"/>
                <w:szCs w:val="24"/>
              </w:rPr>
              <w:t>sp</w:t>
            </w:r>
            <w:proofErr w:type="spellEnd"/>
            <w:r w:rsidRPr="00155F65">
              <w:rPr>
                <w:b/>
                <w:sz w:val="24"/>
                <w:szCs w:val="24"/>
              </w:rPr>
              <w:t xml:space="preserve"> + </w:t>
            </w:r>
            <w:proofErr w:type="spellStart"/>
            <w:r w:rsidRPr="00155F65">
              <w:rPr>
                <w:b/>
                <w:sz w:val="24"/>
                <w:szCs w:val="24"/>
              </w:rPr>
              <w:t>t:sp</w:t>
            </w:r>
            <w:proofErr w:type="spellEnd"/>
            <w:r w:rsidRPr="00155F65">
              <w:rPr>
                <w:b/>
                <w:sz w:val="24"/>
                <w:szCs w:val="24"/>
              </w:rPr>
              <w:t xml:space="preserve"> + </w:t>
            </w:r>
            <w:proofErr w:type="spellStart"/>
            <w:r w:rsidRPr="00155F65">
              <w:rPr>
                <w:b/>
                <w:sz w:val="24"/>
                <w:szCs w:val="24"/>
              </w:rPr>
              <w:t>female:male</w:t>
            </w:r>
            <w:proofErr w:type="spellEnd"/>
            <w:r w:rsidRPr="00155F65">
              <w:rPr>
                <w:b/>
                <w:sz w:val="24"/>
                <w:szCs w:val="24"/>
              </w:rPr>
              <w:t xml:space="preserve"> + female + male</w:t>
            </w:r>
          </w:p>
        </w:tc>
        <w:tc>
          <w:tcPr>
            <w:tcW w:w="1584" w:type="dxa"/>
            <w:tcBorders>
              <w:top w:val="single" w:sz="8" w:space="0" w:color="A6A6A6"/>
              <w:left w:val="nil"/>
              <w:bottom w:val="nil"/>
              <w:right w:val="nil"/>
            </w:tcBorders>
            <w:tcMar>
              <w:top w:w="0" w:type="dxa"/>
              <w:left w:w="0" w:type="dxa"/>
              <w:bottom w:w="0" w:type="dxa"/>
              <w:right w:w="0" w:type="dxa"/>
            </w:tcMar>
            <w:vAlign w:val="center"/>
          </w:tcPr>
          <w:p w14:paraId="000001F3" w14:textId="77777777" w:rsidR="005660EC" w:rsidRPr="00155F65" w:rsidRDefault="005660EC">
            <w:pPr>
              <w:rPr>
                <w:sz w:val="24"/>
                <w:szCs w:val="24"/>
              </w:rPr>
            </w:pPr>
          </w:p>
        </w:tc>
        <w:tc>
          <w:tcPr>
            <w:tcW w:w="425" w:type="dxa"/>
            <w:tcBorders>
              <w:top w:val="single" w:sz="8" w:space="0" w:color="A6A6A6"/>
              <w:left w:val="nil"/>
              <w:bottom w:val="nil"/>
              <w:right w:val="nil"/>
            </w:tcBorders>
            <w:tcMar>
              <w:top w:w="0" w:type="dxa"/>
              <w:left w:w="0" w:type="dxa"/>
              <w:bottom w:w="0" w:type="dxa"/>
              <w:right w:w="0" w:type="dxa"/>
            </w:tcMar>
            <w:vAlign w:val="center"/>
          </w:tcPr>
          <w:p w14:paraId="000001F4" w14:textId="77777777" w:rsidR="005660EC" w:rsidRPr="00155F65" w:rsidRDefault="005660EC">
            <w:pPr>
              <w:jc w:val="center"/>
              <w:rPr>
                <w:sz w:val="24"/>
                <w:szCs w:val="24"/>
              </w:rPr>
            </w:pPr>
          </w:p>
        </w:tc>
        <w:tc>
          <w:tcPr>
            <w:tcW w:w="1192" w:type="dxa"/>
            <w:tcBorders>
              <w:top w:val="single" w:sz="8" w:space="0" w:color="A6A6A6"/>
              <w:left w:val="nil"/>
              <w:bottom w:val="nil"/>
              <w:right w:val="nil"/>
            </w:tcBorders>
            <w:tcMar>
              <w:top w:w="0" w:type="dxa"/>
              <w:left w:w="0" w:type="dxa"/>
              <w:bottom w:w="0" w:type="dxa"/>
              <w:right w:w="0" w:type="dxa"/>
            </w:tcMar>
            <w:vAlign w:val="center"/>
          </w:tcPr>
          <w:p w14:paraId="000001F5" w14:textId="77777777" w:rsidR="005660EC" w:rsidRPr="00155F65" w:rsidRDefault="005660EC">
            <w:pPr>
              <w:jc w:val="center"/>
              <w:rPr>
                <w:sz w:val="24"/>
                <w:szCs w:val="24"/>
              </w:rPr>
            </w:pPr>
          </w:p>
        </w:tc>
        <w:tc>
          <w:tcPr>
            <w:tcW w:w="1020" w:type="dxa"/>
            <w:tcBorders>
              <w:top w:val="single" w:sz="8" w:space="0" w:color="A6A6A6"/>
              <w:left w:val="nil"/>
              <w:bottom w:val="nil"/>
              <w:right w:val="nil"/>
            </w:tcBorders>
            <w:tcMar>
              <w:top w:w="0" w:type="dxa"/>
              <w:left w:w="0" w:type="dxa"/>
              <w:bottom w:w="0" w:type="dxa"/>
              <w:right w:w="0" w:type="dxa"/>
            </w:tcMar>
            <w:vAlign w:val="center"/>
          </w:tcPr>
          <w:p w14:paraId="000001F6" w14:textId="77777777" w:rsidR="005660EC" w:rsidRPr="00155F65" w:rsidRDefault="005660EC">
            <w:pPr>
              <w:jc w:val="center"/>
              <w:rPr>
                <w:sz w:val="24"/>
                <w:szCs w:val="24"/>
              </w:rPr>
            </w:pPr>
          </w:p>
        </w:tc>
      </w:tr>
      <w:tr w:rsidR="005660EC" w:rsidRPr="00155F65" w14:paraId="6AAB5832"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F7" w14:textId="77777777" w:rsidR="005660EC" w:rsidRPr="00155F65" w:rsidRDefault="005660EC">
            <w:pPr>
              <w:widowControl w:val="0"/>
              <w:pBdr>
                <w:top w:val="nil"/>
                <w:left w:val="nil"/>
                <w:bottom w:val="nil"/>
                <w:right w:val="nil"/>
                <w:between w:val="nil"/>
              </w:pBdr>
              <w:rPr>
                <w:sz w:val="24"/>
                <w:szCs w:val="24"/>
              </w:rPr>
            </w:pPr>
          </w:p>
        </w:tc>
        <w:tc>
          <w:tcPr>
            <w:tcW w:w="1296" w:type="dxa"/>
            <w:vMerge/>
            <w:tcBorders>
              <w:top w:val="single" w:sz="8" w:space="0" w:color="A6A6A6"/>
              <w:left w:val="nil"/>
              <w:bottom w:val="nil"/>
              <w:right w:val="nil"/>
            </w:tcBorders>
            <w:tcMar>
              <w:top w:w="0" w:type="dxa"/>
              <w:left w:w="0" w:type="dxa"/>
              <w:bottom w:w="0" w:type="dxa"/>
              <w:right w:w="0" w:type="dxa"/>
            </w:tcMar>
            <w:vAlign w:val="center"/>
          </w:tcPr>
          <w:p w14:paraId="000001F8"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F9" w14:textId="77777777" w:rsidR="005660EC" w:rsidRPr="00155F65" w:rsidRDefault="00FB0BCD">
            <w:pPr>
              <w:rPr>
                <w:sz w:val="24"/>
                <w:szCs w:val="24"/>
              </w:rPr>
            </w:pPr>
            <w:r w:rsidRPr="00155F65">
              <w:rPr>
                <w:sz w:val="24"/>
                <w:szCs w:val="24"/>
              </w:rPr>
              <w:t xml:space="preserve">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female:male</w:t>
            </w:r>
            <w:proofErr w:type="spellEnd"/>
            <w:r w:rsidRPr="00155F65">
              <w:rPr>
                <w:sz w:val="24"/>
                <w:szCs w:val="24"/>
              </w:rPr>
              <w:t xml:space="preserve"> + female + male</w:t>
            </w:r>
          </w:p>
        </w:tc>
        <w:tc>
          <w:tcPr>
            <w:tcW w:w="1584" w:type="dxa"/>
            <w:tcBorders>
              <w:top w:val="nil"/>
              <w:left w:val="nil"/>
              <w:bottom w:val="nil"/>
              <w:right w:val="nil"/>
            </w:tcBorders>
            <w:tcMar>
              <w:top w:w="0" w:type="dxa"/>
              <w:left w:w="0" w:type="dxa"/>
              <w:bottom w:w="0" w:type="dxa"/>
              <w:right w:w="0" w:type="dxa"/>
            </w:tcMar>
            <w:vAlign w:val="center"/>
          </w:tcPr>
          <w:p w14:paraId="000001FA" w14:textId="77777777" w:rsidR="005660EC" w:rsidRPr="00155F65" w:rsidRDefault="00FB0BCD">
            <w:pPr>
              <w:rPr>
                <w:sz w:val="24"/>
                <w:szCs w:val="24"/>
              </w:rPr>
            </w:pPr>
            <w:r w:rsidRPr="00155F65">
              <w:rPr>
                <w:sz w:val="24"/>
                <w:szCs w:val="24"/>
              </w:rPr>
              <w:t>t</w:t>
            </w:r>
          </w:p>
        </w:tc>
        <w:tc>
          <w:tcPr>
            <w:tcW w:w="425" w:type="dxa"/>
            <w:tcBorders>
              <w:top w:val="nil"/>
              <w:left w:val="nil"/>
              <w:bottom w:val="nil"/>
              <w:right w:val="nil"/>
            </w:tcBorders>
            <w:tcMar>
              <w:top w:w="0" w:type="dxa"/>
              <w:left w:w="0" w:type="dxa"/>
              <w:bottom w:w="0" w:type="dxa"/>
              <w:right w:w="0" w:type="dxa"/>
            </w:tcMar>
            <w:vAlign w:val="center"/>
          </w:tcPr>
          <w:p w14:paraId="000001FB"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1FC" w14:textId="77777777" w:rsidR="005660EC" w:rsidRPr="00155F65" w:rsidRDefault="00FB0BCD">
            <w:pPr>
              <w:jc w:val="center"/>
              <w:rPr>
                <w:sz w:val="24"/>
                <w:szCs w:val="24"/>
              </w:rPr>
            </w:pPr>
            <w:r w:rsidRPr="00155F65">
              <w:rPr>
                <w:sz w:val="24"/>
                <w:szCs w:val="24"/>
              </w:rPr>
              <w:t>7,178.37</w:t>
            </w:r>
          </w:p>
        </w:tc>
        <w:tc>
          <w:tcPr>
            <w:tcW w:w="1020" w:type="dxa"/>
            <w:tcBorders>
              <w:top w:val="nil"/>
              <w:left w:val="nil"/>
              <w:bottom w:val="nil"/>
              <w:right w:val="nil"/>
            </w:tcBorders>
            <w:tcMar>
              <w:top w:w="0" w:type="dxa"/>
              <w:left w:w="0" w:type="dxa"/>
              <w:bottom w:w="0" w:type="dxa"/>
              <w:right w:w="0" w:type="dxa"/>
            </w:tcMar>
            <w:vAlign w:val="center"/>
          </w:tcPr>
          <w:p w14:paraId="000001FD" w14:textId="77777777" w:rsidR="005660EC" w:rsidRPr="00155F65" w:rsidRDefault="00FB0BCD">
            <w:pPr>
              <w:jc w:val="center"/>
              <w:rPr>
                <w:sz w:val="24"/>
                <w:szCs w:val="24"/>
              </w:rPr>
            </w:pPr>
            <w:r w:rsidRPr="00155F65">
              <w:rPr>
                <w:sz w:val="24"/>
                <w:szCs w:val="24"/>
              </w:rPr>
              <w:t>&lt; 0.001</w:t>
            </w:r>
          </w:p>
        </w:tc>
      </w:tr>
      <w:tr w:rsidR="005660EC" w:rsidRPr="00155F65" w14:paraId="4A6369B4"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FE" w14:textId="77777777" w:rsidR="005660EC" w:rsidRPr="00155F65" w:rsidRDefault="005660EC">
            <w:pPr>
              <w:widowControl w:val="0"/>
              <w:pBdr>
                <w:top w:val="nil"/>
                <w:left w:val="nil"/>
                <w:bottom w:val="nil"/>
                <w:right w:val="nil"/>
                <w:between w:val="nil"/>
              </w:pBdr>
              <w:rPr>
                <w:sz w:val="24"/>
                <w:szCs w:val="24"/>
              </w:rPr>
            </w:pPr>
          </w:p>
        </w:tc>
        <w:tc>
          <w:tcPr>
            <w:tcW w:w="1296" w:type="dxa"/>
            <w:vMerge/>
            <w:tcBorders>
              <w:top w:val="single" w:sz="8" w:space="0" w:color="A6A6A6"/>
              <w:left w:val="nil"/>
              <w:bottom w:val="nil"/>
              <w:right w:val="nil"/>
            </w:tcBorders>
            <w:tcMar>
              <w:top w:w="0" w:type="dxa"/>
              <w:left w:w="0" w:type="dxa"/>
              <w:bottom w:w="0" w:type="dxa"/>
              <w:right w:w="0" w:type="dxa"/>
            </w:tcMar>
            <w:vAlign w:val="center"/>
          </w:tcPr>
          <w:p w14:paraId="000001FF"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00"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female:male</w:t>
            </w:r>
            <w:proofErr w:type="spellEnd"/>
            <w:r w:rsidRPr="00155F65">
              <w:rPr>
                <w:sz w:val="24"/>
                <w:szCs w:val="24"/>
              </w:rPr>
              <w:t xml:space="preserve"> + female + male</w:t>
            </w:r>
          </w:p>
        </w:tc>
        <w:tc>
          <w:tcPr>
            <w:tcW w:w="1584" w:type="dxa"/>
            <w:tcBorders>
              <w:top w:val="nil"/>
              <w:left w:val="nil"/>
              <w:bottom w:val="nil"/>
              <w:right w:val="nil"/>
            </w:tcBorders>
            <w:tcMar>
              <w:top w:w="0" w:type="dxa"/>
              <w:left w:w="0" w:type="dxa"/>
              <w:bottom w:w="0" w:type="dxa"/>
              <w:right w:w="0" w:type="dxa"/>
            </w:tcMar>
            <w:vAlign w:val="center"/>
          </w:tcPr>
          <w:p w14:paraId="00000201" w14:textId="77777777" w:rsidR="005660EC" w:rsidRPr="00155F65" w:rsidRDefault="00FB0BCD">
            <w:pPr>
              <w:rPr>
                <w:sz w:val="24"/>
                <w:szCs w:val="24"/>
              </w:rPr>
            </w:pPr>
            <w:proofErr w:type="spellStart"/>
            <w:r w:rsidRPr="00155F65">
              <w:rPr>
                <w:sz w:val="24"/>
                <w:szCs w:val="24"/>
              </w:rPr>
              <w:t>sp</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202"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203" w14:textId="77777777" w:rsidR="005660EC" w:rsidRPr="00155F65" w:rsidRDefault="00FB0BCD">
            <w:pPr>
              <w:jc w:val="center"/>
              <w:rPr>
                <w:sz w:val="24"/>
                <w:szCs w:val="24"/>
              </w:rPr>
            </w:pPr>
            <w:r w:rsidRPr="00155F65">
              <w:rPr>
                <w:sz w:val="24"/>
                <w:szCs w:val="24"/>
              </w:rPr>
              <w:t>904.95</w:t>
            </w:r>
          </w:p>
        </w:tc>
        <w:tc>
          <w:tcPr>
            <w:tcW w:w="1020" w:type="dxa"/>
            <w:tcBorders>
              <w:top w:val="nil"/>
              <w:left w:val="nil"/>
              <w:bottom w:val="nil"/>
              <w:right w:val="nil"/>
            </w:tcBorders>
            <w:tcMar>
              <w:top w:w="0" w:type="dxa"/>
              <w:left w:w="0" w:type="dxa"/>
              <w:bottom w:w="0" w:type="dxa"/>
              <w:right w:w="0" w:type="dxa"/>
            </w:tcMar>
            <w:vAlign w:val="center"/>
          </w:tcPr>
          <w:p w14:paraId="00000204" w14:textId="77777777" w:rsidR="005660EC" w:rsidRPr="00155F65" w:rsidRDefault="00FB0BCD">
            <w:pPr>
              <w:jc w:val="center"/>
              <w:rPr>
                <w:sz w:val="24"/>
                <w:szCs w:val="24"/>
              </w:rPr>
            </w:pPr>
            <w:r w:rsidRPr="00155F65">
              <w:rPr>
                <w:sz w:val="24"/>
                <w:szCs w:val="24"/>
              </w:rPr>
              <w:t>&lt; 0.001</w:t>
            </w:r>
          </w:p>
        </w:tc>
      </w:tr>
      <w:tr w:rsidR="005660EC" w:rsidRPr="00155F65" w14:paraId="62DAFBAD"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205"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206"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07"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female:male</w:t>
            </w:r>
            <w:proofErr w:type="spellEnd"/>
            <w:r w:rsidRPr="00155F65">
              <w:rPr>
                <w:sz w:val="24"/>
                <w:szCs w:val="24"/>
              </w:rPr>
              <w:t xml:space="preserve"> + female + male</w:t>
            </w:r>
          </w:p>
        </w:tc>
        <w:tc>
          <w:tcPr>
            <w:tcW w:w="1584" w:type="dxa"/>
            <w:tcBorders>
              <w:top w:val="nil"/>
              <w:left w:val="nil"/>
              <w:bottom w:val="nil"/>
              <w:right w:val="nil"/>
            </w:tcBorders>
            <w:tcMar>
              <w:top w:w="0" w:type="dxa"/>
              <w:left w:w="0" w:type="dxa"/>
              <w:bottom w:w="0" w:type="dxa"/>
              <w:right w:w="0" w:type="dxa"/>
            </w:tcMar>
            <w:vAlign w:val="center"/>
          </w:tcPr>
          <w:p w14:paraId="00000208" w14:textId="77777777" w:rsidR="005660EC" w:rsidRPr="00155F65" w:rsidRDefault="00FB0BCD">
            <w:pPr>
              <w:rPr>
                <w:sz w:val="24"/>
                <w:szCs w:val="24"/>
              </w:rPr>
            </w:pPr>
            <w:proofErr w:type="spellStart"/>
            <w:r w:rsidRPr="00155F65">
              <w:rPr>
                <w:sz w:val="24"/>
                <w:szCs w:val="24"/>
              </w:rPr>
              <w:t>t:sp</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209"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20A" w14:textId="77777777" w:rsidR="005660EC" w:rsidRPr="00155F65" w:rsidRDefault="00FB0BCD">
            <w:pPr>
              <w:jc w:val="center"/>
              <w:rPr>
                <w:sz w:val="24"/>
                <w:szCs w:val="24"/>
              </w:rPr>
            </w:pPr>
            <w:r w:rsidRPr="00155F65">
              <w:rPr>
                <w:sz w:val="24"/>
                <w:szCs w:val="24"/>
              </w:rPr>
              <w:t>353.67</w:t>
            </w:r>
          </w:p>
        </w:tc>
        <w:tc>
          <w:tcPr>
            <w:tcW w:w="1020" w:type="dxa"/>
            <w:tcBorders>
              <w:top w:val="nil"/>
              <w:left w:val="nil"/>
              <w:bottom w:val="nil"/>
              <w:right w:val="nil"/>
            </w:tcBorders>
            <w:tcMar>
              <w:top w:w="0" w:type="dxa"/>
              <w:left w:w="0" w:type="dxa"/>
              <w:bottom w:w="0" w:type="dxa"/>
              <w:right w:w="0" w:type="dxa"/>
            </w:tcMar>
            <w:vAlign w:val="center"/>
          </w:tcPr>
          <w:p w14:paraId="0000020B" w14:textId="77777777" w:rsidR="005660EC" w:rsidRPr="00155F65" w:rsidRDefault="00FB0BCD">
            <w:pPr>
              <w:jc w:val="center"/>
              <w:rPr>
                <w:sz w:val="24"/>
                <w:szCs w:val="24"/>
              </w:rPr>
            </w:pPr>
            <w:r w:rsidRPr="00155F65">
              <w:rPr>
                <w:sz w:val="24"/>
                <w:szCs w:val="24"/>
              </w:rPr>
              <w:t>&lt; 0.001</w:t>
            </w:r>
          </w:p>
        </w:tc>
      </w:tr>
      <w:tr w:rsidR="005660EC" w:rsidRPr="00155F65" w14:paraId="05F5FB29"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20C"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20D"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0E"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t:sp</w:t>
            </w:r>
            <w:proofErr w:type="spellEnd"/>
            <w:r w:rsidRPr="00155F65">
              <w:rPr>
                <w:sz w:val="24"/>
                <w:szCs w:val="24"/>
              </w:rPr>
              <w:t xml:space="preserve"> + female + male</w:t>
            </w:r>
          </w:p>
        </w:tc>
        <w:tc>
          <w:tcPr>
            <w:tcW w:w="1584" w:type="dxa"/>
            <w:tcBorders>
              <w:top w:val="nil"/>
              <w:left w:val="nil"/>
              <w:bottom w:val="nil"/>
              <w:right w:val="nil"/>
            </w:tcBorders>
            <w:tcMar>
              <w:top w:w="0" w:type="dxa"/>
              <w:left w:w="0" w:type="dxa"/>
              <w:bottom w:w="0" w:type="dxa"/>
              <w:right w:w="0" w:type="dxa"/>
            </w:tcMar>
            <w:vAlign w:val="center"/>
          </w:tcPr>
          <w:p w14:paraId="0000020F" w14:textId="77777777" w:rsidR="005660EC" w:rsidRPr="00155F65" w:rsidRDefault="00FB0BCD">
            <w:pPr>
              <w:rPr>
                <w:sz w:val="24"/>
                <w:szCs w:val="24"/>
              </w:rPr>
            </w:pPr>
            <w:proofErr w:type="spellStart"/>
            <w:r w:rsidRPr="00155F65">
              <w:rPr>
                <w:sz w:val="24"/>
                <w:szCs w:val="24"/>
              </w:rPr>
              <w:t>female:male</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210"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211" w14:textId="77777777" w:rsidR="005660EC" w:rsidRPr="00155F65" w:rsidRDefault="00FB0BCD">
            <w:pPr>
              <w:jc w:val="center"/>
              <w:rPr>
                <w:sz w:val="24"/>
                <w:szCs w:val="24"/>
              </w:rPr>
            </w:pPr>
            <w:r w:rsidRPr="00155F65">
              <w:rPr>
                <w:sz w:val="24"/>
                <w:szCs w:val="24"/>
              </w:rPr>
              <w:t>13.55</w:t>
            </w:r>
          </w:p>
        </w:tc>
        <w:tc>
          <w:tcPr>
            <w:tcW w:w="1020" w:type="dxa"/>
            <w:tcBorders>
              <w:top w:val="nil"/>
              <w:left w:val="nil"/>
              <w:bottom w:val="nil"/>
              <w:right w:val="nil"/>
            </w:tcBorders>
            <w:tcMar>
              <w:top w:w="0" w:type="dxa"/>
              <w:left w:w="0" w:type="dxa"/>
              <w:bottom w:w="0" w:type="dxa"/>
              <w:right w:w="0" w:type="dxa"/>
            </w:tcMar>
            <w:vAlign w:val="center"/>
          </w:tcPr>
          <w:p w14:paraId="00000212" w14:textId="77777777" w:rsidR="005660EC" w:rsidRPr="00155F65" w:rsidRDefault="00FB0BCD">
            <w:pPr>
              <w:jc w:val="center"/>
              <w:rPr>
                <w:sz w:val="24"/>
                <w:szCs w:val="24"/>
              </w:rPr>
            </w:pPr>
            <w:r w:rsidRPr="00155F65">
              <w:rPr>
                <w:sz w:val="24"/>
                <w:szCs w:val="24"/>
              </w:rPr>
              <w:t>&lt; 0.001</w:t>
            </w:r>
          </w:p>
        </w:tc>
      </w:tr>
      <w:tr w:rsidR="005660EC" w:rsidRPr="00155F65" w14:paraId="48B1092B"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213"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214"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15"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t:sp</w:t>
            </w:r>
            <w:proofErr w:type="spellEnd"/>
            <w:r w:rsidRPr="00155F65">
              <w:rPr>
                <w:sz w:val="24"/>
                <w:szCs w:val="24"/>
              </w:rPr>
              <w:t xml:space="preserve"> + </w:t>
            </w:r>
            <w:proofErr w:type="spellStart"/>
            <w:r w:rsidRPr="00155F65">
              <w:rPr>
                <w:sz w:val="24"/>
                <w:szCs w:val="24"/>
              </w:rPr>
              <w:t>female:male</w:t>
            </w:r>
            <w:proofErr w:type="spellEnd"/>
            <w:r w:rsidRPr="00155F65">
              <w:rPr>
                <w:sz w:val="24"/>
                <w:szCs w:val="24"/>
              </w:rPr>
              <w:t xml:space="preserve"> + male</w:t>
            </w:r>
          </w:p>
        </w:tc>
        <w:tc>
          <w:tcPr>
            <w:tcW w:w="1584" w:type="dxa"/>
            <w:tcBorders>
              <w:top w:val="nil"/>
              <w:left w:val="nil"/>
              <w:bottom w:val="nil"/>
              <w:right w:val="nil"/>
            </w:tcBorders>
            <w:tcMar>
              <w:top w:w="0" w:type="dxa"/>
              <w:left w:w="0" w:type="dxa"/>
              <w:bottom w:w="0" w:type="dxa"/>
              <w:right w:w="0" w:type="dxa"/>
            </w:tcMar>
            <w:vAlign w:val="center"/>
          </w:tcPr>
          <w:p w14:paraId="00000216" w14:textId="77777777" w:rsidR="005660EC" w:rsidRPr="00155F65" w:rsidRDefault="00FB0BCD">
            <w:pPr>
              <w:rPr>
                <w:sz w:val="24"/>
                <w:szCs w:val="24"/>
              </w:rPr>
            </w:pPr>
            <w:r w:rsidRPr="00155F65">
              <w:rPr>
                <w:sz w:val="24"/>
                <w:szCs w:val="24"/>
              </w:rPr>
              <w:t>female</w:t>
            </w:r>
          </w:p>
        </w:tc>
        <w:tc>
          <w:tcPr>
            <w:tcW w:w="425" w:type="dxa"/>
            <w:tcBorders>
              <w:top w:val="nil"/>
              <w:left w:val="nil"/>
              <w:bottom w:val="nil"/>
              <w:right w:val="nil"/>
            </w:tcBorders>
            <w:tcMar>
              <w:top w:w="0" w:type="dxa"/>
              <w:left w:w="0" w:type="dxa"/>
              <w:bottom w:w="0" w:type="dxa"/>
              <w:right w:w="0" w:type="dxa"/>
            </w:tcMar>
            <w:vAlign w:val="center"/>
          </w:tcPr>
          <w:p w14:paraId="00000217"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218" w14:textId="77777777" w:rsidR="005660EC" w:rsidRPr="00155F65" w:rsidRDefault="00FB0BCD">
            <w:pPr>
              <w:jc w:val="center"/>
              <w:rPr>
                <w:sz w:val="24"/>
                <w:szCs w:val="24"/>
              </w:rPr>
            </w:pPr>
            <w:r w:rsidRPr="00155F65">
              <w:rPr>
                <w:sz w:val="24"/>
                <w:szCs w:val="24"/>
              </w:rPr>
              <w:t>36.07</w:t>
            </w:r>
          </w:p>
        </w:tc>
        <w:tc>
          <w:tcPr>
            <w:tcW w:w="1020" w:type="dxa"/>
            <w:tcBorders>
              <w:top w:val="nil"/>
              <w:left w:val="nil"/>
              <w:bottom w:val="nil"/>
              <w:right w:val="nil"/>
            </w:tcBorders>
            <w:tcMar>
              <w:top w:w="0" w:type="dxa"/>
              <w:left w:w="0" w:type="dxa"/>
              <w:bottom w:w="0" w:type="dxa"/>
              <w:right w:w="0" w:type="dxa"/>
            </w:tcMar>
            <w:vAlign w:val="center"/>
          </w:tcPr>
          <w:p w14:paraId="00000219" w14:textId="77777777" w:rsidR="005660EC" w:rsidRPr="00155F65" w:rsidRDefault="00FB0BCD">
            <w:pPr>
              <w:jc w:val="center"/>
              <w:rPr>
                <w:sz w:val="24"/>
                <w:szCs w:val="24"/>
              </w:rPr>
            </w:pPr>
            <w:r w:rsidRPr="00155F65">
              <w:rPr>
                <w:sz w:val="24"/>
                <w:szCs w:val="24"/>
              </w:rPr>
              <w:t>&lt; 0.001</w:t>
            </w:r>
          </w:p>
        </w:tc>
      </w:tr>
      <w:tr w:rsidR="005660EC" w:rsidRPr="00155F65" w14:paraId="4AB99614" w14:textId="77777777">
        <w:trPr>
          <w:trHeight w:val="331"/>
          <w:jc w:val="center"/>
        </w:trPr>
        <w:tc>
          <w:tcPr>
            <w:tcW w:w="1261" w:type="dxa"/>
            <w:tcBorders>
              <w:top w:val="nil"/>
              <w:left w:val="nil"/>
              <w:bottom w:val="single" w:sz="4" w:space="0" w:color="000000"/>
              <w:right w:val="nil"/>
            </w:tcBorders>
            <w:tcMar>
              <w:top w:w="0" w:type="dxa"/>
              <w:left w:w="0" w:type="dxa"/>
              <w:bottom w:w="0" w:type="dxa"/>
              <w:right w:w="0" w:type="dxa"/>
            </w:tcMar>
            <w:vAlign w:val="center"/>
          </w:tcPr>
          <w:p w14:paraId="0000021A"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single" w:sz="4" w:space="0" w:color="000000"/>
              <w:right w:val="nil"/>
            </w:tcBorders>
            <w:tcMar>
              <w:top w:w="0" w:type="dxa"/>
              <w:left w:w="0" w:type="dxa"/>
              <w:bottom w:w="0" w:type="dxa"/>
              <w:right w:w="0" w:type="dxa"/>
            </w:tcMar>
            <w:vAlign w:val="center"/>
          </w:tcPr>
          <w:p w14:paraId="0000021B"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1C"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t:sp</w:t>
            </w:r>
            <w:proofErr w:type="spellEnd"/>
            <w:r w:rsidRPr="00155F65">
              <w:rPr>
                <w:sz w:val="24"/>
                <w:szCs w:val="24"/>
              </w:rPr>
              <w:t xml:space="preserve"> + </w:t>
            </w:r>
            <w:proofErr w:type="spellStart"/>
            <w:r w:rsidRPr="00155F65">
              <w:rPr>
                <w:sz w:val="24"/>
                <w:szCs w:val="24"/>
              </w:rPr>
              <w:t>female:male</w:t>
            </w:r>
            <w:proofErr w:type="spellEnd"/>
            <w:r w:rsidRPr="00155F65">
              <w:rPr>
                <w:sz w:val="24"/>
                <w:szCs w:val="24"/>
              </w:rPr>
              <w:t xml:space="preserve"> + female</w:t>
            </w:r>
          </w:p>
        </w:tc>
        <w:tc>
          <w:tcPr>
            <w:tcW w:w="1584" w:type="dxa"/>
            <w:tcBorders>
              <w:top w:val="nil"/>
              <w:left w:val="nil"/>
              <w:bottom w:val="single" w:sz="4" w:space="0" w:color="000000"/>
              <w:right w:val="nil"/>
            </w:tcBorders>
            <w:tcMar>
              <w:top w:w="0" w:type="dxa"/>
              <w:left w:w="0" w:type="dxa"/>
              <w:bottom w:w="0" w:type="dxa"/>
              <w:right w:w="0" w:type="dxa"/>
            </w:tcMar>
            <w:vAlign w:val="center"/>
          </w:tcPr>
          <w:p w14:paraId="0000021D" w14:textId="77777777" w:rsidR="005660EC" w:rsidRPr="00155F65" w:rsidRDefault="00FB0BCD">
            <w:pPr>
              <w:rPr>
                <w:sz w:val="24"/>
                <w:szCs w:val="24"/>
              </w:rPr>
            </w:pPr>
            <w:r w:rsidRPr="00155F65">
              <w:rPr>
                <w:sz w:val="24"/>
                <w:szCs w:val="24"/>
              </w:rPr>
              <w:t>male</w:t>
            </w:r>
          </w:p>
        </w:tc>
        <w:tc>
          <w:tcPr>
            <w:tcW w:w="425" w:type="dxa"/>
            <w:tcBorders>
              <w:top w:val="nil"/>
              <w:left w:val="nil"/>
              <w:bottom w:val="single" w:sz="4" w:space="0" w:color="000000"/>
              <w:right w:val="nil"/>
            </w:tcBorders>
            <w:tcMar>
              <w:top w:w="0" w:type="dxa"/>
              <w:left w:w="0" w:type="dxa"/>
              <w:bottom w:w="0" w:type="dxa"/>
              <w:right w:w="0" w:type="dxa"/>
            </w:tcMar>
            <w:vAlign w:val="center"/>
          </w:tcPr>
          <w:p w14:paraId="0000021E"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single" w:sz="4" w:space="0" w:color="000000"/>
              <w:right w:val="nil"/>
            </w:tcBorders>
            <w:tcMar>
              <w:top w:w="0" w:type="dxa"/>
              <w:left w:w="0" w:type="dxa"/>
              <w:bottom w:w="0" w:type="dxa"/>
              <w:right w:w="0" w:type="dxa"/>
            </w:tcMar>
            <w:vAlign w:val="center"/>
          </w:tcPr>
          <w:p w14:paraId="0000021F" w14:textId="77777777" w:rsidR="005660EC" w:rsidRPr="00155F65" w:rsidRDefault="00FB0BCD">
            <w:pPr>
              <w:jc w:val="center"/>
              <w:rPr>
                <w:sz w:val="24"/>
                <w:szCs w:val="24"/>
              </w:rPr>
            </w:pPr>
            <w:r w:rsidRPr="00155F65">
              <w:rPr>
                <w:sz w:val="24"/>
                <w:szCs w:val="24"/>
              </w:rPr>
              <w:t>4.77</w:t>
            </w:r>
          </w:p>
        </w:tc>
        <w:tc>
          <w:tcPr>
            <w:tcW w:w="1020" w:type="dxa"/>
            <w:tcBorders>
              <w:top w:val="nil"/>
              <w:left w:val="nil"/>
              <w:bottom w:val="single" w:sz="4" w:space="0" w:color="000000"/>
              <w:right w:val="nil"/>
            </w:tcBorders>
            <w:tcMar>
              <w:top w:w="0" w:type="dxa"/>
              <w:left w:w="0" w:type="dxa"/>
              <w:bottom w:w="0" w:type="dxa"/>
              <w:right w:w="0" w:type="dxa"/>
            </w:tcMar>
            <w:vAlign w:val="center"/>
          </w:tcPr>
          <w:p w14:paraId="00000220" w14:textId="77777777" w:rsidR="005660EC" w:rsidRPr="00155F65" w:rsidRDefault="00FB0BCD">
            <w:pPr>
              <w:jc w:val="center"/>
              <w:rPr>
                <w:sz w:val="24"/>
                <w:szCs w:val="24"/>
              </w:rPr>
            </w:pPr>
            <w:r w:rsidRPr="00155F65">
              <w:rPr>
                <w:sz w:val="24"/>
                <w:szCs w:val="24"/>
              </w:rPr>
              <w:t>0.029</w:t>
            </w:r>
          </w:p>
        </w:tc>
      </w:tr>
      <w:tr w:rsidR="005660EC" w:rsidRPr="00155F65" w14:paraId="4CBF66D7" w14:textId="77777777">
        <w:trPr>
          <w:trHeight w:val="331"/>
          <w:jc w:val="center"/>
        </w:trPr>
        <w:tc>
          <w:tcPr>
            <w:tcW w:w="1261" w:type="dxa"/>
            <w:vMerge w:val="restart"/>
            <w:tcBorders>
              <w:top w:val="single" w:sz="4" w:space="0" w:color="000000"/>
              <w:left w:val="nil"/>
              <w:bottom w:val="nil"/>
              <w:right w:val="nil"/>
            </w:tcBorders>
            <w:tcMar>
              <w:top w:w="0" w:type="dxa"/>
              <w:left w:w="0" w:type="dxa"/>
              <w:bottom w:w="0" w:type="dxa"/>
              <w:right w:w="0" w:type="dxa"/>
            </w:tcMar>
          </w:tcPr>
          <w:p w14:paraId="00000221" w14:textId="77777777" w:rsidR="005660EC" w:rsidRPr="00155F65" w:rsidRDefault="00FB0BCD">
            <w:pPr>
              <w:rPr>
                <w:sz w:val="24"/>
                <w:szCs w:val="24"/>
              </w:rPr>
            </w:pPr>
            <w:r w:rsidRPr="00155F65">
              <w:rPr>
                <w:sz w:val="24"/>
                <w:szCs w:val="24"/>
              </w:rPr>
              <w:t>Incubation Period (ADD)</w:t>
            </w:r>
          </w:p>
        </w:tc>
        <w:tc>
          <w:tcPr>
            <w:tcW w:w="1296" w:type="dxa"/>
            <w:tcBorders>
              <w:top w:val="single" w:sz="4" w:space="0" w:color="000000"/>
              <w:left w:val="nil"/>
              <w:bottom w:val="nil"/>
              <w:right w:val="nil"/>
            </w:tcBorders>
            <w:tcMar>
              <w:top w:w="0" w:type="dxa"/>
              <w:left w:w="0" w:type="dxa"/>
              <w:bottom w:w="0" w:type="dxa"/>
              <w:right w:w="0" w:type="dxa"/>
            </w:tcMar>
            <w:vAlign w:val="center"/>
          </w:tcPr>
          <w:p w14:paraId="00000222" w14:textId="77777777" w:rsidR="005660EC" w:rsidRPr="00155F65" w:rsidRDefault="00FB0BCD">
            <w:pPr>
              <w:rPr>
                <w:sz w:val="24"/>
                <w:szCs w:val="24"/>
              </w:rPr>
            </w:pPr>
            <w:r w:rsidRPr="00155F65">
              <w:rPr>
                <w:sz w:val="24"/>
                <w:szCs w:val="24"/>
              </w:rPr>
              <w:t>Cisco</w:t>
            </w:r>
          </w:p>
        </w:tc>
        <w:tc>
          <w:tcPr>
            <w:tcW w:w="5040" w:type="dxa"/>
            <w:tcBorders>
              <w:top w:val="single" w:sz="4" w:space="0" w:color="000000"/>
              <w:left w:val="nil"/>
              <w:bottom w:val="nil"/>
              <w:right w:val="nil"/>
            </w:tcBorders>
            <w:tcMar>
              <w:top w:w="0" w:type="dxa"/>
              <w:left w:w="0" w:type="dxa"/>
              <w:bottom w:w="0" w:type="dxa"/>
              <w:right w:w="0" w:type="dxa"/>
            </w:tcMar>
            <w:vAlign w:val="center"/>
          </w:tcPr>
          <w:p w14:paraId="00000223" w14:textId="77777777" w:rsidR="005660EC" w:rsidRPr="00155F65" w:rsidRDefault="00FB0BCD">
            <w:pPr>
              <w:rPr>
                <w:sz w:val="24"/>
                <w:szCs w:val="24"/>
              </w:rPr>
            </w:pPr>
            <w:r w:rsidRPr="00155F65">
              <w:rPr>
                <w:b/>
                <w:sz w:val="24"/>
                <w:szCs w:val="24"/>
              </w:rPr>
              <w:t xml:space="preserve">   t + pop + </w:t>
            </w:r>
            <w:proofErr w:type="spellStart"/>
            <w:r w:rsidRPr="00155F65">
              <w:rPr>
                <w:b/>
                <w:sz w:val="24"/>
                <w:szCs w:val="24"/>
              </w:rPr>
              <w:t>t:pop</w:t>
            </w:r>
            <w:proofErr w:type="spellEnd"/>
            <w:r w:rsidRPr="00155F65">
              <w:rPr>
                <w:b/>
                <w:sz w:val="24"/>
                <w:szCs w:val="24"/>
              </w:rPr>
              <w:t xml:space="preserve"> + </w:t>
            </w:r>
            <w:proofErr w:type="spellStart"/>
            <w:r w:rsidRPr="00155F65">
              <w:rPr>
                <w:b/>
                <w:sz w:val="24"/>
                <w:szCs w:val="24"/>
              </w:rPr>
              <w:t>female:male</w:t>
            </w:r>
            <w:proofErr w:type="spellEnd"/>
            <w:r w:rsidRPr="00155F65">
              <w:rPr>
                <w:b/>
                <w:sz w:val="24"/>
                <w:szCs w:val="24"/>
              </w:rPr>
              <w:t xml:space="preserve"> + female + male</w:t>
            </w:r>
          </w:p>
        </w:tc>
        <w:tc>
          <w:tcPr>
            <w:tcW w:w="1584" w:type="dxa"/>
            <w:tcBorders>
              <w:top w:val="single" w:sz="4" w:space="0" w:color="000000"/>
              <w:left w:val="nil"/>
              <w:bottom w:val="nil"/>
              <w:right w:val="nil"/>
            </w:tcBorders>
            <w:tcMar>
              <w:top w:w="0" w:type="dxa"/>
              <w:left w:w="0" w:type="dxa"/>
              <w:bottom w:w="0" w:type="dxa"/>
              <w:right w:w="0" w:type="dxa"/>
            </w:tcMar>
            <w:vAlign w:val="center"/>
          </w:tcPr>
          <w:p w14:paraId="00000224" w14:textId="77777777" w:rsidR="005660EC" w:rsidRPr="00155F65" w:rsidRDefault="005660EC">
            <w:pPr>
              <w:rPr>
                <w:sz w:val="24"/>
                <w:szCs w:val="24"/>
              </w:rPr>
            </w:pPr>
          </w:p>
        </w:tc>
        <w:tc>
          <w:tcPr>
            <w:tcW w:w="425" w:type="dxa"/>
            <w:tcBorders>
              <w:top w:val="single" w:sz="4" w:space="0" w:color="000000"/>
              <w:left w:val="nil"/>
              <w:bottom w:val="nil"/>
              <w:right w:val="nil"/>
            </w:tcBorders>
            <w:tcMar>
              <w:top w:w="0" w:type="dxa"/>
              <w:left w:w="0" w:type="dxa"/>
              <w:bottom w:w="0" w:type="dxa"/>
              <w:right w:w="0" w:type="dxa"/>
            </w:tcMar>
            <w:vAlign w:val="center"/>
          </w:tcPr>
          <w:p w14:paraId="00000225" w14:textId="77777777" w:rsidR="005660EC" w:rsidRPr="00155F65" w:rsidRDefault="005660EC">
            <w:pPr>
              <w:jc w:val="center"/>
              <w:rPr>
                <w:sz w:val="24"/>
                <w:szCs w:val="24"/>
              </w:rPr>
            </w:pPr>
          </w:p>
        </w:tc>
        <w:tc>
          <w:tcPr>
            <w:tcW w:w="1192" w:type="dxa"/>
            <w:tcBorders>
              <w:top w:val="single" w:sz="4" w:space="0" w:color="000000"/>
              <w:left w:val="nil"/>
              <w:bottom w:val="nil"/>
              <w:right w:val="nil"/>
            </w:tcBorders>
            <w:tcMar>
              <w:top w:w="0" w:type="dxa"/>
              <w:left w:w="0" w:type="dxa"/>
              <w:bottom w:w="0" w:type="dxa"/>
              <w:right w:w="0" w:type="dxa"/>
            </w:tcMar>
            <w:vAlign w:val="center"/>
          </w:tcPr>
          <w:p w14:paraId="00000226" w14:textId="77777777" w:rsidR="005660EC" w:rsidRPr="00155F65" w:rsidRDefault="005660EC">
            <w:pPr>
              <w:jc w:val="center"/>
              <w:rPr>
                <w:sz w:val="24"/>
                <w:szCs w:val="24"/>
              </w:rPr>
            </w:pPr>
          </w:p>
        </w:tc>
        <w:tc>
          <w:tcPr>
            <w:tcW w:w="1020" w:type="dxa"/>
            <w:tcBorders>
              <w:top w:val="single" w:sz="4" w:space="0" w:color="000000"/>
              <w:left w:val="nil"/>
              <w:bottom w:val="nil"/>
              <w:right w:val="nil"/>
            </w:tcBorders>
            <w:tcMar>
              <w:top w:w="0" w:type="dxa"/>
              <w:left w:w="0" w:type="dxa"/>
              <w:bottom w:w="0" w:type="dxa"/>
              <w:right w:w="0" w:type="dxa"/>
            </w:tcMar>
            <w:vAlign w:val="center"/>
          </w:tcPr>
          <w:p w14:paraId="00000227" w14:textId="77777777" w:rsidR="005660EC" w:rsidRPr="00155F65" w:rsidRDefault="005660EC">
            <w:pPr>
              <w:jc w:val="center"/>
              <w:rPr>
                <w:sz w:val="24"/>
                <w:szCs w:val="24"/>
              </w:rPr>
            </w:pPr>
          </w:p>
        </w:tc>
      </w:tr>
      <w:tr w:rsidR="005660EC" w:rsidRPr="00155F65" w14:paraId="65D91D52" w14:textId="77777777">
        <w:trPr>
          <w:trHeight w:val="331"/>
          <w:jc w:val="center"/>
        </w:trPr>
        <w:tc>
          <w:tcPr>
            <w:tcW w:w="1261" w:type="dxa"/>
            <w:vMerge/>
            <w:tcBorders>
              <w:top w:val="single" w:sz="4" w:space="0" w:color="000000"/>
              <w:left w:val="nil"/>
              <w:bottom w:val="nil"/>
              <w:right w:val="nil"/>
            </w:tcBorders>
            <w:tcMar>
              <w:top w:w="0" w:type="dxa"/>
              <w:left w:w="0" w:type="dxa"/>
              <w:bottom w:w="0" w:type="dxa"/>
              <w:right w:w="0" w:type="dxa"/>
            </w:tcMar>
          </w:tcPr>
          <w:p w14:paraId="00000228"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229"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2A" w14:textId="77777777" w:rsidR="005660EC" w:rsidRPr="00155F65" w:rsidRDefault="00FB0BCD">
            <w:pPr>
              <w:rPr>
                <w:sz w:val="24"/>
                <w:szCs w:val="24"/>
              </w:rPr>
            </w:pPr>
            <w:r w:rsidRPr="00155F65">
              <w:rPr>
                <w:sz w:val="24"/>
                <w:szCs w:val="24"/>
              </w:rPr>
              <w:t xml:space="preserve">   pop + </w:t>
            </w:r>
            <w:proofErr w:type="spellStart"/>
            <w:r w:rsidRPr="00155F65">
              <w:rPr>
                <w:sz w:val="24"/>
                <w:szCs w:val="24"/>
              </w:rPr>
              <w:t>female:male</w:t>
            </w:r>
            <w:proofErr w:type="spellEnd"/>
            <w:r w:rsidRPr="00155F65">
              <w:rPr>
                <w:sz w:val="24"/>
                <w:szCs w:val="24"/>
              </w:rPr>
              <w:t xml:space="preserve"> + female + male</w:t>
            </w:r>
          </w:p>
        </w:tc>
        <w:tc>
          <w:tcPr>
            <w:tcW w:w="1584" w:type="dxa"/>
            <w:tcBorders>
              <w:top w:val="nil"/>
              <w:left w:val="nil"/>
              <w:bottom w:val="nil"/>
              <w:right w:val="nil"/>
            </w:tcBorders>
            <w:tcMar>
              <w:top w:w="0" w:type="dxa"/>
              <w:left w:w="0" w:type="dxa"/>
              <w:bottom w:w="0" w:type="dxa"/>
              <w:right w:w="0" w:type="dxa"/>
            </w:tcMar>
            <w:vAlign w:val="center"/>
          </w:tcPr>
          <w:p w14:paraId="0000022B" w14:textId="77777777" w:rsidR="005660EC" w:rsidRPr="00155F65" w:rsidRDefault="00FB0BCD">
            <w:pPr>
              <w:rPr>
                <w:sz w:val="24"/>
                <w:szCs w:val="24"/>
              </w:rPr>
            </w:pPr>
            <w:r w:rsidRPr="00155F65">
              <w:rPr>
                <w:sz w:val="24"/>
                <w:szCs w:val="24"/>
              </w:rPr>
              <w:t>t</w:t>
            </w:r>
          </w:p>
        </w:tc>
        <w:tc>
          <w:tcPr>
            <w:tcW w:w="425" w:type="dxa"/>
            <w:tcBorders>
              <w:top w:val="nil"/>
              <w:left w:val="nil"/>
              <w:bottom w:val="nil"/>
              <w:right w:val="nil"/>
            </w:tcBorders>
            <w:tcMar>
              <w:top w:w="0" w:type="dxa"/>
              <w:left w:w="0" w:type="dxa"/>
              <w:bottom w:w="0" w:type="dxa"/>
              <w:right w:w="0" w:type="dxa"/>
            </w:tcMar>
            <w:vAlign w:val="center"/>
          </w:tcPr>
          <w:p w14:paraId="0000022C"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22D" w14:textId="77777777" w:rsidR="005660EC" w:rsidRPr="00155F65" w:rsidRDefault="00FB0BCD">
            <w:pPr>
              <w:jc w:val="center"/>
              <w:rPr>
                <w:sz w:val="24"/>
                <w:szCs w:val="24"/>
              </w:rPr>
            </w:pPr>
            <w:r w:rsidRPr="00155F65">
              <w:rPr>
                <w:sz w:val="24"/>
                <w:szCs w:val="24"/>
              </w:rPr>
              <w:t>15,519.48</w:t>
            </w:r>
          </w:p>
        </w:tc>
        <w:tc>
          <w:tcPr>
            <w:tcW w:w="1020" w:type="dxa"/>
            <w:tcBorders>
              <w:top w:val="nil"/>
              <w:left w:val="nil"/>
              <w:bottom w:val="nil"/>
              <w:right w:val="nil"/>
            </w:tcBorders>
            <w:tcMar>
              <w:top w:w="0" w:type="dxa"/>
              <w:left w:w="0" w:type="dxa"/>
              <w:bottom w:w="0" w:type="dxa"/>
              <w:right w:w="0" w:type="dxa"/>
            </w:tcMar>
            <w:vAlign w:val="center"/>
          </w:tcPr>
          <w:p w14:paraId="0000022E" w14:textId="77777777" w:rsidR="005660EC" w:rsidRPr="00155F65" w:rsidRDefault="00FB0BCD">
            <w:pPr>
              <w:jc w:val="center"/>
              <w:rPr>
                <w:sz w:val="24"/>
                <w:szCs w:val="24"/>
              </w:rPr>
            </w:pPr>
            <w:r w:rsidRPr="00155F65">
              <w:rPr>
                <w:sz w:val="24"/>
                <w:szCs w:val="24"/>
              </w:rPr>
              <w:t>&lt; 0.001</w:t>
            </w:r>
          </w:p>
        </w:tc>
      </w:tr>
      <w:tr w:rsidR="005660EC" w:rsidRPr="00155F65" w14:paraId="5546BD1D" w14:textId="77777777">
        <w:trPr>
          <w:trHeight w:val="331"/>
          <w:jc w:val="center"/>
        </w:trPr>
        <w:tc>
          <w:tcPr>
            <w:tcW w:w="1261" w:type="dxa"/>
            <w:vMerge/>
            <w:tcBorders>
              <w:top w:val="single" w:sz="4" w:space="0" w:color="000000"/>
              <w:left w:val="nil"/>
              <w:bottom w:val="nil"/>
              <w:right w:val="nil"/>
            </w:tcBorders>
            <w:tcMar>
              <w:top w:w="0" w:type="dxa"/>
              <w:left w:w="0" w:type="dxa"/>
              <w:bottom w:w="0" w:type="dxa"/>
              <w:right w:w="0" w:type="dxa"/>
            </w:tcMar>
          </w:tcPr>
          <w:p w14:paraId="0000022F"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230"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31"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female:male</w:t>
            </w:r>
            <w:proofErr w:type="spellEnd"/>
            <w:r w:rsidRPr="00155F65">
              <w:rPr>
                <w:sz w:val="24"/>
                <w:szCs w:val="24"/>
              </w:rPr>
              <w:t xml:space="preserve"> + female + male</w:t>
            </w:r>
          </w:p>
        </w:tc>
        <w:tc>
          <w:tcPr>
            <w:tcW w:w="1584" w:type="dxa"/>
            <w:tcBorders>
              <w:top w:val="nil"/>
              <w:left w:val="nil"/>
              <w:bottom w:val="nil"/>
              <w:right w:val="nil"/>
            </w:tcBorders>
            <w:tcMar>
              <w:top w:w="0" w:type="dxa"/>
              <w:left w:w="0" w:type="dxa"/>
              <w:bottom w:w="0" w:type="dxa"/>
              <w:right w:w="0" w:type="dxa"/>
            </w:tcMar>
            <w:vAlign w:val="center"/>
          </w:tcPr>
          <w:p w14:paraId="00000232" w14:textId="77777777" w:rsidR="005660EC" w:rsidRPr="00155F65" w:rsidRDefault="00FB0BCD">
            <w:pPr>
              <w:rPr>
                <w:sz w:val="24"/>
                <w:szCs w:val="24"/>
              </w:rPr>
            </w:pPr>
            <w:r w:rsidRPr="00155F65">
              <w:rPr>
                <w:sz w:val="24"/>
                <w:szCs w:val="24"/>
              </w:rPr>
              <w:t>pop</w:t>
            </w:r>
          </w:p>
        </w:tc>
        <w:tc>
          <w:tcPr>
            <w:tcW w:w="425" w:type="dxa"/>
            <w:tcBorders>
              <w:top w:val="nil"/>
              <w:left w:val="nil"/>
              <w:bottom w:val="nil"/>
              <w:right w:val="nil"/>
            </w:tcBorders>
            <w:tcMar>
              <w:top w:w="0" w:type="dxa"/>
              <w:left w:w="0" w:type="dxa"/>
              <w:bottom w:w="0" w:type="dxa"/>
              <w:right w:w="0" w:type="dxa"/>
            </w:tcMar>
            <w:vAlign w:val="center"/>
          </w:tcPr>
          <w:p w14:paraId="00000233"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234" w14:textId="77777777" w:rsidR="005660EC" w:rsidRPr="00155F65" w:rsidRDefault="00FB0BCD">
            <w:pPr>
              <w:jc w:val="center"/>
              <w:rPr>
                <w:sz w:val="24"/>
                <w:szCs w:val="24"/>
              </w:rPr>
            </w:pPr>
            <w:r w:rsidRPr="00155F65">
              <w:rPr>
                <w:sz w:val="24"/>
                <w:szCs w:val="24"/>
              </w:rPr>
              <w:t>3,586.18</w:t>
            </w:r>
          </w:p>
        </w:tc>
        <w:tc>
          <w:tcPr>
            <w:tcW w:w="1020" w:type="dxa"/>
            <w:tcBorders>
              <w:top w:val="nil"/>
              <w:left w:val="nil"/>
              <w:bottom w:val="nil"/>
              <w:right w:val="nil"/>
            </w:tcBorders>
            <w:tcMar>
              <w:top w:w="0" w:type="dxa"/>
              <w:left w:w="0" w:type="dxa"/>
              <w:bottom w:w="0" w:type="dxa"/>
              <w:right w:w="0" w:type="dxa"/>
            </w:tcMar>
            <w:vAlign w:val="center"/>
          </w:tcPr>
          <w:p w14:paraId="00000235" w14:textId="77777777" w:rsidR="005660EC" w:rsidRPr="00155F65" w:rsidRDefault="00FB0BCD">
            <w:pPr>
              <w:jc w:val="center"/>
              <w:rPr>
                <w:sz w:val="24"/>
                <w:szCs w:val="24"/>
              </w:rPr>
            </w:pPr>
            <w:r w:rsidRPr="00155F65">
              <w:rPr>
                <w:sz w:val="24"/>
                <w:szCs w:val="24"/>
              </w:rPr>
              <w:t>&lt; 0.001</w:t>
            </w:r>
          </w:p>
        </w:tc>
      </w:tr>
      <w:tr w:rsidR="005660EC" w:rsidRPr="00155F65" w14:paraId="15D1D1B6"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236"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237"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38" w14:textId="77777777" w:rsidR="005660EC" w:rsidRPr="00155F65" w:rsidRDefault="00FB0BCD">
            <w:pPr>
              <w:rPr>
                <w:sz w:val="24"/>
                <w:szCs w:val="24"/>
              </w:rPr>
            </w:pPr>
            <w:r w:rsidRPr="00155F65">
              <w:rPr>
                <w:sz w:val="24"/>
                <w:szCs w:val="24"/>
              </w:rPr>
              <w:t xml:space="preserve">   t + pop + </w:t>
            </w:r>
            <w:proofErr w:type="spellStart"/>
            <w:r w:rsidRPr="00155F65">
              <w:rPr>
                <w:sz w:val="24"/>
                <w:szCs w:val="24"/>
              </w:rPr>
              <w:t>female:male</w:t>
            </w:r>
            <w:proofErr w:type="spellEnd"/>
            <w:r w:rsidRPr="00155F65">
              <w:rPr>
                <w:sz w:val="24"/>
                <w:szCs w:val="24"/>
              </w:rPr>
              <w:t xml:space="preserve"> + female + male</w:t>
            </w:r>
          </w:p>
        </w:tc>
        <w:tc>
          <w:tcPr>
            <w:tcW w:w="1584" w:type="dxa"/>
            <w:tcBorders>
              <w:top w:val="nil"/>
              <w:left w:val="nil"/>
              <w:bottom w:val="nil"/>
              <w:right w:val="nil"/>
            </w:tcBorders>
            <w:tcMar>
              <w:top w:w="0" w:type="dxa"/>
              <w:left w:w="0" w:type="dxa"/>
              <w:bottom w:w="0" w:type="dxa"/>
              <w:right w:w="0" w:type="dxa"/>
            </w:tcMar>
            <w:vAlign w:val="center"/>
          </w:tcPr>
          <w:p w14:paraId="00000239" w14:textId="77777777" w:rsidR="005660EC" w:rsidRPr="00155F65" w:rsidRDefault="00FB0BCD">
            <w:pPr>
              <w:rPr>
                <w:sz w:val="24"/>
                <w:szCs w:val="24"/>
              </w:rPr>
            </w:pPr>
            <w:proofErr w:type="spellStart"/>
            <w:r w:rsidRPr="00155F65">
              <w:rPr>
                <w:sz w:val="24"/>
                <w:szCs w:val="24"/>
              </w:rPr>
              <w:t>t:pop</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23A"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23B" w14:textId="77777777" w:rsidR="005660EC" w:rsidRPr="00155F65" w:rsidRDefault="00FB0BCD">
            <w:pPr>
              <w:jc w:val="center"/>
              <w:rPr>
                <w:sz w:val="24"/>
                <w:szCs w:val="24"/>
              </w:rPr>
            </w:pPr>
            <w:r w:rsidRPr="00155F65">
              <w:rPr>
                <w:sz w:val="24"/>
                <w:szCs w:val="24"/>
              </w:rPr>
              <w:t>137.36</w:t>
            </w:r>
          </w:p>
        </w:tc>
        <w:tc>
          <w:tcPr>
            <w:tcW w:w="1020" w:type="dxa"/>
            <w:tcBorders>
              <w:top w:val="nil"/>
              <w:left w:val="nil"/>
              <w:bottom w:val="nil"/>
              <w:right w:val="nil"/>
            </w:tcBorders>
            <w:tcMar>
              <w:top w:w="0" w:type="dxa"/>
              <w:left w:w="0" w:type="dxa"/>
              <w:bottom w:w="0" w:type="dxa"/>
              <w:right w:w="0" w:type="dxa"/>
            </w:tcMar>
            <w:vAlign w:val="center"/>
          </w:tcPr>
          <w:p w14:paraId="0000023C" w14:textId="77777777" w:rsidR="005660EC" w:rsidRPr="00155F65" w:rsidRDefault="00FB0BCD">
            <w:pPr>
              <w:jc w:val="center"/>
              <w:rPr>
                <w:sz w:val="24"/>
                <w:szCs w:val="24"/>
              </w:rPr>
            </w:pPr>
            <w:r w:rsidRPr="00155F65">
              <w:rPr>
                <w:sz w:val="24"/>
                <w:szCs w:val="24"/>
              </w:rPr>
              <w:t>&lt; 0.001</w:t>
            </w:r>
          </w:p>
        </w:tc>
      </w:tr>
      <w:tr w:rsidR="005660EC" w:rsidRPr="00155F65" w14:paraId="2D66F43B"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23D"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23E"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3F" w14:textId="77777777" w:rsidR="005660EC" w:rsidRPr="00155F65" w:rsidRDefault="00FB0BCD">
            <w:pPr>
              <w:rPr>
                <w:sz w:val="24"/>
                <w:szCs w:val="24"/>
              </w:rPr>
            </w:pPr>
            <w:r w:rsidRPr="00155F65">
              <w:rPr>
                <w:sz w:val="24"/>
                <w:szCs w:val="24"/>
              </w:rPr>
              <w:t xml:space="preserve">   t + pop + </w:t>
            </w:r>
            <w:proofErr w:type="spellStart"/>
            <w:r w:rsidRPr="00155F65">
              <w:rPr>
                <w:sz w:val="24"/>
                <w:szCs w:val="24"/>
              </w:rPr>
              <w:t>t:pop</w:t>
            </w:r>
            <w:proofErr w:type="spellEnd"/>
            <w:r w:rsidRPr="00155F65">
              <w:rPr>
                <w:sz w:val="24"/>
                <w:szCs w:val="24"/>
              </w:rPr>
              <w:t xml:space="preserve"> + female + male</w:t>
            </w:r>
          </w:p>
        </w:tc>
        <w:tc>
          <w:tcPr>
            <w:tcW w:w="1584" w:type="dxa"/>
            <w:tcBorders>
              <w:top w:val="nil"/>
              <w:left w:val="nil"/>
              <w:bottom w:val="nil"/>
              <w:right w:val="nil"/>
            </w:tcBorders>
            <w:tcMar>
              <w:top w:w="0" w:type="dxa"/>
              <w:left w:w="0" w:type="dxa"/>
              <w:bottom w:w="0" w:type="dxa"/>
              <w:right w:w="0" w:type="dxa"/>
            </w:tcMar>
            <w:vAlign w:val="center"/>
          </w:tcPr>
          <w:p w14:paraId="00000240" w14:textId="77777777" w:rsidR="005660EC" w:rsidRPr="00155F65" w:rsidRDefault="00FB0BCD">
            <w:pPr>
              <w:rPr>
                <w:sz w:val="24"/>
                <w:szCs w:val="24"/>
              </w:rPr>
            </w:pPr>
            <w:proofErr w:type="spellStart"/>
            <w:r w:rsidRPr="00155F65">
              <w:rPr>
                <w:sz w:val="24"/>
                <w:szCs w:val="24"/>
              </w:rPr>
              <w:t>female:male</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241"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242" w14:textId="77777777" w:rsidR="005660EC" w:rsidRPr="00155F65" w:rsidRDefault="00FB0BCD">
            <w:pPr>
              <w:jc w:val="center"/>
              <w:rPr>
                <w:sz w:val="24"/>
                <w:szCs w:val="24"/>
              </w:rPr>
            </w:pPr>
            <w:r w:rsidRPr="00155F65">
              <w:rPr>
                <w:sz w:val="24"/>
                <w:szCs w:val="24"/>
              </w:rPr>
              <w:t>54.58</w:t>
            </w:r>
          </w:p>
        </w:tc>
        <w:tc>
          <w:tcPr>
            <w:tcW w:w="1020" w:type="dxa"/>
            <w:tcBorders>
              <w:top w:val="nil"/>
              <w:left w:val="nil"/>
              <w:bottom w:val="nil"/>
              <w:right w:val="nil"/>
            </w:tcBorders>
            <w:tcMar>
              <w:top w:w="0" w:type="dxa"/>
              <w:left w:w="0" w:type="dxa"/>
              <w:bottom w:w="0" w:type="dxa"/>
              <w:right w:w="0" w:type="dxa"/>
            </w:tcMar>
            <w:vAlign w:val="center"/>
          </w:tcPr>
          <w:p w14:paraId="00000243" w14:textId="77777777" w:rsidR="005660EC" w:rsidRPr="00155F65" w:rsidRDefault="00FB0BCD">
            <w:pPr>
              <w:jc w:val="center"/>
              <w:rPr>
                <w:sz w:val="24"/>
                <w:szCs w:val="24"/>
              </w:rPr>
            </w:pPr>
            <w:r w:rsidRPr="00155F65">
              <w:rPr>
                <w:sz w:val="24"/>
                <w:szCs w:val="24"/>
              </w:rPr>
              <w:t>&lt; 0.001</w:t>
            </w:r>
          </w:p>
        </w:tc>
      </w:tr>
      <w:tr w:rsidR="005660EC" w:rsidRPr="00155F65" w14:paraId="61B44F5A"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244"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245"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46" w14:textId="77777777" w:rsidR="005660EC" w:rsidRPr="00155F65" w:rsidRDefault="00FB0BCD">
            <w:pPr>
              <w:rPr>
                <w:sz w:val="24"/>
                <w:szCs w:val="24"/>
              </w:rPr>
            </w:pPr>
            <w:r w:rsidRPr="00155F65">
              <w:rPr>
                <w:sz w:val="24"/>
                <w:szCs w:val="24"/>
              </w:rPr>
              <w:t xml:space="preserve">   t + pop + </w:t>
            </w:r>
            <w:proofErr w:type="spellStart"/>
            <w:r w:rsidRPr="00155F65">
              <w:rPr>
                <w:sz w:val="24"/>
                <w:szCs w:val="24"/>
              </w:rPr>
              <w:t>t:pop</w:t>
            </w:r>
            <w:proofErr w:type="spellEnd"/>
            <w:r w:rsidRPr="00155F65">
              <w:rPr>
                <w:sz w:val="24"/>
                <w:szCs w:val="24"/>
              </w:rPr>
              <w:t xml:space="preserve"> + </w:t>
            </w:r>
            <w:proofErr w:type="spellStart"/>
            <w:r w:rsidRPr="00155F65">
              <w:rPr>
                <w:sz w:val="24"/>
                <w:szCs w:val="24"/>
              </w:rPr>
              <w:t>female:male</w:t>
            </w:r>
            <w:proofErr w:type="spellEnd"/>
            <w:r w:rsidRPr="00155F65">
              <w:rPr>
                <w:sz w:val="24"/>
                <w:szCs w:val="24"/>
              </w:rPr>
              <w:t xml:space="preserve"> + male</w:t>
            </w:r>
          </w:p>
        </w:tc>
        <w:tc>
          <w:tcPr>
            <w:tcW w:w="1584" w:type="dxa"/>
            <w:tcBorders>
              <w:top w:val="nil"/>
              <w:left w:val="nil"/>
              <w:bottom w:val="nil"/>
              <w:right w:val="nil"/>
            </w:tcBorders>
            <w:tcMar>
              <w:top w:w="0" w:type="dxa"/>
              <w:left w:w="0" w:type="dxa"/>
              <w:bottom w:w="0" w:type="dxa"/>
              <w:right w:w="0" w:type="dxa"/>
            </w:tcMar>
            <w:vAlign w:val="center"/>
          </w:tcPr>
          <w:p w14:paraId="00000247" w14:textId="77777777" w:rsidR="005660EC" w:rsidRPr="00155F65" w:rsidRDefault="00FB0BCD">
            <w:pPr>
              <w:rPr>
                <w:sz w:val="24"/>
                <w:szCs w:val="24"/>
              </w:rPr>
            </w:pPr>
            <w:r w:rsidRPr="00155F65">
              <w:rPr>
                <w:sz w:val="24"/>
                <w:szCs w:val="24"/>
              </w:rPr>
              <w:t>female</w:t>
            </w:r>
          </w:p>
        </w:tc>
        <w:tc>
          <w:tcPr>
            <w:tcW w:w="425" w:type="dxa"/>
            <w:tcBorders>
              <w:top w:val="nil"/>
              <w:left w:val="nil"/>
              <w:bottom w:val="nil"/>
              <w:right w:val="nil"/>
            </w:tcBorders>
            <w:tcMar>
              <w:top w:w="0" w:type="dxa"/>
              <w:left w:w="0" w:type="dxa"/>
              <w:bottom w:w="0" w:type="dxa"/>
              <w:right w:w="0" w:type="dxa"/>
            </w:tcMar>
            <w:vAlign w:val="center"/>
          </w:tcPr>
          <w:p w14:paraId="00000248"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249" w14:textId="77777777" w:rsidR="005660EC" w:rsidRPr="00155F65" w:rsidRDefault="00FB0BCD">
            <w:pPr>
              <w:jc w:val="center"/>
              <w:rPr>
                <w:sz w:val="24"/>
                <w:szCs w:val="24"/>
              </w:rPr>
            </w:pPr>
            <w:r w:rsidRPr="00155F65">
              <w:rPr>
                <w:sz w:val="24"/>
                <w:szCs w:val="24"/>
              </w:rPr>
              <w:t>63.20</w:t>
            </w:r>
          </w:p>
        </w:tc>
        <w:tc>
          <w:tcPr>
            <w:tcW w:w="1020" w:type="dxa"/>
            <w:tcBorders>
              <w:top w:val="nil"/>
              <w:left w:val="nil"/>
              <w:bottom w:val="nil"/>
              <w:right w:val="nil"/>
            </w:tcBorders>
            <w:tcMar>
              <w:top w:w="0" w:type="dxa"/>
              <w:left w:w="0" w:type="dxa"/>
              <w:bottom w:w="0" w:type="dxa"/>
              <w:right w:w="0" w:type="dxa"/>
            </w:tcMar>
            <w:vAlign w:val="center"/>
          </w:tcPr>
          <w:p w14:paraId="0000024A" w14:textId="77777777" w:rsidR="005660EC" w:rsidRPr="00155F65" w:rsidRDefault="00FB0BCD">
            <w:pPr>
              <w:jc w:val="center"/>
              <w:rPr>
                <w:sz w:val="24"/>
                <w:szCs w:val="24"/>
              </w:rPr>
            </w:pPr>
            <w:r w:rsidRPr="00155F65">
              <w:rPr>
                <w:sz w:val="24"/>
                <w:szCs w:val="24"/>
              </w:rPr>
              <w:t>&lt; 0.001</w:t>
            </w:r>
          </w:p>
        </w:tc>
      </w:tr>
      <w:tr w:rsidR="005660EC" w:rsidRPr="00155F65" w14:paraId="5D551A51"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24B"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single" w:sz="8" w:space="0" w:color="A6A6A6"/>
              <w:right w:val="nil"/>
            </w:tcBorders>
            <w:tcMar>
              <w:top w:w="0" w:type="dxa"/>
              <w:left w:w="0" w:type="dxa"/>
              <w:bottom w:w="0" w:type="dxa"/>
              <w:right w:w="0" w:type="dxa"/>
            </w:tcMar>
            <w:vAlign w:val="center"/>
          </w:tcPr>
          <w:p w14:paraId="0000024C" w14:textId="77777777" w:rsidR="005660EC" w:rsidRPr="00155F65" w:rsidRDefault="005660EC">
            <w:pPr>
              <w:rPr>
                <w:sz w:val="24"/>
                <w:szCs w:val="24"/>
              </w:rPr>
            </w:pPr>
          </w:p>
        </w:tc>
        <w:tc>
          <w:tcPr>
            <w:tcW w:w="5040" w:type="dxa"/>
            <w:tcBorders>
              <w:top w:val="nil"/>
              <w:left w:val="nil"/>
              <w:bottom w:val="single" w:sz="8" w:space="0" w:color="A6A6A6"/>
              <w:right w:val="nil"/>
            </w:tcBorders>
            <w:tcMar>
              <w:top w:w="0" w:type="dxa"/>
              <w:left w:w="0" w:type="dxa"/>
              <w:bottom w:w="0" w:type="dxa"/>
              <w:right w:w="0" w:type="dxa"/>
            </w:tcMar>
            <w:vAlign w:val="center"/>
          </w:tcPr>
          <w:p w14:paraId="0000024D" w14:textId="77777777" w:rsidR="005660EC" w:rsidRPr="00155F65" w:rsidRDefault="00FB0BCD">
            <w:pPr>
              <w:rPr>
                <w:sz w:val="24"/>
                <w:szCs w:val="24"/>
              </w:rPr>
            </w:pPr>
            <w:r w:rsidRPr="00155F65">
              <w:rPr>
                <w:sz w:val="24"/>
                <w:szCs w:val="24"/>
              </w:rPr>
              <w:t xml:space="preserve">   t + pop + </w:t>
            </w:r>
            <w:proofErr w:type="spellStart"/>
            <w:r w:rsidRPr="00155F65">
              <w:rPr>
                <w:sz w:val="24"/>
                <w:szCs w:val="24"/>
              </w:rPr>
              <w:t>t:pop</w:t>
            </w:r>
            <w:proofErr w:type="spellEnd"/>
            <w:r w:rsidRPr="00155F65">
              <w:rPr>
                <w:sz w:val="24"/>
                <w:szCs w:val="24"/>
              </w:rPr>
              <w:t xml:space="preserve"> + </w:t>
            </w:r>
            <w:proofErr w:type="spellStart"/>
            <w:r w:rsidRPr="00155F65">
              <w:rPr>
                <w:sz w:val="24"/>
                <w:szCs w:val="24"/>
              </w:rPr>
              <w:t>female:male</w:t>
            </w:r>
            <w:proofErr w:type="spellEnd"/>
            <w:r w:rsidRPr="00155F65">
              <w:rPr>
                <w:sz w:val="24"/>
                <w:szCs w:val="24"/>
              </w:rPr>
              <w:t xml:space="preserve"> + female</w:t>
            </w:r>
          </w:p>
        </w:tc>
        <w:tc>
          <w:tcPr>
            <w:tcW w:w="1584" w:type="dxa"/>
            <w:tcBorders>
              <w:top w:val="nil"/>
              <w:left w:val="nil"/>
              <w:bottom w:val="single" w:sz="8" w:space="0" w:color="A6A6A6"/>
              <w:right w:val="nil"/>
            </w:tcBorders>
            <w:tcMar>
              <w:top w:w="0" w:type="dxa"/>
              <w:left w:w="0" w:type="dxa"/>
              <w:bottom w:w="0" w:type="dxa"/>
              <w:right w:w="0" w:type="dxa"/>
            </w:tcMar>
            <w:vAlign w:val="center"/>
          </w:tcPr>
          <w:p w14:paraId="0000024E" w14:textId="77777777" w:rsidR="005660EC" w:rsidRPr="00155F65" w:rsidRDefault="00FB0BCD">
            <w:pPr>
              <w:rPr>
                <w:sz w:val="24"/>
                <w:szCs w:val="24"/>
              </w:rPr>
            </w:pPr>
            <w:r w:rsidRPr="00155F65">
              <w:rPr>
                <w:sz w:val="24"/>
                <w:szCs w:val="24"/>
              </w:rPr>
              <w:t>male</w:t>
            </w:r>
          </w:p>
        </w:tc>
        <w:tc>
          <w:tcPr>
            <w:tcW w:w="425" w:type="dxa"/>
            <w:tcBorders>
              <w:top w:val="nil"/>
              <w:left w:val="nil"/>
              <w:bottom w:val="single" w:sz="8" w:space="0" w:color="A6A6A6"/>
              <w:right w:val="nil"/>
            </w:tcBorders>
            <w:tcMar>
              <w:top w:w="0" w:type="dxa"/>
              <w:left w:w="0" w:type="dxa"/>
              <w:bottom w:w="0" w:type="dxa"/>
              <w:right w:w="0" w:type="dxa"/>
            </w:tcMar>
            <w:vAlign w:val="center"/>
          </w:tcPr>
          <w:p w14:paraId="0000024F"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single" w:sz="8" w:space="0" w:color="A6A6A6"/>
              <w:right w:val="nil"/>
            </w:tcBorders>
            <w:tcMar>
              <w:top w:w="0" w:type="dxa"/>
              <w:left w:w="0" w:type="dxa"/>
              <w:bottom w:w="0" w:type="dxa"/>
              <w:right w:w="0" w:type="dxa"/>
            </w:tcMar>
            <w:vAlign w:val="center"/>
          </w:tcPr>
          <w:p w14:paraId="00000250" w14:textId="77777777" w:rsidR="005660EC" w:rsidRPr="00155F65" w:rsidRDefault="00FB0BCD">
            <w:pPr>
              <w:jc w:val="center"/>
              <w:rPr>
                <w:sz w:val="24"/>
                <w:szCs w:val="24"/>
              </w:rPr>
            </w:pPr>
            <w:r w:rsidRPr="00155F65">
              <w:rPr>
                <w:sz w:val="24"/>
                <w:szCs w:val="24"/>
              </w:rPr>
              <w:t>15.34</w:t>
            </w:r>
          </w:p>
        </w:tc>
        <w:tc>
          <w:tcPr>
            <w:tcW w:w="1020" w:type="dxa"/>
            <w:tcBorders>
              <w:top w:val="nil"/>
              <w:left w:val="nil"/>
              <w:bottom w:val="single" w:sz="8" w:space="0" w:color="A6A6A6"/>
              <w:right w:val="nil"/>
            </w:tcBorders>
            <w:tcMar>
              <w:top w:w="0" w:type="dxa"/>
              <w:left w:w="0" w:type="dxa"/>
              <w:bottom w:w="0" w:type="dxa"/>
              <w:right w:w="0" w:type="dxa"/>
            </w:tcMar>
            <w:vAlign w:val="center"/>
          </w:tcPr>
          <w:p w14:paraId="00000251" w14:textId="77777777" w:rsidR="005660EC" w:rsidRPr="00155F65" w:rsidRDefault="00FB0BCD">
            <w:pPr>
              <w:jc w:val="center"/>
              <w:rPr>
                <w:sz w:val="24"/>
                <w:szCs w:val="24"/>
              </w:rPr>
            </w:pPr>
            <w:r w:rsidRPr="00155F65">
              <w:rPr>
                <w:sz w:val="24"/>
                <w:szCs w:val="24"/>
              </w:rPr>
              <w:t>&lt; 0.001</w:t>
            </w:r>
          </w:p>
        </w:tc>
      </w:tr>
      <w:tr w:rsidR="005660EC" w:rsidRPr="00155F65" w14:paraId="24DF8179"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252" w14:textId="77777777" w:rsidR="005660EC" w:rsidRPr="00155F65" w:rsidRDefault="005660EC">
            <w:pPr>
              <w:widowControl w:val="0"/>
              <w:pBdr>
                <w:top w:val="nil"/>
                <w:left w:val="nil"/>
                <w:bottom w:val="nil"/>
                <w:right w:val="nil"/>
                <w:between w:val="nil"/>
              </w:pBdr>
              <w:rPr>
                <w:sz w:val="24"/>
                <w:szCs w:val="24"/>
              </w:rPr>
            </w:pPr>
          </w:p>
        </w:tc>
        <w:tc>
          <w:tcPr>
            <w:tcW w:w="1296" w:type="dxa"/>
            <w:vMerge w:val="restart"/>
            <w:tcBorders>
              <w:top w:val="single" w:sz="8" w:space="0" w:color="A6A6A6"/>
              <w:left w:val="nil"/>
              <w:bottom w:val="nil"/>
              <w:right w:val="nil"/>
            </w:tcBorders>
            <w:tcMar>
              <w:top w:w="0" w:type="dxa"/>
              <w:left w:w="0" w:type="dxa"/>
              <w:bottom w:w="0" w:type="dxa"/>
              <w:right w:w="0" w:type="dxa"/>
            </w:tcMar>
            <w:vAlign w:val="center"/>
          </w:tcPr>
          <w:p w14:paraId="00000253" w14:textId="77777777" w:rsidR="005660EC" w:rsidRPr="00155F65" w:rsidRDefault="00FB0BCD">
            <w:pPr>
              <w:rPr>
                <w:b/>
                <w:sz w:val="24"/>
                <w:szCs w:val="24"/>
              </w:rPr>
            </w:pPr>
            <w:r w:rsidRPr="00155F65">
              <w:rPr>
                <w:sz w:val="24"/>
                <w:szCs w:val="24"/>
              </w:rPr>
              <w:t>Vendace &amp; European Whitefish</w:t>
            </w:r>
          </w:p>
        </w:tc>
        <w:tc>
          <w:tcPr>
            <w:tcW w:w="5040" w:type="dxa"/>
            <w:tcBorders>
              <w:top w:val="single" w:sz="8" w:space="0" w:color="A6A6A6"/>
              <w:left w:val="nil"/>
              <w:bottom w:val="nil"/>
              <w:right w:val="nil"/>
            </w:tcBorders>
            <w:tcMar>
              <w:top w:w="0" w:type="dxa"/>
              <w:left w:w="0" w:type="dxa"/>
              <w:bottom w:w="0" w:type="dxa"/>
              <w:right w:w="0" w:type="dxa"/>
            </w:tcMar>
            <w:vAlign w:val="center"/>
          </w:tcPr>
          <w:p w14:paraId="00000254" w14:textId="77777777" w:rsidR="005660EC" w:rsidRPr="00155F65" w:rsidRDefault="00FB0BCD">
            <w:pPr>
              <w:rPr>
                <w:sz w:val="24"/>
                <w:szCs w:val="24"/>
              </w:rPr>
            </w:pPr>
            <w:r w:rsidRPr="00155F65">
              <w:rPr>
                <w:b/>
                <w:sz w:val="24"/>
                <w:szCs w:val="24"/>
              </w:rPr>
              <w:t xml:space="preserve">   t + </w:t>
            </w:r>
            <w:proofErr w:type="spellStart"/>
            <w:r w:rsidRPr="00155F65">
              <w:rPr>
                <w:b/>
                <w:sz w:val="24"/>
                <w:szCs w:val="24"/>
              </w:rPr>
              <w:t>sp</w:t>
            </w:r>
            <w:proofErr w:type="spellEnd"/>
            <w:r w:rsidRPr="00155F65">
              <w:rPr>
                <w:b/>
                <w:sz w:val="24"/>
                <w:szCs w:val="24"/>
              </w:rPr>
              <w:t xml:space="preserve"> + </w:t>
            </w:r>
            <w:proofErr w:type="spellStart"/>
            <w:r w:rsidRPr="00155F65">
              <w:rPr>
                <w:b/>
                <w:sz w:val="24"/>
                <w:szCs w:val="24"/>
              </w:rPr>
              <w:t>t:sp</w:t>
            </w:r>
            <w:proofErr w:type="spellEnd"/>
            <w:r w:rsidRPr="00155F65">
              <w:rPr>
                <w:b/>
                <w:sz w:val="24"/>
                <w:szCs w:val="24"/>
              </w:rPr>
              <w:t xml:space="preserve"> + </w:t>
            </w:r>
            <w:proofErr w:type="spellStart"/>
            <w:r w:rsidRPr="00155F65">
              <w:rPr>
                <w:b/>
                <w:sz w:val="24"/>
                <w:szCs w:val="24"/>
              </w:rPr>
              <w:t>female:male</w:t>
            </w:r>
            <w:proofErr w:type="spellEnd"/>
            <w:r w:rsidRPr="00155F65">
              <w:rPr>
                <w:b/>
                <w:sz w:val="24"/>
                <w:szCs w:val="24"/>
              </w:rPr>
              <w:t xml:space="preserve"> + female + male</w:t>
            </w:r>
          </w:p>
        </w:tc>
        <w:tc>
          <w:tcPr>
            <w:tcW w:w="1584" w:type="dxa"/>
            <w:tcBorders>
              <w:top w:val="single" w:sz="8" w:space="0" w:color="A6A6A6"/>
              <w:left w:val="nil"/>
              <w:bottom w:val="nil"/>
              <w:right w:val="nil"/>
            </w:tcBorders>
            <w:tcMar>
              <w:top w:w="0" w:type="dxa"/>
              <w:left w:w="0" w:type="dxa"/>
              <w:bottom w:w="0" w:type="dxa"/>
              <w:right w:w="0" w:type="dxa"/>
            </w:tcMar>
            <w:vAlign w:val="center"/>
          </w:tcPr>
          <w:p w14:paraId="00000255" w14:textId="77777777" w:rsidR="005660EC" w:rsidRPr="00155F65" w:rsidRDefault="005660EC">
            <w:pPr>
              <w:rPr>
                <w:sz w:val="24"/>
                <w:szCs w:val="24"/>
              </w:rPr>
            </w:pPr>
          </w:p>
        </w:tc>
        <w:tc>
          <w:tcPr>
            <w:tcW w:w="425" w:type="dxa"/>
            <w:tcBorders>
              <w:top w:val="single" w:sz="8" w:space="0" w:color="A6A6A6"/>
              <w:left w:val="nil"/>
              <w:bottom w:val="nil"/>
              <w:right w:val="nil"/>
            </w:tcBorders>
            <w:tcMar>
              <w:top w:w="0" w:type="dxa"/>
              <w:left w:w="0" w:type="dxa"/>
              <w:bottom w:w="0" w:type="dxa"/>
              <w:right w:w="0" w:type="dxa"/>
            </w:tcMar>
            <w:vAlign w:val="center"/>
          </w:tcPr>
          <w:p w14:paraId="00000256" w14:textId="77777777" w:rsidR="005660EC" w:rsidRPr="00155F65" w:rsidRDefault="005660EC">
            <w:pPr>
              <w:jc w:val="center"/>
              <w:rPr>
                <w:sz w:val="24"/>
                <w:szCs w:val="24"/>
              </w:rPr>
            </w:pPr>
          </w:p>
        </w:tc>
        <w:tc>
          <w:tcPr>
            <w:tcW w:w="1192" w:type="dxa"/>
            <w:tcBorders>
              <w:top w:val="single" w:sz="8" w:space="0" w:color="A6A6A6"/>
              <w:left w:val="nil"/>
              <w:bottom w:val="nil"/>
              <w:right w:val="nil"/>
            </w:tcBorders>
            <w:tcMar>
              <w:top w:w="0" w:type="dxa"/>
              <w:left w:w="0" w:type="dxa"/>
              <w:bottom w:w="0" w:type="dxa"/>
              <w:right w:w="0" w:type="dxa"/>
            </w:tcMar>
            <w:vAlign w:val="center"/>
          </w:tcPr>
          <w:p w14:paraId="00000257" w14:textId="77777777" w:rsidR="005660EC" w:rsidRPr="00155F65" w:rsidRDefault="005660EC">
            <w:pPr>
              <w:jc w:val="center"/>
              <w:rPr>
                <w:sz w:val="24"/>
                <w:szCs w:val="24"/>
              </w:rPr>
            </w:pPr>
          </w:p>
        </w:tc>
        <w:tc>
          <w:tcPr>
            <w:tcW w:w="1020" w:type="dxa"/>
            <w:tcBorders>
              <w:top w:val="single" w:sz="8" w:space="0" w:color="A6A6A6"/>
              <w:left w:val="nil"/>
              <w:bottom w:val="nil"/>
              <w:right w:val="nil"/>
            </w:tcBorders>
            <w:tcMar>
              <w:top w:w="0" w:type="dxa"/>
              <w:left w:w="0" w:type="dxa"/>
              <w:bottom w:w="0" w:type="dxa"/>
              <w:right w:w="0" w:type="dxa"/>
            </w:tcMar>
            <w:vAlign w:val="center"/>
          </w:tcPr>
          <w:p w14:paraId="00000258" w14:textId="77777777" w:rsidR="005660EC" w:rsidRPr="00155F65" w:rsidRDefault="005660EC">
            <w:pPr>
              <w:jc w:val="center"/>
              <w:rPr>
                <w:sz w:val="24"/>
                <w:szCs w:val="24"/>
              </w:rPr>
            </w:pPr>
          </w:p>
        </w:tc>
      </w:tr>
      <w:tr w:rsidR="005660EC" w:rsidRPr="00155F65" w14:paraId="2D76D5F3"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259" w14:textId="77777777" w:rsidR="005660EC" w:rsidRPr="00155F65" w:rsidRDefault="005660EC">
            <w:pPr>
              <w:widowControl w:val="0"/>
              <w:pBdr>
                <w:top w:val="nil"/>
                <w:left w:val="nil"/>
                <w:bottom w:val="nil"/>
                <w:right w:val="nil"/>
                <w:between w:val="nil"/>
              </w:pBdr>
              <w:rPr>
                <w:sz w:val="24"/>
                <w:szCs w:val="24"/>
              </w:rPr>
            </w:pPr>
          </w:p>
        </w:tc>
        <w:tc>
          <w:tcPr>
            <w:tcW w:w="1296" w:type="dxa"/>
            <w:vMerge/>
            <w:tcBorders>
              <w:top w:val="single" w:sz="8" w:space="0" w:color="A6A6A6"/>
              <w:left w:val="nil"/>
              <w:bottom w:val="nil"/>
              <w:right w:val="nil"/>
            </w:tcBorders>
            <w:tcMar>
              <w:top w:w="0" w:type="dxa"/>
              <w:left w:w="0" w:type="dxa"/>
              <w:bottom w:w="0" w:type="dxa"/>
              <w:right w:w="0" w:type="dxa"/>
            </w:tcMar>
            <w:vAlign w:val="center"/>
          </w:tcPr>
          <w:p w14:paraId="0000025A"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5B" w14:textId="77777777" w:rsidR="005660EC" w:rsidRPr="00155F65" w:rsidRDefault="00FB0BCD">
            <w:pPr>
              <w:rPr>
                <w:b/>
                <w:sz w:val="24"/>
                <w:szCs w:val="24"/>
              </w:rPr>
            </w:pPr>
            <w:r w:rsidRPr="00155F65">
              <w:rPr>
                <w:sz w:val="24"/>
                <w:szCs w:val="24"/>
              </w:rPr>
              <w:t xml:space="preserve">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female:male</w:t>
            </w:r>
            <w:proofErr w:type="spellEnd"/>
            <w:r w:rsidRPr="00155F65">
              <w:rPr>
                <w:sz w:val="24"/>
                <w:szCs w:val="24"/>
              </w:rPr>
              <w:t xml:space="preserve"> + female + male</w:t>
            </w:r>
          </w:p>
        </w:tc>
        <w:tc>
          <w:tcPr>
            <w:tcW w:w="1584" w:type="dxa"/>
            <w:tcBorders>
              <w:top w:val="nil"/>
              <w:left w:val="nil"/>
              <w:bottom w:val="nil"/>
              <w:right w:val="nil"/>
            </w:tcBorders>
            <w:tcMar>
              <w:top w:w="0" w:type="dxa"/>
              <w:left w:w="0" w:type="dxa"/>
              <w:bottom w:w="0" w:type="dxa"/>
              <w:right w:w="0" w:type="dxa"/>
            </w:tcMar>
            <w:vAlign w:val="center"/>
          </w:tcPr>
          <w:p w14:paraId="0000025C" w14:textId="77777777" w:rsidR="005660EC" w:rsidRPr="00155F65" w:rsidRDefault="00FB0BCD">
            <w:pPr>
              <w:rPr>
                <w:sz w:val="24"/>
                <w:szCs w:val="24"/>
              </w:rPr>
            </w:pPr>
            <w:r w:rsidRPr="00155F65">
              <w:rPr>
                <w:sz w:val="24"/>
                <w:szCs w:val="24"/>
              </w:rPr>
              <w:t>t</w:t>
            </w:r>
          </w:p>
        </w:tc>
        <w:tc>
          <w:tcPr>
            <w:tcW w:w="425" w:type="dxa"/>
            <w:tcBorders>
              <w:top w:val="nil"/>
              <w:left w:val="nil"/>
              <w:bottom w:val="nil"/>
              <w:right w:val="nil"/>
            </w:tcBorders>
            <w:tcMar>
              <w:top w:w="0" w:type="dxa"/>
              <w:left w:w="0" w:type="dxa"/>
              <w:bottom w:w="0" w:type="dxa"/>
              <w:right w:w="0" w:type="dxa"/>
            </w:tcMar>
            <w:vAlign w:val="center"/>
          </w:tcPr>
          <w:p w14:paraId="0000025D"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25E" w14:textId="77777777" w:rsidR="005660EC" w:rsidRPr="00155F65" w:rsidRDefault="00FB0BCD">
            <w:pPr>
              <w:jc w:val="center"/>
              <w:rPr>
                <w:sz w:val="24"/>
                <w:szCs w:val="24"/>
              </w:rPr>
            </w:pPr>
            <w:r w:rsidRPr="00155F65">
              <w:rPr>
                <w:sz w:val="24"/>
                <w:szCs w:val="24"/>
              </w:rPr>
              <w:t>3,571.72</w:t>
            </w:r>
          </w:p>
        </w:tc>
        <w:tc>
          <w:tcPr>
            <w:tcW w:w="1020" w:type="dxa"/>
            <w:tcBorders>
              <w:top w:val="nil"/>
              <w:left w:val="nil"/>
              <w:bottom w:val="nil"/>
              <w:right w:val="nil"/>
            </w:tcBorders>
            <w:tcMar>
              <w:top w:w="0" w:type="dxa"/>
              <w:left w:w="0" w:type="dxa"/>
              <w:bottom w:w="0" w:type="dxa"/>
              <w:right w:w="0" w:type="dxa"/>
            </w:tcMar>
            <w:vAlign w:val="center"/>
          </w:tcPr>
          <w:p w14:paraId="0000025F" w14:textId="77777777" w:rsidR="005660EC" w:rsidRPr="00155F65" w:rsidRDefault="00FB0BCD">
            <w:pPr>
              <w:jc w:val="center"/>
              <w:rPr>
                <w:sz w:val="24"/>
                <w:szCs w:val="24"/>
              </w:rPr>
            </w:pPr>
            <w:r w:rsidRPr="00155F65">
              <w:rPr>
                <w:sz w:val="24"/>
                <w:szCs w:val="24"/>
              </w:rPr>
              <w:t>&lt; 0.001</w:t>
            </w:r>
          </w:p>
        </w:tc>
      </w:tr>
      <w:tr w:rsidR="005660EC" w:rsidRPr="00155F65" w14:paraId="42FAA0B2"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260" w14:textId="77777777" w:rsidR="005660EC" w:rsidRPr="00155F65" w:rsidRDefault="005660EC">
            <w:pPr>
              <w:widowControl w:val="0"/>
              <w:pBdr>
                <w:top w:val="nil"/>
                <w:left w:val="nil"/>
                <w:bottom w:val="nil"/>
                <w:right w:val="nil"/>
                <w:between w:val="nil"/>
              </w:pBdr>
              <w:rPr>
                <w:sz w:val="24"/>
                <w:szCs w:val="24"/>
              </w:rPr>
            </w:pPr>
          </w:p>
        </w:tc>
        <w:tc>
          <w:tcPr>
            <w:tcW w:w="1296" w:type="dxa"/>
            <w:vMerge/>
            <w:tcBorders>
              <w:top w:val="single" w:sz="8" w:space="0" w:color="A6A6A6"/>
              <w:left w:val="nil"/>
              <w:bottom w:val="nil"/>
              <w:right w:val="nil"/>
            </w:tcBorders>
            <w:tcMar>
              <w:top w:w="0" w:type="dxa"/>
              <w:left w:w="0" w:type="dxa"/>
              <w:bottom w:w="0" w:type="dxa"/>
              <w:right w:w="0" w:type="dxa"/>
            </w:tcMar>
            <w:vAlign w:val="center"/>
          </w:tcPr>
          <w:p w14:paraId="00000261"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62"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female:male</w:t>
            </w:r>
            <w:proofErr w:type="spellEnd"/>
            <w:r w:rsidRPr="00155F65">
              <w:rPr>
                <w:sz w:val="24"/>
                <w:szCs w:val="24"/>
              </w:rPr>
              <w:t xml:space="preserve"> + female + male</w:t>
            </w:r>
          </w:p>
        </w:tc>
        <w:tc>
          <w:tcPr>
            <w:tcW w:w="1584" w:type="dxa"/>
            <w:tcBorders>
              <w:top w:val="nil"/>
              <w:left w:val="nil"/>
              <w:bottom w:val="nil"/>
              <w:right w:val="nil"/>
            </w:tcBorders>
            <w:tcMar>
              <w:top w:w="0" w:type="dxa"/>
              <w:left w:w="0" w:type="dxa"/>
              <w:bottom w:w="0" w:type="dxa"/>
              <w:right w:w="0" w:type="dxa"/>
            </w:tcMar>
            <w:vAlign w:val="center"/>
          </w:tcPr>
          <w:p w14:paraId="00000263" w14:textId="77777777" w:rsidR="005660EC" w:rsidRPr="00155F65" w:rsidRDefault="00FB0BCD">
            <w:pPr>
              <w:rPr>
                <w:sz w:val="24"/>
                <w:szCs w:val="24"/>
              </w:rPr>
            </w:pPr>
            <w:proofErr w:type="spellStart"/>
            <w:r w:rsidRPr="00155F65">
              <w:rPr>
                <w:sz w:val="24"/>
                <w:szCs w:val="24"/>
              </w:rPr>
              <w:t>sp</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264"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265" w14:textId="77777777" w:rsidR="005660EC" w:rsidRPr="00155F65" w:rsidRDefault="00FB0BCD">
            <w:pPr>
              <w:jc w:val="center"/>
              <w:rPr>
                <w:sz w:val="24"/>
                <w:szCs w:val="24"/>
              </w:rPr>
            </w:pPr>
            <w:r w:rsidRPr="00155F65">
              <w:rPr>
                <w:sz w:val="24"/>
                <w:szCs w:val="24"/>
              </w:rPr>
              <w:t>763.19</w:t>
            </w:r>
          </w:p>
        </w:tc>
        <w:tc>
          <w:tcPr>
            <w:tcW w:w="1020" w:type="dxa"/>
            <w:tcBorders>
              <w:top w:val="nil"/>
              <w:left w:val="nil"/>
              <w:bottom w:val="nil"/>
              <w:right w:val="nil"/>
            </w:tcBorders>
            <w:tcMar>
              <w:top w:w="0" w:type="dxa"/>
              <w:left w:w="0" w:type="dxa"/>
              <w:bottom w:w="0" w:type="dxa"/>
              <w:right w:w="0" w:type="dxa"/>
            </w:tcMar>
            <w:vAlign w:val="center"/>
          </w:tcPr>
          <w:p w14:paraId="00000266" w14:textId="77777777" w:rsidR="005660EC" w:rsidRPr="00155F65" w:rsidRDefault="00FB0BCD">
            <w:pPr>
              <w:jc w:val="center"/>
              <w:rPr>
                <w:sz w:val="24"/>
                <w:szCs w:val="24"/>
              </w:rPr>
            </w:pPr>
            <w:r w:rsidRPr="00155F65">
              <w:rPr>
                <w:sz w:val="24"/>
                <w:szCs w:val="24"/>
              </w:rPr>
              <w:t>&lt; 0.001</w:t>
            </w:r>
          </w:p>
        </w:tc>
      </w:tr>
      <w:tr w:rsidR="005660EC" w:rsidRPr="00155F65" w14:paraId="23F3A934"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267"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268"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69"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female:male</w:t>
            </w:r>
            <w:proofErr w:type="spellEnd"/>
            <w:r w:rsidRPr="00155F65">
              <w:rPr>
                <w:sz w:val="24"/>
                <w:szCs w:val="24"/>
              </w:rPr>
              <w:t xml:space="preserve"> + female + male</w:t>
            </w:r>
          </w:p>
        </w:tc>
        <w:tc>
          <w:tcPr>
            <w:tcW w:w="1584" w:type="dxa"/>
            <w:tcBorders>
              <w:top w:val="nil"/>
              <w:left w:val="nil"/>
              <w:bottom w:val="nil"/>
              <w:right w:val="nil"/>
            </w:tcBorders>
            <w:tcMar>
              <w:top w:w="0" w:type="dxa"/>
              <w:left w:w="0" w:type="dxa"/>
              <w:bottom w:w="0" w:type="dxa"/>
              <w:right w:w="0" w:type="dxa"/>
            </w:tcMar>
            <w:vAlign w:val="center"/>
          </w:tcPr>
          <w:p w14:paraId="0000026A" w14:textId="77777777" w:rsidR="005660EC" w:rsidRPr="00155F65" w:rsidRDefault="00FB0BCD">
            <w:pPr>
              <w:rPr>
                <w:sz w:val="24"/>
                <w:szCs w:val="24"/>
              </w:rPr>
            </w:pPr>
            <w:proofErr w:type="spellStart"/>
            <w:r w:rsidRPr="00155F65">
              <w:rPr>
                <w:sz w:val="24"/>
                <w:szCs w:val="24"/>
              </w:rPr>
              <w:t>t:sp</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26B"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26C" w14:textId="77777777" w:rsidR="005660EC" w:rsidRPr="00155F65" w:rsidRDefault="00FB0BCD">
            <w:pPr>
              <w:jc w:val="center"/>
              <w:rPr>
                <w:sz w:val="24"/>
                <w:szCs w:val="24"/>
              </w:rPr>
            </w:pPr>
            <w:r w:rsidRPr="00155F65">
              <w:rPr>
                <w:sz w:val="24"/>
                <w:szCs w:val="24"/>
              </w:rPr>
              <w:t>466.23</w:t>
            </w:r>
          </w:p>
        </w:tc>
        <w:tc>
          <w:tcPr>
            <w:tcW w:w="1020" w:type="dxa"/>
            <w:tcBorders>
              <w:top w:val="nil"/>
              <w:left w:val="nil"/>
              <w:bottom w:val="nil"/>
              <w:right w:val="nil"/>
            </w:tcBorders>
            <w:tcMar>
              <w:top w:w="0" w:type="dxa"/>
              <w:left w:w="0" w:type="dxa"/>
              <w:bottom w:w="0" w:type="dxa"/>
              <w:right w:w="0" w:type="dxa"/>
            </w:tcMar>
            <w:vAlign w:val="center"/>
          </w:tcPr>
          <w:p w14:paraId="0000026D" w14:textId="77777777" w:rsidR="005660EC" w:rsidRPr="00155F65" w:rsidRDefault="00FB0BCD">
            <w:pPr>
              <w:jc w:val="center"/>
              <w:rPr>
                <w:sz w:val="24"/>
                <w:szCs w:val="24"/>
              </w:rPr>
            </w:pPr>
            <w:r w:rsidRPr="00155F65">
              <w:rPr>
                <w:sz w:val="24"/>
                <w:szCs w:val="24"/>
              </w:rPr>
              <w:t>&lt; 0.001</w:t>
            </w:r>
          </w:p>
        </w:tc>
      </w:tr>
      <w:tr w:rsidR="005660EC" w:rsidRPr="00155F65" w14:paraId="55AEEFE1"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26E"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26F"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70"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t:sp</w:t>
            </w:r>
            <w:proofErr w:type="spellEnd"/>
            <w:r w:rsidRPr="00155F65">
              <w:rPr>
                <w:sz w:val="24"/>
                <w:szCs w:val="24"/>
              </w:rPr>
              <w:t xml:space="preserve"> + female + male</w:t>
            </w:r>
          </w:p>
        </w:tc>
        <w:tc>
          <w:tcPr>
            <w:tcW w:w="1584" w:type="dxa"/>
            <w:tcBorders>
              <w:top w:val="nil"/>
              <w:left w:val="nil"/>
              <w:bottom w:val="nil"/>
              <w:right w:val="nil"/>
            </w:tcBorders>
            <w:tcMar>
              <w:top w:w="0" w:type="dxa"/>
              <w:left w:w="0" w:type="dxa"/>
              <w:bottom w:w="0" w:type="dxa"/>
              <w:right w:w="0" w:type="dxa"/>
            </w:tcMar>
            <w:vAlign w:val="center"/>
          </w:tcPr>
          <w:p w14:paraId="00000271" w14:textId="77777777" w:rsidR="005660EC" w:rsidRPr="00155F65" w:rsidRDefault="00FB0BCD">
            <w:pPr>
              <w:rPr>
                <w:sz w:val="24"/>
                <w:szCs w:val="24"/>
              </w:rPr>
            </w:pPr>
            <w:proofErr w:type="spellStart"/>
            <w:r w:rsidRPr="00155F65">
              <w:rPr>
                <w:sz w:val="24"/>
                <w:szCs w:val="24"/>
              </w:rPr>
              <w:t>female:male</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272"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273" w14:textId="77777777" w:rsidR="005660EC" w:rsidRPr="00155F65" w:rsidRDefault="00FB0BCD">
            <w:pPr>
              <w:jc w:val="center"/>
              <w:rPr>
                <w:sz w:val="24"/>
                <w:szCs w:val="24"/>
              </w:rPr>
            </w:pPr>
            <w:r w:rsidRPr="00155F65">
              <w:rPr>
                <w:sz w:val="24"/>
                <w:szCs w:val="24"/>
              </w:rPr>
              <w:t>12.70</w:t>
            </w:r>
          </w:p>
        </w:tc>
        <w:tc>
          <w:tcPr>
            <w:tcW w:w="1020" w:type="dxa"/>
            <w:tcBorders>
              <w:top w:val="nil"/>
              <w:left w:val="nil"/>
              <w:bottom w:val="nil"/>
              <w:right w:val="nil"/>
            </w:tcBorders>
            <w:tcMar>
              <w:top w:w="0" w:type="dxa"/>
              <w:left w:w="0" w:type="dxa"/>
              <w:bottom w:w="0" w:type="dxa"/>
              <w:right w:w="0" w:type="dxa"/>
            </w:tcMar>
            <w:vAlign w:val="center"/>
          </w:tcPr>
          <w:p w14:paraId="00000274" w14:textId="77777777" w:rsidR="005660EC" w:rsidRPr="00155F65" w:rsidRDefault="00FB0BCD">
            <w:pPr>
              <w:jc w:val="center"/>
              <w:rPr>
                <w:sz w:val="24"/>
                <w:szCs w:val="24"/>
              </w:rPr>
            </w:pPr>
            <w:r w:rsidRPr="00155F65">
              <w:rPr>
                <w:sz w:val="24"/>
                <w:szCs w:val="24"/>
              </w:rPr>
              <w:t>&lt; 0.001</w:t>
            </w:r>
          </w:p>
        </w:tc>
      </w:tr>
      <w:tr w:rsidR="005660EC" w:rsidRPr="00155F65" w14:paraId="33356939"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275"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276"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77"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t:sp</w:t>
            </w:r>
            <w:proofErr w:type="spellEnd"/>
            <w:r w:rsidRPr="00155F65">
              <w:rPr>
                <w:sz w:val="24"/>
                <w:szCs w:val="24"/>
              </w:rPr>
              <w:t xml:space="preserve"> + </w:t>
            </w:r>
            <w:proofErr w:type="spellStart"/>
            <w:r w:rsidRPr="00155F65">
              <w:rPr>
                <w:sz w:val="24"/>
                <w:szCs w:val="24"/>
              </w:rPr>
              <w:t>female:male</w:t>
            </w:r>
            <w:proofErr w:type="spellEnd"/>
            <w:r w:rsidRPr="00155F65">
              <w:rPr>
                <w:sz w:val="24"/>
                <w:szCs w:val="24"/>
              </w:rPr>
              <w:t xml:space="preserve"> + male</w:t>
            </w:r>
          </w:p>
        </w:tc>
        <w:tc>
          <w:tcPr>
            <w:tcW w:w="1584" w:type="dxa"/>
            <w:tcBorders>
              <w:top w:val="nil"/>
              <w:left w:val="nil"/>
              <w:bottom w:val="nil"/>
              <w:right w:val="nil"/>
            </w:tcBorders>
            <w:tcMar>
              <w:top w:w="0" w:type="dxa"/>
              <w:left w:w="0" w:type="dxa"/>
              <w:bottom w:w="0" w:type="dxa"/>
              <w:right w:w="0" w:type="dxa"/>
            </w:tcMar>
            <w:vAlign w:val="center"/>
          </w:tcPr>
          <w:p w14:paraId="00000278" w14:textId="77777777" w:rsidR="005660EC" w:rsidRPr="00155F65" w:rsidRDefault="00FB0BCD">
            <w:pPr>
              <w:rPr>
                <w:sz w:val="24"/>
                <w:szCs w:val="24"/>
              </w:rPr>
            </w:pPr>
            <w:r w:rsidRPr="00155F65">
              <w:rPr>
                <w:sz w:val="24"/>
                <w:szCs w:val="24"/>
              </w:rPr>
              <w:t>female</w:t>
            </w:r>
          </w:p>
        </w:tc>
        <w:tc>
          <w:tcPr>
            <w:tcW w:w="425" w:type="dxa"/>
            <w:tcBorders>
              <w:top w:val="nil"/>
              <w:left w:val="nil"/>
              <w:bottom w:val="nil"/>
              <w:right w:val="nil"/>
            </w:tcBorders>
            <w:tcMar>
              <w:top w:w="0" w:type="dxa"/>
              <w:left w:w="0" w:type="dxa"/>
              <w:bottom w:w="0" w:type="dxa"/>
              <w:right w:w="0" w:type="dxa"/>
            </w:tcMar>
            <w:vAlign w:val="center"/>
          </w:tcPr>
          <w:p w14:paraId="00000279"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27A" w14:textId="77777777" w:rsidR="005660EC" w:rsidRPr="00155F65" w:rsidRDefault="00FB0BCD">
            <w:pPr>
              <w:jc w:val="center"/>
              <w:rPr>
                <w:sz w:val="24"/>
                <w:szCs w:val="24"/>
              </w:rPr>
            </w:pPr>
            <w:r w:rsidRPr="00155F65">
              <w:rPr>
                <w:sz w:val="24"/>
                <w:szCs w:val="24"/>
              </w:rPr>
              <w:t>36.79</w:t>
            </w:r>
          </w:p>
        </w:tc>
        <w:tc>
          <w:tcPr>
            <w:tcW w:w="1020" w:type="dxa"/>
            <w:tcBorders>
              <w:top w:val="nil"/>
              <w:left w:val="nil"/>
              <w:bottom w:val="nil"/>
              <w:right w:val="nil"/>
            </w:tcBorders>
            <w:tcMar>
              <w:top w:w="0" w:type="dxa"/>
              <w:left w:w="0" w:type="dxa"/>
              <w:bottom w:w="0" w:type="dxa"/>
              <w:right w:w="0" w:type="dxa"/>
            </w:tcMar>
            <w:vAlign w:val="center"/>
          </w:tcPr>
          <w:p w14:paraId="0000027B" w14:textId="77777777" w:rsidR="005660EC" w:rsidRPr="00155F65" w:rsidRDefault="00FB0BCD">
            <w:pPr>
              <w:jc w:val="center"/>
              <w:rPr>
                <w:sz w:val="24"/>
                <w:szCs w:val="24"/>
              </w:rPr>
            </w:pPr>
            <w:r w:rsidRPr="00155F65">
              <w:rPr>
                <w:sz w:val="24"/>
                <w:szCs w:val="24"/>
              </w:rPr>
              <w:t>&lt; 0.001</w:t>
            </w:r>
          </w:p>
        </w:tc>
      </w:tr>
      <w:tr w:rsidR="005660EC" w:rsidRPr="00155F65" w14:paraId="23128B6C" w14:textId="77777777">
        <w:trPr>
          <w:trHeight w:val="331"/>
          <w:jc w:val="center"/>
        </w:trPr>
        <w:tc>
          <w:tcPr>
            <w:tcW w:w="1261" w:type="dxa"/>
            <w:tcBorders>
              <w:top w:val="nil"/>
              <w:left w:val="nil"/>
              <w:bottom w:val="single" w:sz="12" w:space="0" w:color="000000"/>
              <w:right w:val="nil"/>
            </w:tcBorders>
            <w:tcMar>
              <w:top w:w="0" w:type="dxa"/>
              <w:left w:w="0" w:type="dxa"/>
              <w:bottom w:w="0" w:type="dxa"/>
              <w:right w:w="0" w:type="dxa"/>
            </w:tcMar>
            <w:vAlign w:val="center"/>
          </w:tcPr>
          <w:p w14:paraId="0000027C"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single" w:sz="12" w:space="0" w:color="000000"/>
              <w:right w:val="nil"/>
            </w:tcBorders>
            <w:tcMar>
              <w:top w:w="0" w:type="dxa"/>
              <w:left w:w="0" w:type="dxa"/>
              <w:bottom w:w="0" w:type="dxa"/>
              <w:right w:w="0" w:type="dxa"/>
            </w:tcMar>
            <w:vAlign w:val="center"/>
          </w:tcPr>
          <w:p w14:paraId="0000027D"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single" w:sz="12" w:space="0" w:color="000000"/>
              <w:right w:val="nil"/>
            </w:tcBorders>
            <w:tcMar>
              <w:top w:w="0" w:type="dxa"/>
              <w:left w:w="0" w:type="dxa"/>
              <w:bottom w:w="0" w:type="dxa"/>
              <w:right w:w="0" w:type="dxa"/>
            </w:tcMar>
            <w:vAlign w:val="center"/>
          </w:tcPr>
          <w:p w14:paraId="0000027E"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t:sp</w:t>
            </w:r>
            <w:proofErr w:type="spellEnd"/>
            <w:r w:rsidRPr="00155F65">
              <w:rPr>
                <w:sz w:val="24"/>
                <w:szCs w:val="24"/>
              </w:rPr>
              <w:t xml:space="preserve"> + </w:t>
            </w:r>
            <w:proofErr w:type="spellStart"/>
            <w:r w:rsidRPr="00155F65">
              <w:rPr>
                <w:sz w:val="24"/>
                <w:szCs w:val="24"/>
              </w:rPr>
              <w:t>female:male</w:t>
            </w:r>
            <w:proofErr w:type="spellEnd"/>
            <w:r w:rsidRPr="00155F65">
              <w:rPr>
                <w:sz w:val="24"/>
                <w:szCs w:val="24"/>
              </w:rPr>
              <w:t xml:space="preserve"> + female</w:t>
            </w:r>
          </w:p>
        </w:tc>
        <w:tc>
          <w:tcPr>
            <w:tcW w:w="1584" w:type="dxa"/>
            <w:tcBorders>
              <w:top w:val="nil"/>
              <w:left w:val="nil"/>
              <w:bottom w:val="single" w:sz="12" w:space="0" w:color="000000"/>
              <w:right w:val="nil"/>
            </w:tcBorders>
            <w:tcMar>
              <w:top w:w="0" w:type="dxa"/>
              <w:left w:w="0" w:type="dxa"/>
              <w:bottom w:w="0" w:type="dxa"/>
              <w:right w:w="0" w:type="dxa"/>
            </w:tcMar>
            <w:vAlign w:val="center"/>
          </w:tcPr>
          <w:p w14:paraId="0000027F" w14:textId="77777777" w:rsidR="005660EC" w:rsidRPr="00155F65" w:rsidRDefault="00FB0BCD">
            <w:pPr>
              <w:rPr>
                <w:sz w:val="24"/>
                <w:szCs w:val="24"/>
              </w:rPr>
            </w:pPr>
            <w:r w:rsidRPr="00155F65">
              <w:rPr>
                <w:sz w:val="24"/>
                <w:szCs w:val="24"/>
              </w:rPr>
              <w:t>male</w:t>
            </w:r>
          </w:p>
        </w:tc>
        <w:tc>
          <w:tcPr>
            <w:tcW w:w="425" w:type="dxa"/>
            <w:tcBorders>
              <w:top w:val="nil"/>
              <w:left w:val="nil"/>
              <w:bottom w:val="single" w:sz="12" w:space="0" w:color="000000"/>
              <w:right w:val="nil"/>
            </w:tcBorders>
            <w:tcMar>
              <w:top w:w="0" w:type="dxa"/>
              <w:left w:w="0" w:type="dxa"/>
              <w:bottom w:w="0" w:type="dxa"/>
              <w:right w:w="0" w:type="dxa"/>
            </w:tcMar>
            <w:vAlign w:val="center"/>
          </w:tcPr>
          <w:p w14:paraId="00000280"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single" w:sz="12" w:space="0" w:color="000000"/>
              <w:right w:val="nil"/>
            </w:tcBorders>
            <w:tcMar>
              <w:top w:w="0" w:type="dxa"/>
              <w:left w:w="0" w:type="dxa"/>
              <w:bottom w:w="0" w:type="dxa"/>
              <w:right w:w="0" w:type="dxa"/>
            </w:tcMar>
            <w:vAlign w:val="center"/>
          </w:tcPr>
          <w:p w14:paraId="00000281" w14:textId="77777777" w:rsidR="005660EC" w:rsidRPr="00155F65" w:rsidRDefault="00FB0BCD">
            <w:pPr>
              <w:jc w:val="center"/>
              <w:rPr>
                <w:sz w:val="24"/>
                <w:szCs w:val="24"/>
              </w:rPr>
            </w:pPr>
            <w:r w:rsidRPr="00155F65">
              <w:rPr>
                <w:sz w:val="24"/>
                <w:szCs w:val="24"/>
              </w:rPr>
              <w:t>4.33</w:t>
            </w:r>
          </w:p>
        </w:tc>
        <w:tc>
          <w:tcPr>
            <w:tcW w:w="1020" w:type="dxa"/>
            <w:tcBorders>
              <w:top w:val="nil"/>
              <w:left w:val="nil"/>
              <w:bottom w:val="single" w:sz="12" w:space="0" w:color="000000"/>
              <w:right w:val="nil"/>
            </w:tcBorders>
            <w:tcMar>
              <w:top w:w="0" w:type="dxa"/>
              <w:left w:w="0" w:type="dxa"/>
              <w:bottom w:w="0" w:type="dxa"/>
              <w:right w:w="0" w:type="dxa"/>
            </w:tcMar>
            <w:vAlign w:val="center"/>
          </w:tcPr>
          <w:p w14:paraId="00000282" w14:textId="77777777" w:rsidR="005660EC" w:rsidRPr="00155F65" w:rsidRDefault="00FB0BCD">
            <w:pPr>
              <w:jc w:val="center"/>
              <w:rPr>
                <w:sz w:val="24"/>
                <w:szCs w:val="24"/>
              </w:rPr>
            </w:pPr>
            <w:r w:rsidRPr="00155F65">
              <w:rPr>
                <w:sz w:val="24"/>
                <w:szCs w:val="24"/>
              </w:rPr>
              <w:t>0.038</w:t>
            </w:r>
          </w:p>
        </w:tc>
      </w:tr>
    </w:tbl>
    <w:p w14:paraId="00000283" w14:textId="77777777" w:rsidR="005660EC" w:rsidRPr="00155F65" w:rsidRDefault="005660EC"/>
    <w:p w14:paraId="00000284" w14:textId="77777777" w:rsidR="005660EC" w:rsidRPr="00155F65" w:rsidRDefault="005660EC"/>
    <w:p w14:paraId="00000285" w14:textId="77777777" w:rsidR="005660EC" w:rsidRPr="00155F65" w:rsidRDefault="005660EC"/>
    <w:p w14:paraId="00000286" w14:textId="77777777" w:rsidR="005660EC" w:rsidRPr="00155F65" w:rsidRDefault="005660EC"/>
    <w:p w14:paraId="00000287" w14:textId="77777777" w:rsidR="005660EC" w:rsidRPr="00155F65" w:rsidRDefault="005660EC"/>
    <w:p w14:paraId="00000288" w14:textId="77777777" w:rsidR="005660EC" w:rsidRPr="00155F65" w:rsidRDefault="005660EC"/>
    <w:p w14:paraId="00000289" w14:textId="77777777" w:rsidR="005660EC" w:rsidRPr="00155F65" w:rsidRDefault="00FB0BCD">
      <w:r w:rsidRPr="00155F65">
        <w:t>Table 5. Likelihood ratio test output for each model selected for length-at-hatch (mm) and yolk-sac volume (mm</w:t>
      </w:r>
      <w:r w:rsidRPr="00155F65">
        <w:rPr>
          <w:vertAlign w:val="superscript"/>
        </w:rPr>
        <w:t>3</w:t>
      </w:r>
      <w:r w:rsidRPr="00155F65">
        <w:t>) from Lakes Superior and Ontario cisco (</w:t>
      </w:r>
      <w:r w:rsidRPr="00155F65">
        <w:rPr>
          <w:i/>
        </w:rPr>
        <w:t>Coregonus artedi</w:t>
      </w:r>
      <w:r w:rsidRPr="00155F65">
        <w:t>), Lake Southern Konnevesi vendace (</w:t>
      </w:r>
      <w:r w:rsidRPr="00155F65">
        <w:rPr>
          <w:i/>
        </w:rPr>
        <w:t>C. albula</w:t>
      </w:r>
      <w:r w:rsidRPr="00155F65">
        <w:t>), and Lake Southern Konnevesi European whitefish (</w:t>
      </w:r>
      <w:r w:rsidRPr="00155F65">
        <w:rPr>
          <w:i/>
        </w:rPr>
        <w:t>C. lavaretus</w:t>
      </w:r>
      <w:r w:rsidRPr="00155F65">
        <w:t>). t indicates temperature and pop indicates population. The full model that was selected is bolded for each trait and species.</w:t>
      </w:r>
    </w:p>
    <w:p w14:paraId="0000028A" w14:textId="77777777" w:rsidR="005660EC" w:rsidRPr="00155F65" w:rsidRDefault="005660EC"/>
    <w:tbl>
      <w:tblPr>
        <w:tblStyle w:val="afffa"/>
        <w:tblW w:w="1087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80"/>
        <w:gridCol w:w="1440"/>
        <w:gridCol w:w="4032"/>
        <w:gridCol w:w="1584"/>
        <w:gridCol w:w="425"/>
        <w:gridCol w:w="1192"/>
        <w:gridCol w:w="1020"/>
      </w:tblGrid>
      <w:tr w:rsidR="005660EC" w:rsidRPr="00155F65" w14:paraId="197B6E4D" w14:textId="77777777">
        <w:trPr>
          <w:trHeight w:val="432"/>
          <w:jc w:val="center"/>
        </w:trPr>
        <w:tc>
          <w:tcPr>
            <w:tcW w:w="1180" w:type="dxa"/>
            <w:tcBorders>
              <w:top w:val="single" w:sz="12" w:space="0" w:color="000000"/>
              <w:left w:val="nil"/>
              <w:bottom w:val="single" w:sz="4" w:space="0" w:color="000000"/>
              <w:right w:val="nil"/>
            </w:tcBorders>
            <w:vAlign w:val="center"/>
          </w:tcPr>
          <w:p w14:paraId="0000028B" w14:textId="77777777" w:rsidR="005660EC" w:rsidRPr="00155F65" w:rsidRDefault="00FB0BCD">
            <w:pPr>
              <w:rPr>
                <w:sz w:val="24"/>
                <w:szCs w:val="24"/>
              </w:rPr>
            </w:pPr>
            <w:r w:rsidRPr="00155F65">
              <w:rPr>
                <w:sz w:val="24"/>
                <w:szCs w:val="24"/>
              </w:rPr>
              <w:t>Trait</w:t>
            </w:r>
          </w:p>
        </w:tc>
        <w:tc>
          <w:tcPr>
            <w:tcW w:w="1440" w:type="dxa"/>
            <w:tcBorders>
              <w:top w:val="single" w:sz="12" w:space="0" w:color="000000"/>
              <w:left w:val="nil"/>
              <w:bottom w:val="single" w:sz="4" w:space="0" w:color="000000"/>
              <w:right w:val="nil"/>
            </w:tcBorders>
            <w:vAlign w:val="center"/>
          </w:tcPr>
          <w:p w14:paraId="0000028C" w14:textId="77777777" w:rsidR="005660EC" w:rsidRPr="00155F65" w:rsidRDefault="00FB0BCD">
            <w:pPr>
              <w:rPr>
                <w:sz w:val="24"/>
                <w:szCs w:val="24"/>
              </w:rPr>
            </w:pPr>
            <w:r w:rsidRPr="00155F65">
              <w:rPr>
                <w:sz w:val="24"/>
                <w:szCs w:val="24"/>
              </w:rPr>
              <w:t>Species</w:t>
            </w:r>
          </w:p>
        </w:tc>
        <w:tc>
          <w:tcPr>
            <w:tcW w:w="4032" w:type="dxa"/>
            <w:tcBorders>
              <w:top w:val="single" w:sz="12" w:space="0" w:color="000000"/>
              <w:left w:val="nil"/>
              <w:bottom w:val="single" w:sz="4" w:space="0" w:color="000000"/>
              <w:right w:val="nil"/>
            </w:tcBorders>
            <w:vAlign w:val="center"/>
          </w:tcPr>
          <w:p w14:paraId="0000028D" w14:textId="77777777" w:rsidR="005660EC" w:rsidRPr="00155F65" w:rsidRDefault="00FB0BCD">
            <w:pPr>
              <w:rPr>
                <w:sz w:val="24"/>
                <w:szCs w:val="24"/>
              </w:rPr>
            </w:pPr>
            <w:r w:rsidRPr="00155F65">
              <w:rPr>
                <w:sz w:val="24"/>
                <w:szCs w:val="24"/>
              </w:rPr>
              <w:t>Model</w:t>
            </w:r>
          </w:p>
        </w:tc>
        <w:tc>
          <w:tcPr>
            <w:tcW w:w="1584" w:type="dxa"/>
            <w:tcBorders>
              <w:top w:val="single" w:sz="12" w:space="0" w:color="000000"/>
              <w:left w:val="nil"/>
              <w:bottom w:val="single" w:sz="4" w:space="0" w:color="000000"/>
              <w:right w:val="nil"/>
            </w:tcBorders>
            <w:vAlign w:val="center"/>
          </w:tcPr>
          <w:p w14:paraId="0000028E" w14:textId="77777777" w:rsidR="005660EC" w:rsidRPr="00155F65" w:rsidRDefault="00FB0BCD">
            <w:pPr>
              <w:rPr>
                <w:sz w:val="24"/>
                <w:szCs w:val="24"/>
              </w:rPr>
            </w:pPr>
            <w:r w:rsidRPr="00155F65">
              <w:rPr>
                <w:sz w:val="24"/>
                <w:szCs w:val="24"/>
              </w:rPr>
              <w:t>Effect Tested</w:t>
            </w:r>
          </w:p>
        </w:tc>
        <w:tc>
          <w:tcPr>
            <w:tcW w:w="425" w:type="dxa"/>
            <w:tcBorders>
              <w:top w:val="single" w:sz="12" w:space="0" w:color="000000"/>
              <w:left w:val="nil"/>
              <w:bottom w:val="single" w:sz="4" w:space="0" w:color="000000"/>
              <w:right w:val="nil"/>
            </w:tcBorders>
            <w:vAlign w:val="center"/>
          </w:tcPr>
          <w:p w14:paraId="0000028F" w14:textId="77777777" w:rsidR="005660EC" w:rsidRPr="00155F65" w:rsidRDefault="00FB0BCD">
            <w:pPr>
              <w:jc w:val="center"/>
              <w:rPr>
                <w:sz w:val="24"/>
                <w:szCs w:val="24"/>
              </w:rPr>
            </w:pPr>
            <w:r w:rsidRPr="00155F65">
              <w:rPr>
                <w:sz w:val="24"/>
                <w:szCs w:val="24"/>
              </w:rPr>
              <w:t>df</w:t>
            </w:r>
          </w:p>
        </w:tc>
        <w:tc>
          <w:tcPr>
            <w:tcW w:w="1192" w:type="dxa"/>
            <w:tcBorders>
              <w:top w:val="single" w:sz="12" w:space="0" w:color="000000"/>
              <w:left w:val="nil"/>
              <w:bottom w:val="single" w:sz="4" w:space="0" w:color="000000"/>
              <w:right w:val="nil"/>
            </w:tcBorders>
            <w:vAlign w:val="center"/>
          </w:tcPr>
          <w:p w14:paraId="00000290" w14:textId="77777777" w:rsidR="005660EC" w:rsidRPr="00155F65" w:rsidRDefault="00FB0BCD">
            <w:pPr>
              <w:jc w:val="center"/>
              <w:rPr>
                <w:sz w:val="24"/>
                <w:szCs w:val="24"/>
              </w:rPr>
            </w:pPr>
            <w:r w:rsidRPr="00155F65">
              <w:rPr>
                <w:sz w:val="24"/>
                <w:szCs w:val="24"/>
              </w:rPr>
              <w:t>χ</w:t>
            </w:r>
            <w:r w:rsidRPr="00155F65">
              <w:rPr>
                <w:sz w:val="24"/>
                <w:szCs w:val="24"/>
                <w:vertAlign w:val="superscript"/>
              </w:rPr>
              <w:t>2</w:t>
            </w:r>
          </w:p>
        </w:tc>
        <w:tc>
          <w:tcPr>
            <w:tcW w:w="1020" w:type="dxa"/>
            <w:tcBorders>
              <w:top w:val="single" w:sz="12" w:space="0" w:color="000000"/>
              <w:left w:val="nil"/>
              <w:bottom w:val="single" w:sz="4" w:space="0" w:color="000000"/>
              <w:right w:val="nil"/>
            </w:tcBorders>
            <w:vAlign w:val="center"/>
          </w:tcPr>
          <w:p w14:paraId="00000291" w14:textId="77777777" w:rsidR="005660EC" w:rsidRPr="00155F65" w:rsidRDefault="00FB0BCD">
            <w:pPr>
              <w:jc w:val="center"/>
              <w:rPr>
                <w:sz w:val="24"/>
                <w:szCs w:val="24"/>
              </w:rPr>
            </w:pPr>
            <w:r w:rsidRPr="00155F65">
              <w:rPr>
                <w:sz w:val="24"/>
                <w:szCs w:val="24"/>
              </w:rPr>
              <w:t>p-value</w:t>
            </w:r>
          </w:p>
        </w:tc>
      </w:tr>
      <w:tr w:rsidR="005660EC" w:rsidRPr="00155F65" w14:paraId="2F433F10" w14:textId="77777777">
        <w:trPr>
          <w:trHeight w:val="331"/>
          <w:jc w:val="center"/>
        </w:trPr>
        <w:tc>
          <w:tcPr>
            <w:tcW w:w="1180" w:type="dxa"/>
            <w:vMerge w:val="restart"/>
            <w:tcBorders>
              <w:left w:val="nil"/>
              <w:bottom w:val="nil"/>
              <w:right w:val="nil"/>
            </w:tcBorders>
            <w:tcMar>
              <w:top w:w="0" w:type="dxa"/>
              <w:left w:w="0" w:type="dxa"/>
              <w:bottom w:w="0" w:type="dxa"/>
              <w:right w:w="0" w:type="dxa"/>
            </w:tcMar>
          </w:tcPr>
          <w:p w14:paraId="00000292" w14:textId="77777777" w:rsidR="005660EC" w:rsidRPr="00155F65" w:rsidRDefault="00FB0BCD">
            <w:pPr>
              <w:rPr>
                <w:sz w:val="24"/>
                <w:szCs w:val="24"/>
              </w:rPr>
            </w:pPr>
            <w:r w:rsidRPr="00155F65">
              <w:rPr>
                <w:sz w:val="24"/>
                <w:szCs w:val="24"/>
              </w:rPr>
              <w:t>Length-at-Hatch</w:t>
            </w:r>
          </w:p>
        </w:tc>
        <w:tc>
          <w:tcPr>
            <w:tcW w:w="1440" w:type="dxa"/>
            <w:tcBorders>
              <w:top w:val="single" w:sz="4" w:space="0" w:color="000000"/>
              <w:left w:val="nil"/>
              <w:bottom w:val="nil"/>
              <w:right w:val="nil"/>
            </w:tcBorders>
            <w:tcMar>
              <w:top w:w="0" w:type="dxa"/>
              <w:left w:w="0" w:type="dxa"/>
              <w:bottom w:w="0" w:type="dxa"/>
              <w:right w:w="0" w:type="dxa"/>
            </w:tcMar>
            <w:vAlign w:val="center"/>
          </w:tcPr>
          <w:p w14:paraId="00000293" w14:textId="77777777" w:rsidR="005660EC" w:rsidRPr="00155F65" w:rsidRDefault="00FB0BCD">
            <w:pPr>
              <w:rPr>
                <w:sz w:val="24"/>
                <w:szCs w:val="24"/>
              </w:rPr>
            </w:pPr>
            <w:r w:rsidRPr="00155F65">
              <w:rPr>
                <w:sz w:val="24"/>
                <w:szCs w:val="24"/>
              </w:rPr>
              <w:t>Cisco</w:t>
            </w:r>
          </w:p>
        </w:tc>
        <w:tc>
          <w:tcPr>
            <w:tcW w:w="4032" w:type="dxa"/>
            <w:tcBorders>
              <w:top w:val="single" w:sz="4" w:space="0" w:color="000000"/>
              <w:left w:val="nil"/>
              <w:bottom w:val="nil"/>
              <w:right w:val="nil"/>
            </w:tcBorders>
            <w:tcMar>
              <w:top w:w="0" w:type="dxa"/>
              <w:left w:w="0" w:type="dxa"/>
              <w:bottom w:w="0" w:type="dxa"/>
              <w:right w:w="0" w:type="dxa"/>
            </w:tcMar>
            <w:vAlign w:val="center"/>
          </w:tcPr>
          <w:p w14:paraId="00000294" w14:textId="77777777" w:rsidR="005660EC" w:rsidRPr="00155F65" w:rsidRDefault="00FB0BCD">
            <w:pPr>
              <w:rPr>
                <w:b/>
                <w:sz w:val="24"/>
                <w:szCs w:val="24"/>
              </w:rPr>
            </w:pPr>
            <w:r w:rsidRPr="00155F65">
              <w:rPr>
                <w:b/>
                <w:sz w:val="24"/>
                <w:szCs w:val="24"/>
              </w:rPr>
              <w:t xml:space="preserve">   t + pop + </w:t>
            </w:r>
            <w:proofErr w:type="spellStart"/>
            <w:r w:rsidRPr="00155F65">
              <w:rPr>
                <w:b/>
                <w:sz w:val="24"/>
                <w:szCs w:val="24"/>
              </w:rPr>
              <w:t>t:pop</w:t>
            </w:r>
            <w:proofErr w:type="spellEnd"/>
            <w:r w:rsidRPr="00155F65">
              <w:rPr>
                <w:b/>
                <w:sz w:val="24"/>
                <w:szCs w:val="24"/>
              </w:rPr>
              <w:t xml:space="preserve"> + female</w:t>
            </w:r>
          </w:p>
        </w:tc>
        <w:tc>
          <w:tcPr>
            <w:tcW w:w="1584" w:type="dxa"/>
            <w:tcBorders>
              <w:top w:val="single" w:sz="4" w:space="0" w:color="000000"/>
              <w:left w:val="nil"/>
              <w:bottom w:val="nil"/>
              <w:right w:val="nil"/>
            </w:tcBorders>
            <w:tcMar>
              <w:top w:w="0" w:type="dxa"/>
              <w:left w:w="0" w:type="dxa"/>
              <w:bottom w:w="0" w:type="dxa"/>
              <w:right w:w="0" w:type="dxa"/>
            </w:tcMar>
            <w:vAlign w:val="center"/>
          </w:tcPr>
          <w:p w14:paraId="00000295" w14:textId="77777777" w:rsidR="005660EC" w:rsidRPr="00155F65" w:rsidRDefault="005660EC">
            <w:pPr>
              <w:rPr>
                <w:sz w:val="24"/>
                <w:szCs w:val="24"/>
              </w:rPr>
            </w:pPr>
          </w:p>
        </w:tc>
        <w:tc>
          <w:tcPr>
            <w:tcW w:w="425" w:type="dxa"/>
            <w:tcBorders>
              <w:top w:val="single" w:sz="4" w:space="0" w:color="000000"/>
              <w:left w:val="nil"/>
              <w:bottom w:val="nil"/>
              <w:right w:val="nil"/>
            </w:tcBorders>
            <w:tcMar>
              <w:top w:w="0" w:type="dxa"/>
              <w:left w:w="0" w:type="dxa"/>
              <w:bottom w:w="0" w:type="dxa"/>
              <w:right w:w="0" w:type="dxa"/>
            </w:tcMar>
            <w:vAlign w:val="center"/>
          </w:tcPr>
          <w:p w14:paraId="00000296" w14:textId="77777777" w:rsidR="005660EC" w:rsidRPr="00155F65" w:rsidRDefault="005660EC">
            <w:pPr>
              <w:jc w:val="center"/>
              <w:rPr>
                <w:sz w:val="24"/>
                <w:szCs w:val="24"/>
              </w:rPr>
            </w:pPr>
          </w:p>
        </w:tc>
        <w:tc>
          <w:tcPr>
            <w:tcW w:w="1192" w:type="dxa"/>
            <w:tcBorders>
              <w:top w:val="single" w:sz="4" w:space="0" w:color="000000"/>
              <w:left w:val="nil"/>
              <w:bottom w:val="nil"/>
              <w:right w:val="nil"/>
            </w:tcBorders>
            <w:tcMar>
              <w:top w:w="0" w:type="dxa"/>
              <w:left w:w="0" w:type="dxa"/>
              <w:bottom w:w="0" w:type="dxa"/>
              <w:right w:w="0" w:type="dxa"/>
            </w:tcMar>
            <w:vAlign w:val="center"/>
          </w:tcPr>
          <w:p w14:paraId="00000297" w14:textId="77777777" w:rsidR="005660EC" w:rsidRPr="00155F65" w:rsidRDefault="005660EC">
            <w:pPr>
              <w:jc w:val="center"/>
              <w:rPr>
                <w:sz w:val="24"/>
                <w:szCs w:val="24"/>
              </w:rPr>
            </w:pPr>
          </w:p>
        </w:tc>
        <w:tc>
          <w:tcPr>
            <w:tcW w:w="1020" w:type="dxa"/>
            <w:tcBorders>
              <w:top w:val="single" w:sz="4" w:space="0" w:color="000000"/>
              <w:left w:val="nil"/>
              <w:bottom w:val="nil"/>
              <w:right w:val="nil"/>
            </w:tcBorders>
            <w:tcMar>
              <w:top w:w="0" w:type="dxa"/>
              <w:left w:w="0" w:type="dxa"/>
              <w:bottom w:w="0" w:type="dxa"/>
              <w:right w:w="0" w:type="dxa"/>
            </w:tcMar>
            <w:vAlign w:val="center"/>
          </w:tcPr>
          <w:p w14:paraId="00000298" w14:textId="77777777" w:rsidR="005660EC" w:rsidRPr="00155F65" w:rsidRDefault="005660EC">
            <w:pPr>
              <w:jc w:val="center"/>
              <w:rPr>
                <w:sz w:val="24"/>
                <w:szCs w:val="24"/>
              </w:rPr>
            </w:pPr>
          </w:p>
        </w:tc>
      </w:tr>
      <w:tr w:rsidR="005660EC" w:rsidRPr="00155F65" w14:paraId="41D72067" w14:textId="77777777">
        <w:trPr>
          <w:trHeight w:val="331"/>
          <w:jc w:val="center"/>
        </w:trPr>
        <w:tc>
          <w:tcPr>
            <w:tcW w:w="1180" w:type="dxa"/>
            <w:vMerge/>
            <w:tcBorders>
              <w:left w:val="nil"/>
              <w:bottom w:val="nil"/>
              <w:right w:val="nil"/>
            </w:tcBorders>
            <w:tcMar>
              <w:top w:w="0" w:type="dxa"/>
              <w:left w:w="0" w:type="dxa"/>
              <w:bottom w:w="0" w:type="dxa"/>
              <w:right w:w="0" w:type="dxa"/>
            </w:tcMar>
          </w:tcPr>
          <w:p w14:paraId="00000299"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Mar>
              <w:top w:w="0" w:type="dxa"/>
              <w:left w:w="0" w:type="dxa"/>
              <w:bottom w:w="0" w:type="dxa"/>
              <w:right w:w="0" w:type="dxa"/>
            </w:tcMar>
            <w:vAlign w:val="center"/>
          </w:tcPr>
          <w:p w14:paraId="0000029A" w14:textId="77777777" w:rsidR="005660EC" w:rsidRPr="00155F65" w:rsidRDefault="005660EC">
            <w:pPr>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29B" w14:textId="77777777" w:rsidR="005660EC" w:rsidRPr="00155F65" w:rsidRDefault="00FB0BCD">
            <w:pPr>
              <w:rPr>
                <w:sz w:val="24"/>
                <w:szCs w:val="24"/>
              </w:rPr>
            </w:pPr>
            <w:r w:rsidRPr="00155F65">
              <w:rPr>
                <w:sz w:val="24"/>
                <w:szCs w:val="24"/>
              </w:rPr>
              <w:t xml:space="preserve">   pop + female</w:t>
            </w:r>
          </w:p>
        </w:tc>
        <w:tc>
          <w:tcPr>
            <w:tcW w:w="1584" w:type="dxa"/>
            <w:tcBorders>
              <w:top w:val="nil"/>
              <w:left w:val="nil"/>
              <w:bottom w:val="nil"/>
              <w:right w:val="nil"/>
            </w:tcBorders>
            <w:tcMar>
              <w:top w:w="0" w:type="dxa"/>
              <w:left w:w="0" w:type="dxa"/>
              <w:bottom w:w="0" w:type="dxa"/>
              <w:right w:w="0" w:type="dxa"/>
            </w:tcMar>
            <w:vAlign w:val="center"/>
          </w:tcPr>
          <w:p w14:paraId="0000029C" w14:textId="77777777" w:rsidR="005660EC" w:rsidRPr="00155F65" w:rsidRDefault="00FB0BCD">
            <w:pPr>
              <w:rPr>
                <w:sz w:val="24"/>
                <w:szCs w:val="24"/>
              </w:rPr>
            </w:pPr>
            <w:r w:rsidRPr="00155F65">
              <w:rPr>
                <w:sz w:val="24"/>
                <w:szCs w:val="24"/>
              </w:rPr>
              <w:t>t</w:t>
            </w:r>
          </w:p>
        </w:tc>
        <w:tc>
          <w:tcPr>
            <w:tcW w:w="425" w:type="dxa"/>
            <w:tcBorders>
              <w:top w:val="nil"/>
              <w:left w:val="nil"/>
              <w:bottom w:val="nil"/>
              <w:right w:val="nil"/>
            </w:tcBorders>
            <w:tcMar>
              <w:top w:w="0" w:type="dxa"/>
              <w:left w:w="0" w:type="dxa"/>
              <w:bottom w:w="0" w:type="dxa"/>
              <w:right w:w="0" w:type="dxa"/>
            </w:tcMar>
            <w:vAlign w:val="center"/>
          </w:tcPr>
          <w:p w14:paraId="0000029D"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29E" w14:textId="77777777" w:rsidR="005660EC" w:rsidRPr="00155F65" w:rsidRDefault="00FB0BCD">
            <w:pPr>
              <w:jc w:val="center"/>
              <w:rPr>
                <w:sz w:val="24"/>
                <w:szCs w:val="24"/>
              </w:rPr>
            </w:pPr>
            <w:r w:rsidRPr="00155F65">
              <w:rPr>
                <w:sz w:val="24"/>
                <w:szCs w:val="24"/>
              </w:rPr>
              <w:t>886.79</w:t>
            </w:r>
          </w:p>
        </w:tc>
        <w:tc>
          <w:tcPr>
            <w:tcW w:w="1020" w:type="dxa"/>
            <w:tcBorders>
              <w:top w:val="nil"/>
              <w:left w:val="nil"/>
              <w:bottom w:val="nil"/>
              <w:right w:val="nil"/>
            </w:tcBorders>
            <w:tcMar>
              <w:top w:w="0" w:type="dxa"/>
              <w:left w:w="0" w:type="dxa"/>
              <w:bottom w:w="0" w:type="dxa"/>
              <w:right w:w="0" w:type="dxa"/>
            </w:tcMar>
            <w:vAlign w:val="center"/>
          </w:tcPr>
          <w:p w14:paraId="0000029F" w14:textId="77777777" w:rsidR="005660EC" w:rsidRPr="00155F65" w:rsidRDefault="00FB0BCD">
            <w:pPr>
              <w:jc w:val="center"/>
              <w:rPr>
                <w:sz w:val="24"/>
                <w:szCs w:val="24"/>
              </w:rPr>
            </w:pPr>
            <w:r w:rsidRPr="00155F65">
              <w:rPr>
                <w:sz w:val="24"/>
                <w:szCs w:val="24"/>
              </w:rPr>
              <w:t>&lt; 0.001</w:t>
            </w:r>
          </w:p>
        </w:tc>
      </w:tr>
      <w:tr w:rsidR="005660EC" w:rsidRPr="00155F65" w14:paraId="7502F637"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2A0"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Mar>
              <w:top w:w="0" w:type="dxa"/>
              <w:left w:w="0" w:type="dxa"/>
              <w:bottom w:w="0" w:type="dxa"/>
              <w:right w:w="0" w:type="dxa"/>
            </w:tcMar>
            <w:vAlign w:val="center"/>
          </w:tcPr>
          <w:p w14:paraId="000002A1" w14:textId="77777777" w:rsidR="005660EC" w:rsidRPr="00155F65" w:rsidRDefault="005660EC">
            <w:pPr>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2A2" w14:textId="77777777" w:rsidR="005660EC" w:rsidRPr="00155F65" w:rsidRDefault="00FB0BCD">
            <w:pPr>
              <w:rPr>
                <w:sz w:val="24"/>
                <w:szCs w:val="24"/>
              </w:rPr>
            </w:pPr>
            <w:r w:rsidRPr="00155F65">
              <w:rPr>
                <w:sz w:val="24"/>
                <w:szCs w:val="24"/>
              </w:rPr>
              <w:t xml:space="preserve">   t + female</w:t>
            </w:r>
          </w:p>
        </w:tc>
        <w:tc>
          <w:tcPr>
            <w:tcW w:w="1584" w:type="dxa"/>
            <w:tcBorders>
              <w:top w:val="nil"/>
              <w:left w:val="nil"/>
              <w:bottom w:val="nil"/>
              <w:right w:val="nil"/>
            </w:tcBorders>
            <w:tcMar>
              <w:top w:w="0" w:type="dxa"/>
              <w:left w:w="0" w:type="dxa"/>
              <w:bottom w:w="0" w:type="dxa"/>
              <w:right w:w="0" w:type="dxa"/>
            </w:tcMar>
            <w:vAlign w:val="center"/>
          </w:tcPr>
          <w:p w14:paraId="000002A3" w14:textId="77777777" w:rsidR="005660EC" w:rsidRPr="00155F65" w:rsidRDefault="00FB0BCD">
            <w:pPr>
              <w:rPr>
                <w:sz w:val="24"/>
                <w:szCs w:val="24"/>
              </w:rPr>
            </w:pPr>
            <w:r w:rsidRPr="00155F65">
              <w:rPr>
                <w:sz w:val="24"/>
                <w:szCs w:val="24"/>
              </w:rPr>
              <w:t>pop</w:t>
            </w:r>
          </w:p>
        </w:tc>
        <w:tc>
          <w:tcPr>
            <w:tcW w:w="425" w:type="dxa"/>
            <w:tcBorders>
              <w:top w:val="nil"/>
              <w:left w:val="nil"/>
              <w:bottom w:val="nil"/>
              <w:right w:val="nil"/>
            </w:tcBorders>
            <w:tcMar>
              <w:top w:w="0" w:type="dxa"/>
              <w:left w:w="0" w:type="dxa"/>
              <w:bottom w:w="0" w:type="dxa"/>
              <w:right w:w="0" w:type="dxa"/>
            </w:tcMar>
            <w:vAlign w:val="center"/>
          </w:tcPr>
          <w:p w14:paraId="000002A4"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2A5" w14:textId="77777777" w:rsidR="005660EC" w:rsidRPr="00155F65" w:rsidRDefault="00FB0BCD">
            <w:pPr>
              <w:jc w:val="center"/>
              <w:rPr>
                <w:sz w:val="24"/>
                <w:szCs w:val="24"/>
              </w:rPr>
            </w:pPr>
            <w:r w:rsidRPr="00155F65">
              <w:rPr>
                <w:sz w:val="24"/>
                <w:szCs w:val="24"/>
              </w:rPr>
              <w:t>628.15</w:t>
            </w:r>
          </w:p>
        </w:tc>
        <w:tc>
          <w:tcPr>
            <w:tcW w:w="1020" w:type="dxa"/>
            <w:tcBorders>
              <w:top w:val="nil"/>
              <w:left w:val="nil"/>
              <w:bottom w:val="nil"/>
              <w:right w:val="nil"/>
            </w:tcBorders>
            <w:tcMar>
              <w:top w:w="0" w:type="dxa"/>
              <w:left w:w="0" w:type="dxa"/>
              <w:bottom w:w="0" w:type="dxa"/>
              <w:right w:w="0" w:type="dxa"/>
            </w:tcMar>
            <w:vAlign w:val="center"/>
          </w:tcPr>
          <w:p w14:paraId="000002A6" w14:textId="77777777" w:rsidR="005660EC" w:rsidRPr="00155F65" w:rsidRDefault="00FB0BCD">
            <w:pPr>
              <w:jc w:val="center"/>
              <w:rPr>
                <w:sz w:val="24"/>
                <w:szCs w:val="24"/>
              </w:rPr>
            </w:pPr>
            <w:r w:rsidRPr="00155F65">
              <w:rPr>
                <w:sz w:val="24"/>
                <w:szCs w:val="24"/>
              </w:rPr>
              <w:t>&lt; 0.001</w:t>
            </w:r>
          </w:p>
        </w:tc>
      </w:tr>
      <w:tr w:rsidR="005660EC" w:rsidRPr="00155F65" w14:paraId="0DACA447"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2A7"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Mar>
              <w:top w:w="0" w:type="dxa"/>
              <w:left w:w="0" w:type="dxa"/>
              <w:bottom w:w="0" w:type="dxa"/>
              <w:right w:w="0" w:type="dxa"/>
            </w:tcMar>
            <w:vAlign w:val="center"/>
          </w:tcPr>
          <w:p w14:paraId="000002A8" w14:textId="77777777" w:rsidR="005660EC" w:rsidRPr="00155F65" w:rsidRDefault="005660EC">
            <w:pPr>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2A9" w14:textId="77777777" w:rsidR="005660EC" w:rsidRPr="00155F65" w:rsidRDefault="00FB0BCD">
            <w:pPr>
              <w:rPr>
                <w:sz w:val="24"/>
                <w:szCs w:val="24"/>
              </w:rPr>
            </w:pPr>
            <w:r w:rsidRPr="00155F65">
              <w:rPr>
                <w:sz w:val="24"/>
                <w:szCs w:val="24"/>
              </w:rPr>
              <w:t xml:space="preserve">   t + pop + female</w:t>
            </w:r>
          </w:p>
        </w:tc>
        <w:tc>
          <w:tcPr>
            <w:tcW w:w="1584" w:type="dxa"/>
            <w:tcBorders>
              <w:top w:val="nil"/>
              <w:left w:val="nil"/>
              <w:bottom w:val="nil"/>
              <w:right w:val="nil"/>
            </w:tcBorders>
            <w:tcMar>
              <w:top w:w="0" w:type="dxa"/>
              <w:left w:w="0" w:type="dxa"/>
              <w:bottom w:w="0" w:type="dxa"/>
              <w:right w:w="0" w:type="dxa"/>
            </w:tcMar>
            <w:vAlign w:val="center"/>
          </w:tcPr>
          <w:p w14:paraId="000002AA" w14:textId="77777777" w:rsidR="005660EC" w:rsidRPr="00155F65" w:rsidRDefault="00FB0BCD">
            <w:pPr>
              <w:rPr>
                <w:sz w:val="24"/>
                <w:szCs w:val="24"/>
              </w:rPr>
            </w:pPr>
            <w:proofErr w:type="spellStart"/>
            <w:r w:rsidRPr="00155F65">
              <w:rPr>
                <w:sz w:val="24"/>
                <w:szCs w:val="24"/>
              </w:rPr>
              <w:t>t:pop</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2AB"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2AC" w14:textId="77777777" w:rsidR="005660EC" w:rsidRPr="00155F65" w:rsidRDefault="00FB0BCD">
            <w:pPr>
              <w:jc w:val="center"/>
              <w:rPr>
                <w:sz w:val="24"/>
                <w:szCs w:val="24"/>
              </w:rPr>
            </w:pPr>
            <w:r w:rsidRPr="00155F65">
              <w:rPr>
                <w:sz w:val="24"/>
                <w:szCs w:val="24"/>
              </w:rPr>
              <w:t>19.03</w:t>
            </w:r>
          </w:p>
        </w:tc>
        <w:tc>
          <w:tcPr>
            <w:tcW w:w="1020" w:type="dxa"/>
            <w:tcBorders>
              <w:top w:val="nil"/>
              <w:left w:val="nil"/>
              <w:bottom w:val="nil"/>
              <w:right w:val="nil"/>
            </w:tcBorders>
            <w:tcMar>
              <w:top w:w="0" w:type="dxa"/>
              <w:left w:w="0" w:type="dxa"/>
              <w:bottom w:w="0" w:type="dxa"/>
              <w:right w:w="0" w:type="dxa"/>
            </w:tcMar>
            <w:vAlign w:val="center"/>
          </w:tcPr>
          <w:p w14:paraId="000002AD" w14:textId="77777777" w:rsidR="005660EC" w:rsidRPr="00155F65" w:rsidRDefault="00FB0BCD">
            <w:pPr>
              <w:jc w:val="center"/>
              <w:rPr>
                <w:sz w:val="24"/>
                <w:szCs w:val="24"/>
              </w:rPr>
            </w:pPr>
            <w:r w:rsidRPr="00155F65">
              <w:rPr>
                <w:sz w:val="24"/>
                <w:szCs w:val="24"/>
              </w:rPr>
              <w:t>&lt; 0.001</w:t>
            </w:r>
          </w:p>
        </w:tc>
      </w:tr>
      <w:tr w:rsidR="005660EC" w:rsidRPr="00155F65" w14:paraId="3326FADB"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2AE"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8" w:space="0" w:color="A6A6A6"/>
              <w:right w:val="nil"/>
            </w:tcBorders>
            <w:tcMar>
              <w:top w:w="0" w:type="dxa"/>
              <w:left w:w="0" w:type="dxa"/>
              <w:bottom w:w="0" w:type="dxa"/>
              <w:right w:w="0" w:type="dxa"/>
            </w:tcMar>
            <w:vAlign w:val="center"/>
          </w:tcPr>
          <w:p w14:paraId="000002AF" w14:textId="77777777" w:rsidR="005660EC" w:rsidRPr="00155F65" w:rsidRDefault="005660EC">
            <w:pPr>
              <w:rPr>
                <w:sz w:val="24"/>
                <w:szCs w:val="24"/>
              </w:rPr>
            </w:pPr>
          </w:p>
        </w:tc>
        <w:tc>
          <w:tcPr>
            <w:tcW w:w="4032" w:type="dxa"/>
            <w:tcBorders>
              <w:top w:val="nil"/>
              <w:left w:val="nil"/>
              <w:bottom w:val="single" w:sz="8" w:space="0" w:color="A6A6A6"/>
              <w:right w:val="nil"/>
            </w:tcBorders>
            <w:tcMar>
              <w:top w:w="0" w:type="dxa"/>
              <w:left w:w="0" w:type="dxa"/>
              <w:bottom w:w="0" w:type="dxa"/>
              <w:right w:w="0" w:type="dxa"/>
            </w:tcMar>
            <w:vAlign w:val="center"/>
          </w:tcPr>
          <w:p w14:paraId="000002B0" w14:textId="77777777" w:rsidR="005660EC" w:rsidRPr="00155F65" w:rsidRDefault="00FB0BCD">
            <w:pPr>
              <w:rPr>
                <w:sz w:val="24"/>
                <w:szCs w:val="24"/>
              </w:rPr>
            </w:pPr>
            <w:r w:rsidRPr="00155F65">
              <w:rPr>
                <w:sz w:val="24"/>
                <w:szCs w:val="24"/>
              </w:rPr>
              <w:t xml:space="preserve">   t + pop + </w:t>
            </w:r>
            <w:proofErr w:type="spellStart"/>
            <w:r w:rsidRPr="00155F65">
              <w:rPr>
                <w:sz w:val="24"/>
                <w:szCs w:val="24"/>
              </w:rPr>
              <w:t>t:pop</w:t>
            </w:r>
            <w:proofErr w:type="spellEnd"/>
          </w:p>
        </w:tc>
        <w:tc>
          <w:tcPr>
            <w:tcW w:w="1584" w:type="dxa"/>
            <w:tcBorders>
              <w:top w:val="nil"/>
              <w:left w:val="nil"/>
              <w:bottom w:val="single" w:sz="8" w:space="0" w:color="A6A6A6"/>
              <w:right w:val="nil"/>
            </w:tcBorders>
            <w:tcMar>
              <w:top w:w="0" w:type="dxa"/>
              <w:left w:w="0" w:type="dxa"/>
              <w:bottom w:w="0" w:type="dxa"/>
              <w:right w:w="0" w:type="dxa"/>
            </w:tcMar>
            <w:vAlign w:val="center"/>
          </w:tcPr>
          <w:p w14:paraId="000002B1" w14:textId="77777777" w:rsidR="005660EC" w:rsidRPr="00155F65" w:rsidRDefault="00FB0BCD">
            <w:pPr>
              <w:rPr>
                <w:sz w:val="24"/>
                <w:szCs w:val="24"/>
              </w:rPr>
            </w:pPr>
            <w:r w:rsidRPr="00155F65">
              <w:rPr>
                <w:sz w:val="24"/>
                <w:szCs w:val="24"/>
              </w:rPr>
              <w:t>female</w:t>
            </w:r>
          </w:p>
        </w:tc>
        <w:tc>
          <w:tcPr>
            <w:tcW w:w="425" w:type="dxa"/>
            <w:tcBorders>
              <w:top w:val="nil"/>
              <w:left w:val="nil"/>
              <w:bottom w:val="single" w:sz="8" w:space="0" w:color="A6A6A6"/>
              <w:right w:val="nil"/>
            </w:tcBorders>
            <w:tcMar>
              <w:top w:w="0" w:type="dxa"/>
              <w:left w:w="0" w:type="dxa"/>
              <w:bottom w:w="0" w:type="dxa"/>
              <w:right w:w="0" w:type="dxa"/>
            </w:tcMar>
            <w:vAlign w:val="center"/>
          </w:tcPr>
          <w:p w14:paraId="000002B2"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single" w:sz="8" w:space="0" w:color="A6A6A6"/>
              <w:right w:val="nil"/>
            </w:tcBorders>
            <w:tcMar>
              <w:top w:w="0" w:type="dxa"/>
              <w:left w:w="0" w:type="dxa"/>
              <w:bottom w:w="0" w:type="dxa"/>
              <w:right w:w="0" w:type="dxa"/>
            </w:tcMar>
            <w:vAlign w:val="center"/>
          </w:tcPr>
          <w:p w14:paraId="000002B3" w14:textId="77777777" w:rsidR="005660EC" w:rsidRPr="00155F65" w:rsidRDefault="00FB0BCD">
            <w:pPr>
              <w:jc w:val="center"/>
              <w:rPr>
                <w:sz w:val="24"/>
                <w:szCs w:val="24"/>
              </w:rPr>
            </w:pPr>
            <w:r w:rsidRPr="00155F65">
              <w:rPr>
                <w:sz w:val="24"/>
                <w:szCs w:val="24"/>
              </w:rPr>
              <w:t>161.40</w:t>
            </w:r>
          </w:p>
        </w:tc>
        <w:tc>
          <w:tcPr>
            <w:tcW w:w="1020" w:type="dxa"/>
            <w:tcBorders>
              <w:top w:val="nil"/>
              <w:left w:val="nil"/>
              <w:bottom w:val="single" w:sz="8" w:space="0" w:color="A6A6A6"/>
              <w:right w:val="nil"/>
            </w:tcBorders>
            <w:tcMar>
              <w:top w:w="0" w:type="dxa"/>
              <w:left w:w="0" w:type="dxa"/>
              <w:bottom w:w="0" w:type="dxa"/>
              <w:right w:w="0" w:type="dxa"/>
            </w:tcMar>
            <w:vAlign w:val="center"/>
          </w:tcPr>
          <w:p w14:paraId="000002B4" w14:textId="77777777" w:rsidR="005660EC" w:rsidRPr="00155F65" w:rsidRDefault="00FB0BCD">
            <w:pPr>
              <w:jc w:val="center"/>
              <w:rPr>
                <w:sz w:val="24"/>
                <w:szCs w:val="24"/>
              </w:rPr>
            </w:pPr>
            <w:r w:rsidRPr="00155F65">
              <w:rPr>
                <w:sz w:val="24"/>
                <w:szCs w:val="24"/>
              </w:rPr>
              <w:t>&lt; 0.001</w:t>
            </w:r>
          </w:p>
        </w:tc>
      </w:tr>
      <w:tr w:rsidR="005660EC" w:rsidRPr="00155F65" w14:paraId="79726CD6"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2B5"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vMerge w:val="restart"/>
            <w:tcBorders>
              <w:top w:val="single" w:sz="8" w:space="0" w:color="A6A6A6"/>
              <w:left w:val="nil"/>
              <w:bottom w:val="nil"/>
              <w:right w:val="nil"/>
            </w:tcBorders>
            <w:tcMar>
              <w:top w:w="0" w:type="dxa"/>
              <w:left w:w="0" w:type="dxa"/>
              <w:bottom w:w="0" w:type="dxa"/>
              <w:right w:w="0" w:type="dxa"/>
            </w:tcMar>
            <w:vAlign w:val="center"/>
          </w:tcPr>
          <w:p w14:paraId="000002B6" w14:textId="77777777" w:rsidR="005660EC" w:rsidRPr="00155F65" w:rsidRDefault="00FB0BCD">
            <w:pPr>
              <w:rPr>
                <w:b/>
                <w:sz w:val="24"/>
                <w:szCs w:val="24"/>
              </w:rPr>
            </w:pPr>
            <w:r w:rsidRPr="00155F65">
              <w:rPr>
                <w:sz w:val="24"/>
                <w:szCs w:val="24"/>
              </w:rPr>
              <w:t>Vendace &amp; European Whitefish</w:t>
            </w:r>
          </w:p>
        </w:tc>
        <w:tc>
          <w:tcPr>
            <w:tcW w:w="4032" w:type="dxa"/>
            <w:tcBorders>
              <w:top w:val="single" w:sz="8" w:space="0" w:color="A6A6A6"/>
              <w:left w:val="nil"/>
              <w:bottom w:val="nil"/>
              <w:right w:val="nil"/>
            </w:tcBorders>
            <w:tcMar>
              <w:top w:w="0" w:type="dxa"/>
              <w:left w:w="0" w:type="dxa"/>
              <w:bottom w:w="0" w:type="dxa"/>
              <w:right w:w="0" w:type="dxa"/>
            </w:tcMar>
            <w:vAlign w:val="center"/>
          </w:tcPr>
          <w:p w14:paraId="000002B7" w14:textId="77777777" w:rsidR="005660EC" w:rsidRPr="00155F65" w:rsidRDefault="00FB0BCD">
            <w:pPr>
              <w:rPr>
                <w:sz w:val="24"/>
                <w:szCs w:val="24"/>
              </w:rPr>
            </w:pPr>
            <w:r w:rsidRPr="00155F65">
              <w:rPr>
                <w:b/>
                <w:sz w:val="24"/>
                <w:szCs w:val="24"/>
              </w:rPr>
              <w:t xml:space="preserve">   t + </w:t>
            </w:r>
            <w:proofErr w:type="spellStart"/>
            <w:r w:rsidRPr="00155F65">
              <w:rPr>
                <w:b/>
                <w:sz w:val="24"/>
                <w:szCs w:val="24"/>
              </w:rPr>
              <w:t>sp</w:t>
            </w:r>
            <w:proofErr w:type="spellEnd"/>
            <w:r w:rsidRPr="00155F65">
              <w:rPr>
                <w:b/>
                <w:sz w:val="24"/>
                <w:szCs w:val="24"/>
              </w:rPr>
              <w:t xml:space="preserve"> + </w:t>
            </w:r>
            <w:proofErr w:type="spellStart"/>
            <w:r w:rsidRPr="00155F65">
              <w:rPr>
                <w:b/>
                <w:sz w:val="24"/>
                <w:szCs w:val="24"/>
              </w:rPr>
              <w:t>t:sp</w:t>
            </w:r>
            <w:proofErr w:type="spellEnd"/>
            <w:r w:rsidRPr="00155F65">
              <w:rPr>
                <w:b/>
                <w:sz w:val="24"/>
                <w:szCs w:val="24"/>
              </w:rPr>
              <w:t xml:space="preserve"> + </w:t>
            </w:r>
            <w:proofErr w:type="spellStart"/>
            <w:r w:rsidRPr="00155F65">
              <w:rPr>
                <w:b/>
                <w:sz w:val="24"/>
                <w:szCs w:val="24"/>
              </w:rPr>
              <w:t>female:male</w:t>
            </w:r>
            <w:proofErr w:type="spellEnd"/>
            <w:r w:rsidRPr="00155F65">
              <w:rPr>
                <w:b/>
                <w:sz w:val="24"/>
                <w:szCs w:val="24"/>
              </w:rPr>
              <w:t xml:space="preserve"> + female</w:t>
            </w:r>
          </w:p>
        </w:tc>
        <w:tc>
          <w:tcPr>
            <w:tcW w:w="1584" w:type="dxa"/>
            <w:tcBorders>
              <w:top w:val="single" w:sz="8" w:space="0" w:color="A6A6A6"/>
              <w:left w:val="nil"/>
              <w:bottom w:val="nil"/>
              <w:right w:val="nil"/>
            </w:tcBorders>
            <w:tcMar>
              <w:top w:w="0" w:type="dxa"/>
              <w:left w:w="0" w:type="dxa"/>
              <w:bottom w:w="0" w:type="dxa"/>
              <w:right w:w="0" w:type="dxa"/>
            </w:tcMar>
            <w:vAlign w:val="center"/>
          </w:tcPr>
          <w:p w14:paraId="000002B8" w14:textId="77777777" w:rsidR="005660EC" w:rsidRPr="00155F65" w:rsidRDefault="005660EC">
            <w:pPr>
              <w:rPr>
                <w:sz w:val="24"/>
                <w:szCs w:val="24"/>
              </w:rPr>
            </w:pPr>
          </w:p>
        </w:tc>
        <w:tc>
          <w:tcPr>
            <w:tcW w:w="425" w:type="dxa"/>
            <w:tcBorders>
              <w:top w:val="single" w:sz="8" w:space="0" w:color="A6A6A6"/>
              <w:left w:val="nil"/>
              <w:bottom w:val="nil"/>
              <w:right w:val="nil"/>
            </w:tcBorders>
            <w:tcMar>
              <w:top w:w="0" w:type="dxa"/>
              <w:left w:w="0" w:type="dxa"/>
              <w:bottom w:w="0" w:type="dxa"/>
              <w:right w:w="0" w:type="dxa"/>
            </w:tcMar>
            <w:vAlign w:val="center"/>
          </w:tcPr>
          <w:p w14:paraId="000002B9" w14:textId="77777777" w:rsidR="005660EC" w:rsidRPr="00155F65" w:rsidRDefault="005660EC">
            <w:pPr>
              <w:jc w:val="center"/>
              <w:rPr>
                <w:sz w:val="24"/>
                <w:szCs w:val="24"/>
              </w:rPr>
            </w:pPr>
          </w:p>
        </w:tc>
        <w:tc>
          <w:tcPr>
            <w:tcW w:w="1192" w:type="dxa"/>
            <w:tcBorders>
              <w:top w:val="single" w:sz="8" w:space="0" w:color="A6A6A6"/>
              <w:left w:val="nil"/>
              <w:bottom w:val="nil"/>
              <w:right w:val="nil"/>
            </w:tcBorders>
            <w:tcMar>
              <w:top w:w="0" w:type="dxa"/>
              <w:left w:w="0" w:type="dxa"/>
              <w:bottom w:w="0" w:type="dxa"/>
              <w:right w:w="0" w:type="dxa"/>
            </w:tcMar>
            <w:vAlign w:val="center"/>
          </w:tcPr>
          <w:p w14:paraId="000002BA" w14:textId="77777777" w:rsidR="005660EC" w:rsidRPr="00155F65" w:rsidRDefault="005660EC">
            <w:pPr>
              <w:jc w:val="center"/>
              <w:rPr>
                <w:sz w:val="24"/>
                <w:szCs w:val="24"/>
              </w:rPr>
            </w:pPr>
          </w:p>
        </w:tc>
        <w:tc>
          <w:tcPr>
            <w:tcW w:w="1020" w:type="dxa"/>
            <w:tcBorders>
              <w:top w:val="single" w:sz="8" w:space="0" w:color="A6A6A6"/>
              <w:left w:val="nil"/>
              <w:bottom w:val="nil"/>
              <w:right w:val="nil"/>
            </w:tcBorders>
            <w:tcMar>
              <w:top w:w="0" w:type="dxa"/>
              <w:left w:w="0" w:type="dxa"/>
              <w:bottom w:w="0" w:type="dxa"/>
              <w:right w:w="0" w:type="dxa"/>
            </w:tcMar>
            <w:vAlign w:val="center"/>
          </w:tcPr>
          <w:p w14:paraId="000002BB" w14:textId="77777777" w:rsidR="005660EC" w:rsidRPr="00155F65" w:rsidRDefault="005660EC">
            <w:pPr>
              <w:jc w:val="center"/>
              <w:rPr>
                <w:sz w:val="24"/>
                <w:szCs w:val="24"/>
              </w:rPr>
            </w:pPr>
          </w:p>
        </w:tc>
      </w:tr>
      <w:tr w:rsidR="005660EC" w:rsidRPr="00155F65" w14:paraId="35C6404F"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2BC"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vMerge/>
            <w:tcBorders>
              <w:top w:val="single" w:sz="8" w:space="0" w:color="A6A6A6"/>
              <w:left w:val="nil"/>
              <w:bottom w:val="nil"/>
              <w:right w:val="nil"/>
            </w:tcBorders>
            <w:tcMar>
              <w:top w:w="0" w:type="dxa"/>
              <w:left w:w="0" w:type="dxa"/>
              <w:bottom w:w="0" w:type="dxa"/>
              <w:right w:w="0" w:type="dxa"/>
            </w:tcMar>
            <w:vAlign w:val="center"/>
          </w:tcPr>
          <w:p w14:paraId="000002BD"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2BE" w14:textId="77777777" w:rsidR="005660EC" w:rsidRPr="00155F65" w:rsidRDefault="00FB0BCD">
            <w:pPr>
              <w:rPr>
                <w:sz w:val="24"/>
                <w:szCs w:val="24"/>
              </w:rPr>
            </w:pPr>
            <w:r w:rsidRPr="00155F65">
              <w:rPr>
                <w:sz w:val="24"/>
                <w:szCs w:val="24"/>
              </w:rPr>
              <w:t xml:space="preserve">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female:male</w:t>
            </w:r>
            <w:proofErr w:type="spellEnd"/>
            <w:r w:rsidRPr="00155F65">
              <w:rPr>
                <w:sz w:val="24"/>
                <w:szCs w:val="24"/>
              </w:rPr>
              <w:t xml:space="preserve"> + female</w:t>
            </w:r>
          </w:p>
        </w:tc>
        <w:tc>
          <w:tcPr>
            <w:tcW w:w="1584" w:type="dxa"/>
            <w:tcBorders>
              <w:top w:val="nil"/>
              <w:left w:val="nil"/>
              <w:bottom w:val="nil"/>
              <w:right w:val="nil"/>
            </w:tcBorders>
            <w:tcMar>
              <w:top w:w="0" w:type="dxa"/>
              <w:left w:w="0" w:type="dxa"/>
              <w:bottom w:w="0" w:type="dxa"/>
              <w:right w:w="0" w:type="dxa"/>
            </w:tcMar>
            <w:vAlign w:val="center"/>
          </w:tcPr>
          <w:p w14:paraId="000002BF" w14:textId="77777777" w:rsidR="005660EC" w:rsidRPr="00155F65" w:rsidRDefault="00FB0BCD">
            <w:pPr>
              <w:rPr>
                <w:sz w:val="24"/>
                <w:szCs w:val="24"/>
              </w:rPr>
            </w:pPr>
            <w:r w:rsidRPr="00155F65">
              <w:rPr>
                <w:sz w:val="24"/>
                <w:szCs w:val="24"/>
              </w:rPr>
              <w:t>t</w:t>
            </w:r>
          </w:p>
        </w:tc>
        <w:tc>
          <w:tcPr>
            <w:tcW w:w="425" w:type="dxa"/>
            <w:tcBorders>
              <w:top w:val="nil"/>
              <w:left w:val="nil"/>
              <w:bottom w:val="nil"/>
              <w:right w:val="nil"/>
            </w:tcBorders>
            <w:tcMar>
              <w:top w:w="0" w:type="dxa"/>
              <w:left w:w="0" w:type="dxa"/>
              <w:bottom w:w="0" w:type="dxa"/>
              <w:right w:w="0" w:type="dxa"/>
            </w:tcMar>
            <w:vAlign w:val="center"/>
          </w:tcPr>
          <w:p w14:paraId="000002C0"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2C1" w14:textId="77777777" w:rsidR="005660EC" w:rsidRPr="00155F65" w:rsidRDefault="00FB0BCD">
            <w:pPr>
              <w:jc w:val="center"/>
              <w:rPr>
                <w:sz w:val="24"/>
                <w:szCs w:val="24"/>
              </w:rPr>
            </w:pPr>
            <w:r w:rsidRPr="00155F65">
              <w:rPr>
                <w:sz w:val="24"/>
                <w:szCs w:val="24"/>
              </w:rPr>
              <w:t>467.20</w:t>
            </w:r>
          </w:p>
        </w:tc>
        <w:tc>
          <w:tcPr>
            <w:tcW w:w="1020" w:type="dxa"/>
            <w:tcBorders>
              <w:top w:val="nil"/>
              <w:left w:val="nil"/>
              <w:bottom w:val="nil"/>
              <w:right w:val="nil"/>
            </w:tcBorders>
            <w:tcMar>
              <w:top w:w="0" w:type="dxa"/>
              <w:left w:w="0" w:type="dxa"/>
              <w:bottom w:w="0" w:type="dxa"/>
              <w:right w:w="0" w:type="dxa"/>
            </w:tcMar>
            <w:vAlign w:val="center"/>
          </w:tcPr>
          <w:p w14:paraId="000002C2" w14:textId="77777777" w:rsidR="005660EC" w:rsidRPr="00155F65" w:rsidRDefault="00FB0BCD">
            <w:pPr>
              <w:jc w:val="center"/>
              <w:rPr>
                <w:sz w:val="24"/>
                <w:szCs w:val="24"/>
              </w:rPr>
            </w:pPr>
            <w:r w:rsidRPr="00155F65">
              <w:rPr>
                <w:sz w:val="24"/>
                <w:szCs w:val="24"/>
              </w:rPr>
              <w:t>&lt; 0.001</w:t>
            </w:r>
          </w:p>
        </w:tc>
      </w:tr>
      <w:tr w:rsidR="005660EC" w:rsidRPr="00155F65" w14:paraId="119DE634"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2C3"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vMerge/>
            <w:tcBorders>
              <w:top w:val="single" w:sz="8" w:space="0" w:color="A6A6A6"/>
              <w:left w:val="nil"/>
              <w:bottom w:val="nil"/>
              <w:right w:val="nil"/>
            </w:tcBorders>
            <w:tcMar>
              <w:top w:w="0" w:type="dxa"/>
              <w:left w:w="0" w:type="dxa"/>
              <w:bottom w:w="0" w:type="dxa"/>
              <w:right w:w="0" w:type="dxa"/>
            </w:tcMar>
            <w:vAlign w:val="center"/>
          </w:tcPr>
          <w:p w14:paraId="000002C4"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2C5"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female:male</w:t>
            </w:r>
            <w:proofErr w:type="spellEnd"/>
            <w:r w:rsidRPr="00155F65">
              <w:rPr>
                <w:sz w:val="24"/>
                <w:szCs w:val="24"/>
              </w:rPr>
              <w:t xml:space="preserve"> + female</w:t>
            </w:r>
          </w:p>
        </w:tc>
        <w:tc>
          <w:tcPr>
            <w:tcW w:w="1584" w:type="dxa"/>
            <w:tcBorders>
              <w:top w:val="nil"/>
              <w:left w:val="nil"/>
              <w:bottom w:val="nil"/>
              <w:right w:val="nil"/>
            </w:tcBorders>
            <w:tcMar>
              <w:top w:w="0" w:type="dxa"/>
              <w:left w:w="0" w:type="dxa"/>
              <w:bottom w:w="0" w:type="dxa"/>
              <w:right w:w="0" w:type="dxa"/>
            </w:tcMar>
            <w:vAlign w:val="center"/>
          </w:tcPr>
          <w:p w14:paraId="000002C6" w14:textId="77777777" w:rsidR="005660EC" w:rsidRPr="00155F65" w:rsidRDefault="00FB0BCD">
            <w:pPr>
              <w:rPr>
                <w:sz w:val="24"/>
                <w:szCs w:val="24"/>
              </w:rPr>
            </w:pPr>
            <w:proofErr w:type="spellStart"/>
            <w:r w:rsidRPr="00155F65">
              <w:rPr>
                <w:sz w:val="24"/>
                <w:szCs w:val="24"/>
              </w:rPr>
              <w:t>sp</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2C7"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2C8" w14:textId="77777777" w:rsidR="005660EC" w:rsidRPr="00155F65" w:rsidRDefault="00FB0BCD">
            <w:pPr>
              <w:jc w:val="center"/>
              <w:rPr>
                <w:sz w:val="24"/>
                <w:szCs w:val="24"/>
              </w:rPr>
            </w:pPr>
            <w:r w:rsidRPr="00155F65">
              <w:rPr>
                <w:sz w:val="24"/>
                <w:szCs w:val="24"/>
              </w:rPr>
              <w:t>2091.33</w:t>
            </w:r>
          </w:p>
        </w:tc>
        <w:tc>
          <w:tcPr>
            <w:tcW w:w="1020" w:type="dxa"/>
            <w:tcBorders>
              <w:top w:val="nil"/>
              <w:left w:val="nil"/>
              <w:bottom w:val="nil"/>
              <w:right w:val="nil"/>
            </w:tcBorders>
            <w:tcMar>
              <w:top w:w="0" w:type="dxa"/>
              <w:left w:w="0" w:type="dxa"/>
              <w:bottom w:w="0" w:type="dxa"/>
              <w:right w:w="0" w:type="dxa"/>
            </w:tcMar>
            <w:vAlign w:val="center"/>
          </w:tcPr>
          <w:p w14:paraId="000002C9" w14:textId="77777777" w:rsidR="005660EC" w:rsidRPr="00155F65" w:rsidRDefault="00FB0BCD">
            <w:pPr>
              <w:jc w:val="center"/>
              <w:rPr>
                <w:sz w:val="24"/>
                <w:szCs w:val="24"/>
              </w:rPr>
            </w:pPr>
            <w:r w:rsidRPr="00155F65">
              <w:rPr>
                <w:sz w:val="24"/>
                <w:szCs w:val="24"/>
              </w:rPr>
              <w:t>&lt; 0.001</w:t>
            </w:r>
          </w:p>
        </w:tc>
      </w:tr>
      <w:tr w:rsidR="005660EC" w:rsidRPr="00155F65" w14:paraId="719501A6"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2CA"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Mar>
              <w:top w:w="0" w:type="dxa"/>
              <w:left w:w="0" w:type="dxa"/>
              <w:bottom w:w="0" w:type="dxa"/>
              <w:right w:w="0" w:type="dxa"/>
            </w:tcMar>
            <w:vAlign w:val="center"/>
          </w:tcPr>
          <w:p w14:paraId="000002CB" w14:textId="77777777" w:rsidR="005660EC" w:rsidRPr="00155F65" w:rsidRDefault="005660EC">
            <w:pPr>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2CC"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female:male</w:t>
            </w:r>
            <w:proofErr w:type="spellEnd"/>
            <w:r w:rsidRPr="00155F65">
              <w:rPr>
                <w:sz w:val="24"/>
                <w:szCs w:val="24"/>
              </w:rPr>
              <w:t xml:space="preserve"> + female</w:t>
            </w:r>
          </w:p>
        </w:tc>
        <w:tc>
          <w:tcPr>
            <w:tcW w:w="1584" w:type="dxa"/>
            <w:tcBorders>
              <w:top w:val="nil"/>
              <w:left w:val="nil"/>
              <w:bottom w:val="nil"/>
              <w:right w:val="nil"/>
            </w:tcBorders>
            <w:tcMar>
              <w:top w:w="0" w:type="dxa"/>
              <w:left w:w="0" w:type="dxa"/>
              <w:bottom w:w="0" w:type="dxa"/>
              <w:right w:w="0" w:type="dxa"/>
            </w:tcMar>
            <w:vAlign w:val="center"/>
          </w:tcPr>
          <w:p w14:paraId="000002CD" w14:textId="77777777" w:rsidR="005660EC" w:rsidRPr="00155F65" w:rsidRDefault="00FB0BCD">
            <w:pPr>
              <w:rPr>
                <w:sz w:val="24"/>
                <w:szCs w:val="24"/>
              </w:rPr>
            </w:pPr>
            <w:proofErr w:type="spellStart"/>
            <w:r w:rsidRPr="00155F65">
              <w:rPr>
                <w:sz w:val="24"/>
                <w:szCs w:val="24"/>
              </w:rPr>
              <w:t>t:sp</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2CE"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2CF" w14:textId="77777777" w:rsidR="005660EC" w:rsidRPr="00155F65" w:rsidRDefault="00FB0BCD">
            <w:pPr>
              <w:jc w:val="center"/>
              <w:rPr>
                <w:sz w:val="24"/>
                <w:szCs w:val="24"/>
              </w:rPr>
            </w:pPr>
            <w:r w:rsidRPr="00155F65">
              <w:rPr>
                <w:sz w:val="24"/>
                <w:szCs w:val="24"/>
              </w:rPr>
              <w:t>14.49</w:t>
            </w:r>
          </w:p>
        </w:tc>
        <w:tc>
          <w:tcPr>
            <w:tcW w:w="1020" w:type="dxa"/>
            <w:tcBorders>
              <w:top w:val="nil"/>
              <w:left w:val="nil"/>
              <w:bottom w:val="nil"/>
              <w:right w:val="nil"/>
            </w:tcBorders>
            <w:tcMar>
              <w:top w:w="0" w:type="dxa"/>
              <w:left w:w="0" w:type="dxa"/>
              <w:bottom w:w="0" w:type="dxa"/>
              <w:right w:w="0" w:type="dxa"/>
            </w:tcMar>
            <w:vAlign w:val="center"/>
          </w:tcPr>
          <w:p w14:paraId="000002D0" w14:textId="77777777" w:rsidR="005660EC" w:rsidRPr="00155F65" w:rsidRDefault="00FB0BCD">
            <w:pPr>
              <w:jc w:val="center"/>
              <w:rPr>
                <w:sz w:val="24"/>
                <w:szCs w:val="24"/>
              </w:rPr>
            </w:pPr>
            <w:r w:rsidRPr="00155F65">
              <w:rPr>
                <w:sz w:val="24"/>
                <w:szCs w:val="24"/>
              </w:rPr>
              <w:t>0.002</w:t>
            </w:r>
          </w:p>
        </w:tc>
      </w:tr>
      <w:tr w:rsidR="005660EC" w:rsidRPr="00155F65" w14:paraId="7C6D364F"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2D1"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Mar>
              <w:top w:w="0" w:type="dxa"/>
              <w:left w:w="0" w:type="dxa"/>
              <w:bottom w:w="0" w:type="dxa"/>
              <w:right w:w="0" w:type="dxa"/>
            </w:tcMar>
            <w:vAlign w:val="center"/>
          </w:tcPr>
          <w:p w14:paraId="000002D2" w14:textId="77777777" w:rsidR="005660EC" w:rsidRPr="00155F65" w:rsidRDefault="005660EC">
            <w:pPr>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2D3"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t:sp</w:t>
            </w:r>
            <w:proofErr w:type="spellEnd"/>
            <w:r w:rsidRPr="00155F65">
              <w:rPr>
                <w:sz w:val="24"/>
                <w:szCs w:val="24"/>
              </w:rPr>
              <w:t xml:space="preserve"> + female</w:t>
            </w:r>
          </w:p>
        </w:tc>
        <w:tc>
          <w:tcPr>
            <w:tcW w:w="1584" w:type="dxa"/>
            <w:tcBorders>
              <w:top w:val="nil"/>
              <w:left w:val="nil"/>
              <w:bottom w:val="nil"/>
              <w:right w:val="nil"/>
            </w:tcBorders>
            <w:tcMar>
              <w:top w:w="0" w:type="dxa"/>
              <w:left w:w="0" w:type="dxa"/>
              <w:bottom w:w="0" w:type="dxa"/>
              <w:right w:w="0" w:type="dxa"/>
            </w:tcMar>
            <w:vAlign w:val="center"/>
          </w:tcPr>
          <w:p w14:paraId="000002D4" w14:textId="77777777" w:rsidR="005660EC" w:rsidRPr="00155F65" w:rsidRDefault="00FB0BCD">
            <w:pPr>
              <w:rPr>
                <w:sz w:val="24"/>
                <w:szCs w:val="24"/>
              </w:rPr>
            </w:pPr>
            <w:proofErr w:type="spellStart"/>
            <w:r w:rsidRPr="00155F65">
              <w:rPr>
                <w:sz w:val="24"/>
                <w:szCs w:val="24"/>
              </w:rPr>
              <w:t>female:male</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2D5"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2D6" w14:textId="77777777" w:rsidR="005660EC" w:rsidRPr="00155F65" w:rsidRDefault="00FB0BCD">
            <w:pPr>
              <w:jc w:val="center"/>
              <w:rPr>
                <w:sz w:val="24"/>
                <w:szCs w:val="24"/>
              </w:rPr>
            </w:pPr>
            <w:r w:rsidRPr="00155F65">
              <w:rPr>
                <w:sz w:val="24"/>
                <w:szCs w:val="24"/>
              </w:rPr>
              <w:t>13.83</w:t>
            </w:r>
          </w:p>
        </w:tc>
        <w:tc>
          <w:tcPr>
            <w:tcW w:w="1020" w:type="dxa"/>
            <w:tcBorders>
              <w:top w:val="nil"/>
              <w:left w:val="nil"/>
              <w:bottom w:val="nil"/>
              <w:right w:val="nil"/>
            </w:tcBorders>
            <w:tcMar>
              <w:top w:w="0" w:type="dxa"/>
              <w:left w:w="0" w:type="dxa"/>
              <w:bottom w:w="0" w:type="dxa"/>
              <w:right w:w="0" w:type="dxa"/>
            </w:tcMar>
            <w:vAlign w:val="center"/>
          </w:tcPr>
          <w:p w14:paraId="000002D7" w14:textId="77777777" w:rsidR="005660EC" w:rsidRPr="00155F65" w:rsidRDefault="00FB0BCD">
            <w:pPr>
              <w:jc w:val="center"/>
              <w:rPr>
                <w:sz w:val="24"/>
                <w:szCs w:val="24"/>
              </w:rPr>
            </w:pPr>
            <w:r w:rsidRPr="00155F65">
              <w:rPr>
                <w:sz w:val="24"/>
                <w:szCs w:val="24"/>
              </w:rPr>
              <w:t>&lt; 0.001</w:t>
            </w:r>
          </w:p>
        </w:tc>
      </w:tr>
      <w:tr w:rsidR="005660EC" w:rsidRPr="00155F65" w14:paraId="04C98264" w14:textId="77777777">
        <w:trPr>
          <w:trHeight w:val="331"/>
          <w:jc w:val="center"/>
        </w:trPr>
        <w:tc>
          <w:tcPr>
            <w:tcW w:w="1180" w:type="dxa"/>
            <w:tcBorders>
              <w:top w:val="nil"/>
              <w:left w:val="nil"/>
              <w:bottom w:val="single" w:sz="4" w:space="0" w:color="000000"/>
              <w:right w:val="nil"/>
            </w:tcBorders>
            <w:tcMar>
              <w:top w:w="0" w:type="dxa"/>
              <w:left w:w="0" w:type="dxa"/>
              <w:bottom w:w="0" w:type="dxa"/>
              <w:right w:w="0" w:type="dxa"/>
            </w:tcMar>
          </w:tcPr>
          <w:p w14:paraId="000002D8"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4" w:space="0" w:color="000000"/>
              <w:right w:val="nil"/>
            </w:tcBorders>
            <w:tcMar>
              <w:top w:w="0" w:type="dxa"/>
              <w:left w:w="0" w:type="dxa"/>
              <w:bottom w:w="0" w:type="dxa"/>
              <w:right w:w="0" w:type="dxa"/>
            </w:tcMar>
            <w:vAlign w:val="center"/>
          </w:tcPr>
          <w:p w14:paraId="000002D9" w14:textId="77777777" w:rsidR="005660EC" w:rsidRPr="00155F65" w:rsidRDefault="005660EC">
            <w:pPr>
              <w:rPr>
                <w:sz w:val="24"/>
                <w:szCs w:val="24"/>
              </w:rPr>
            </w:pPr>
          </w:p>
        </w:tc>
        <w:tc>
          <w:tcPr>
            <w:tcW w:w="4032" w:type="dxa"/>
            <w:tcBorders>
              <w:top w:val="nil"/>
              <w:left w:val="nil"/>
              <w:bottom w:val="single" w:sz="4" w:space="0" w:color="000000"/>
              <w:right w:val="nil"/>
            </w:tcBorders>
            <w:tcMar>
              <w:top w:w="0" w:type="dxa"/>
              <w:left w:w="0" w:type="dxa"/>
              <w:bottom w:w="0" w:type="dxa"/>
              <w:right w:w="0" w:type="dxa"/>
            </w:tcMar>
            <w:vAlign w:val="center"/>
          </w:tcPr>
          <w:p w14:paraId="000002DA"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t:sp</w:t>
            </w:r>
            <w:proofErr w:type="spellEnd"/>
            <w:r w:rsidRPr="00155F65">
              <w:rPr>
                <w:sz w:val="24"/>
                <w:szCs w:val="24"/>
              </w:rPr>
              <w:t xml:space="preserve"> + </w:t>
            </w:r>
            <w:proofErr w:type="spellStart"/>
            <w:r w:rsidRPr="00155F65">
              <w:rPr>
                <w:sz w:val="24"/>
                <w:szCs w:val="24"/>
              </w:rPr>
              <w:t>female:male</w:t>
            </w:r>
            <w:proofErr w:type="spellEnd"/>
          </w:p>
        </w:tc>
        <w:tc>
          <w:tcPr>
            <w:tcW w:w="1584" w:type="dxa"/>
            <w:tcBorders>
              <w:top w:val="nil"/>
              <w:left w:val="nil"/>
              <w:bottom w:val="single" w:sz="4" w:space="0" w:color="000000"/>
              <w:right w:val="nil"/>
            </w:tcBorders>
            <w:tcMar>
              <w:top w:w="0" w:type="dxa"/>
              <w:left w:w="0" w:type="dxa"/>
              <w:bottom w:w="0" w:type="dxa"/>
              <w:right w:w="0" w:type="dxa"/>
            </w:tcMar>
            <w:vAlign w:val="center"/>
          </w:tcPr>
          <w:p w14:paraId="000002DB" w14:textId="77777777" w:rsidR="005660EC" w:rsidRPr="00155F65" w:rsidRDefault="00FB0BCD">
            <w:pPr>
              <w:rPr>
                <w:sz w:val="24"/>
                <w:szCs w:val="24"/>
              </w:rPr>
            </w:pPr>
            <w:r w:rsidRPr="00155F65">
              <w:rPr>
                <w:sz w:val="24"/>
                <w:szCs w:val="24"/>
              </w:rPr>
              <w:t>female</w:t>
            </w:r>
          </w:p>
        </w:tc>
        <w:tc>
          <w:tcPr>
            <w:tcW w:w="425" w:type="dxa"/>
            <w:tcBorders>
              <w:top w:val="nil"/>
              <w:left w:val="nil"/>
              <w:bottom w:val="single" w:sz="4" w:space="0" w:color="000000"/>
              <w:right w:val="nil"/>
            </w:tcBorders>
            <w:tcMar>
              <w:top w:w="0" w:type="dxa"/>
              <w:left w:w="0" w:type="dxa"/>
              <w:bottom w:w="0" w:type="dxa"/>
              <w:right w:w="0" w:type="dxa"/>
            </w:tcMar>
            <w:vAlign w:val="center"/>
          </w:tcPr>
          <w:p w14:paraId="000002DC"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single" w:sz="4" w:space="0" w:color="000000"/>
              <w:right w:val="nil"/>
            </w:tcBorders>
            <w:tcMar>
              <w:top w:w="0" w:type="dxa"/>
              <w:left w:w="0" w:type="dxa"/>
              <w:bottom w:w="0" w:type="dxa"/>
              <w:right w:w="0" w:type="dxa"/>
            </w:tcMar>
            <w:vAlign w:val="center"/>
          </w:tcPr>
          <w:p w14:paraId="000002DD" w14:textId="77777777" w:rsidR="005660EC" w:rsidRPr="00155F65" w:rsidRDefault="00FB0BCD">
            <w:pPr>
              <w:jc w:val="center"/>
              <w:rPr>
                <w:sz w:val="24"/>
                <w:szCs w:val="24"/>
              </w:rPr>
            </w:pPr>
            <w:r w:rsidRPr="00155F65">
              <w:rPr>
                <w:sz w:val="24"/>
                <w:szCs w:val="24"/>
              </w:rPr>
              <w:t>48.81</w:t>
            </w:r>
          </w:p>
        </w:tc>
        <w:tc>
          <w:tcPr>
            <w:tcW w:w="1020" w:type="dxa"/>
            <w:tcBorders>
              <w:top w:val="nil"/>
              <w:left w:val="nil"/>
              <w:bottom w:val="single" w:sz="4" w:space="0" w:color="000000"/>
              <w:right w:val="nil"/>
            </w:tcBorders>
            <w:tcMar>
              <w:top w:w="0" w:type="dxa"/>
              <w:left w:w="0" w:type="dxa"/>
              <w:bottom w:w="0" w:type="dxa"/>
              <w:right w:w="0" w:type="dxa"/>
            </w:tcMar>
            <w:vAlign w:val="center"/>
          </w:tcPr>
          <w:p w14:paraId="000002DE" w14:textId="77777777" w:rsidR="005660EC" w:rsidRPr="00155F65" w:rsidRDefault="00FB0BCD">
            <w:pPr>
              <w:jc w:val="center"/>
              <w:rPr>
                <w:sz w:val="24"/>
                <w:szCs w:val="24"/>
              </w:rPr>
            </w:pPr>
            <w:r w:rsidRPr="00155F65">
              <w:rPr>
                <w:sz w:val="24"/>
                <w:szCs w:val="24"/>
              </w:rPr>
              <w:t>&lt; 0.001</w:t>
            </w:r>
          </w:p>
        </w:tc>
      </w:tr>
      <w:tr w:rsidR="005660EC" w:rsidRPr="00155F65" w14:paraId="419BFC63" w14:textId="77777777">
        <w:trPr>
          <w:trHeight w:val="331"/>
          <w:jc w:val="center"/>
        </w:trPr>
        <w:tc>
          <w:tcPr>
            <w:tcW w:w="1180" w:type="dxa"/>
            <w:vMerge w:val="restart"/>
            <w:tcBorders>
              <w:top w:val="single" w:sz="4" w:space="0" w:color="000000"/>
              <w:left w:val="nil"/>
              <w:bottom w:val="nil"/>
              <w:right w:val="nil"/>
            </w:tcBorders>
            <w:tcMar>
              <w:top w:w="0" w:type="dxa"/>
              <w:left w:w="0" w:type="dxa"/>
              <w:bottom w:w="0" w:type="dxa"/>
              <w:right w:w="0" w:type="dxa"/>
            </w:tcMar>
          </w:tcPr>
          <w:p w14:paraId="000002DF" w14:textId="77777777" w:rsidR="005660EC" w:rsidRPr="00155F65" w:rsidRDefault="00FB0BCD">
            <w:pPr>
              <w:rPr>
                <w:sz w:val="24"/>
                <w:szCs w:val="24"/>
              </w:rPr>
            </w:pPr>
            <w:r w:rsidRPr="00155F65">
              <w:rPr>
                <w:sz w:val="24"/>
                <w:szCs w:val="24"/>
              </w:rPr>
              <w:t>Yolk-sac Volume</w:t>
            </w:r>
          </w:p>
        </w:tc>
        <w:tc>
          <w:tcPr>
            <w:tcW w:w="1440" w:type="dxa"/>
            <w:tcBorders>
              <w:top w:val="single" w:sz="4" w:space="0" w:color="000000"/>
              <w:left w:val="nil"/>
              <w:bottom w:val="nil"/>
              <w:right w:val="nil"/>
            </w:tcBorders>
            <w:tcMar>
              <w:top w:w="0" w:type="dxa"/>
              <w:left w:w="0" w:type="dxa"/>
              <w:bottom w:w="0" w:type="dxa"/>
              <w:right w:w="0" w:type="dxa"/>
            </w:tcMar>
            <w:vAlign w:val="center"/>
          </w:tcPr>
          <w:p w14:paraId="000002E0" w14:textId="77777777" w:rsidR="005660EC" w:rsidRPr="00155F65" w:rsidRDefault="00FB0BCD">
            <w:pPr>
              <w:rPr>
                <w:sz w:val="24"/>
                <w:szCs w:val="24"/>
              </w:rPr>
            </w:pPr>
            <w:r w:rsidRPr="00155F65">
              <w:rPr>
                <w:sz w:val="24"/>
                <w:szCs w:val="24"/>
              </w:rPr>
              <w:t>Cisco</w:t>
            </w:r>
          </w:p>
        </w:tc>
        <w:tc>
          <w:tcPr>
            <w:tcW w:w="4032" w:type="dxa"/>
            <w:tcBorders>
              <w:top w:val="single" w:sz="4" w:space="0" w:color="000000"/>
              <w:left w:val="nil"/>
              <w:bottom w:val="nil"/>
              <w:right w:val="nil"/>
            </w:tcBorders>
            <w:tcMar>
              <w:top w:w="0" w:type="dxa"/>
              <w:left w:w="0" w:type="dxa"/>
              <w:bottom w:w="0" w:type="dxa"/>
              <w:right w:w="0" w:type="dxa"/>
            </w:tcMar>
            <w:vAlign w:val="center"/>
          </w:tcPr>
          <w:p w14:paraId="000002E1" w14:textId="77777777" w:rsidR="005660EC" w:rsidRPr="00155F65" w:rsidRDefault="00FB0BCD">
            <w:pPr>
              <w:rPr>
                <w:sz w:val="24"/>
                <w:szCs w:val="24"/>
              </w:rPr>
            </w:pPr>
            <w:r w:rsidRPr="00155F65">
              <w:rPr>
                <w:b/>
                <w:sz w:val="24"/>
                <w:szCs w:val="24"/>
              </w:rPr>
              <w:t xml:space="preserve">   t + pop + </w:t>
            </w:r>
            <w:proofErr w:type="spellStart"/>
            <w:r w:rsidRPr="00155F65">
              <w:rPr>
                <w:b/>
                <w:sz w:val="24"/>
                <w:szCs w:val="24"/>
              </w:rPr>
              <w:t>t:pop</w:t>
            </w:r>
            <w:proofErr w:type="spellEnd"/>
            <w:r w:rsidRPr="00155F65">
              <w:rPr>
                <w:b/>
                <w:sz w:val="24"/>
                <w:szCs w:val="24"/>
              </w:rPr>
              <w:t xml:space="preserve"> + female</w:t>
            </w:r>
          </w:p>
        </w:tc>
        <w:tc>
          <w:tcPr>
            <w:tcW w:w="1584" w:type="dxa"/>
            <w:tcBorders>
              <w:top w:val="single" w:sz="4" w:space="0" w:color="000000"/>
              <w:left w:val="nil"/>
              <w:bottom w:val="nil"/>
              <w:right w:val="nil"/>
            </w:tcBorders>
            <w:tcMar>
              <w:top w:w="0" w:type="dxa"/>
              <w:left w:w="0" w:type="dxa"/>
              <w:bottom w:w="0" w:type="dxa"/>
              <w:right w:w="0" w:type="dxa"/>
            </w:tcMar>
            <w:vAlign w:val="center"/>
          </w:tcPr>
          <w:p w14:paraId="000002E2" w14:textId="77777777" w:rsidR="005660EC" w:rsidRPr="00155F65" w:rsidRDefault="005660EC">
            <w:pPr>
              <w:rPr>
                <w:sz w:val="24"/>
                <w:szCs w:val="24"/>
              </w:rPr>
            </w:pPr>
          </w:p>
        </w:tc>
        <w:tc>
          <w:tcPr>
            <w:tcW w:w="425" w:type="dxa"/>
            <w:tcBorders>
              <w:top w:val="single" w:sz="4" w:space="0" w:color="000000"/>
              <w:left w:val="nil"/>
              <w:bottom w:val="nil"/>
              <w:right w:val="nil"/>
            </w:tcBorders>
            <w:tcMar>
              <w:top w:w="0" w:type="dxa"/>
              <w:left w:w="0" w:type="dxa"/>
              <w:bottom w:w="0" w:type="dxa"/>
              <w:right w:w="0" w:type="dxa"/>
            </w:tcMar>
            <w:vAlign w:val="center"/>
          </w:tcPr>
          <w:p w14:paraId="000002E3" w14:textId="77777777" w:rsidR="005660EC" w:rsidRPr="00155F65" w:rsidRDefault="005660EC">
            <w:pPr>
              <w:jc w:val="center"/>
              <w:rPr>
                <w:sz w:val="24"/>
                <w:szCs w:val="24"/>
              </w:rPr>
            </w:pPr>
          </w:p>
        </w:tc>
        <w:tc>
          <w:tcPr>
            <w:tcW w:w="1192" w:type="dxa"/>
            <w:tcBorders>
              <w:top w:val="single" w:sz="4" w:space="0" w:color="000000"/>
              <w:left w:val="nil"/>
              <w:bottom w:val="nil"/>
              <w:right w:val="nil"/>
            </w:tcBorders>
            <w:tcMar>
              <w:top w:w="0" w:type="dxa"/>
              <w:left w:w="0" w:type="dxa"/>
              <w:bottom w:w="0" w:type="dxa"/>
              <w:right w:w="0" w:type="dxa"/>
            </w:tcMar>
            <w:vAlign w:val="center"/>
          </w:tcPr>
          <w:p w14:paraId="000002E4" w14:textId="77777777" w:rsidR="005660EC" w:rsidRPr="00155F65" w:rsidRDefault="005660EC">
            <w:pPr>
              <w:jc w:val="center"/>
              <w:rPr>
                <w:sz w:val="24"/>
                <w:szCs w:val="24"/>
              </w:rPr>
            </w:pPr>
          </w:p>
        </w:tc>
        <w:tc>
          <w:tcPr>
            <w:tcW w:w="1020" w:type="dxa"/>
            <w:tcBorders>
              <w:top w:val="single" w:sz="4" w:space="0" w:color="000000"/>
              <w:left w:val="nil"/>
              <w:bottom w:val="nil"/>
              <w:right w:val="nil"/>
            </w:tcBorders>
            <w:tcMar>
              <w:top w:w="0" w:type="dxa"/>
              <w:left w:w="0" w:type="dxa"/>
              <w:bottom w:w="0" w:type="dxa"/>
              <w:right w:w="0" w:type="dxa"/>
            </w:tcMar>
            <w:vAlign w:val="center"/>
          </w:tcPr>
          <w:p w14:paraId="000002E5" w14:textId="77777777" w:rsidR="005660EC" w:rsidRPr="00155F65" w:rsidRDefault="005660EC">
            <w:pPr>
              <w:jc w:val="center"/>
              <w:rPr>
                <w:sz w:val="24"/>
                <w:szCs w:val="24"/>
              </w:rPr>
            </w:pPr>
          </w:p>
        </w:tc>
      </w:tr>
      <w:tr w:rsidR="005660EC" w:rsidRPr="00155F65" w14:paraId="182E3570" w14:textId="77777777">
        <w:trPr>
          <w:trHeight w:val="331"/>
          <w:jc w:val="center"/>
        </w:trPr>
        <w:tc>
          <w:tcPr>
            <w:tcW w:w="1180" w:type="dxa"/>
            <w:vMerge/>
            <w:tcBorders>
              <w:top w:val="single" w:sz="4" w:space="0" w:color="000000"/>
              <w:left w:val="nil"/>
              <w:bottom w:val="nil"/>
              <w:right w:val="nil"/>
            </w:tcBorders>
            <w:tcMar>
              <w:top w:w="0" w:type="dxa"/>
              <w:left w:w="0" w:type="dxa"/>
              <w:bottom w:w="0" w:type="dxa"/>
              <w:right w:w="0" w:type="dxa"/>
            </w:tcMar>
          </w:tcPr>
          <w:p w14:paraId="000002E6"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Mar>
              <w:top w:w="0" w:type="dxa"/>
              <w:left w:w="0" w:type="dxa"/>
              <w:bottom w:w="0" w:type="dxa"/>
              <w:right w:w="0" w:type="dxa"/>
            </w:tcMar>
            <w:vAlign w:val="center"/>
          </w:tcPr>
          <w:p w14:paraId="000002E7" w14:textId="77777777" w:rsidR="005660EC" w:rsidRPr="00155F65" w:rsidRDefault="005660EC">
            <w:pPr>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2E8" w14:textId="77777777" w:rsidR="005660EC" w:rsidRPr="00155F65" w:rsidRDefault="00FB0BCD">
            <w:pPr>
              <w:rPr>
                <w:sz w:val="24"/>
                <w:szCs w:val="24"/>
              </w:rPr>
            </w:pPr>
            <w:r w:rsidRPr="00155F65">
              <w:rPr>
                <w:sz w:val="24"/>
                <w:szCs w:val="24"/>
              </w:rPr>
              <w:t xml:space="preserve">   pop + female</w:t>
            </w:r>
          </w:p>
        </w:tc>
        <w:tc>
          <w:tcPr>
            <w:tcW w:w="1584" w:type="dxa"/>
            <w:tcBorders>
              <w:top w:val="nil"/>
              <w:left w:val="nil"/>
              <w:bottom w:val="nil"/>
              <w:right w:val="nil"/>
            </w:tcBorders>
            <w:tcMar>
              <w:top w:w="0" w:type="dxa"/>
              <w:left w:w="0" w:type="dxa"/>
              <w:bottom w:w="0" w:type="dxa"/>
              <w:right w:w="0" w:type="dxa"/>
            </w:tcMar>
            <w:vAlign w:val="center"/>
          </w:tcPr>
          <w:p w14:paraId="000002E9" w14:textId="77777777" w:rsidR="005660EC" w:rsidRPr="00155F65" w:rsidRDefault="00FB0BCD">
            <w:pPr>
              <w:rPr>
                <w:sz w:val="24"/>
                <w:szCs w:val="24"/>
              </w:rPr>
            </w:pPr>
            <w:r w:rsidRPr="00155F65">
              <w:rPr>
                <w:sz w:val="24"/>
                <w:szCs w:val="24"/>
              </w:rPr>
              <w:t>t</w:t>
            </w:r>
          </w:p>
        </w:tc>
        <w:tc>
          <w:tcPr>
            <w:tcW w:w="425" w:type="dxa"/>
            <w:tcBorders>
              <w:top w:val="nil"/>
              <w:left w:val="nil"/>
              <w:bottom w:val="nil"/>
              <w:right w:val="nil"/>
            </w:tcBorders>
            <w:tcMar>
              <w:top w:w="0" w:type="dxa"/>
              <w:left w:w="0" w:type="dxa"/>
              <w:bottom w:w="0" w:type="dxa"/>
              <w:right w:w="0" w:type="dxa"/>
            </w:tcMar>
            <w:vAlign w:val="center"/>
          </w:tcPr>
          <w:p w14:paraId="000002EA"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2EB" w14:textId="77777777" w:rsidR="005660EC" w:rsidRPr="00155F65" w:rsidRDefault="00FB0BCD">
            <w:pPr>
              <w:jc w:val="center"/>
              <w:rPr>
                <w:sz w:val="24"/>
                <w:szCs w:val="24"/>
              </w:rPr>
            </w:pPr>
            <w:r w:rsidRPr="00155F65">
              <w:rPr>
                <w:sz w:val="24"/>
                <w:szCs w:val="24"/>
              </w:rPr>
              <w:t>1,163.87</w:t>
            </w:r>
          </w:p>
        </w:tc>
        <w:tc>
          <w:tcPr>
            <w:tcW w:w="1020" w:type="dxa"/>
            <w:tcBorders>
              <w:top w:val="nil"/>
              <w:left w:val="nil"/>
              <w:bottom w:val="nil"/>
              <w:right w:val="nil"/>
            </w:tcBorders>
            <w:tcMar>
              <w:top w:w="0" w:type="dxa"/>
              <w:left w:w="0" w:type="dxa"/>
              <w:bottom w:w="0" w:type="dxa"/>
              <w:right w:w="0" w:type="dxa"/>
            </w:tcMar>
            <w:vAlign w:val="center"/>
          </w:tcPr>
          <w:p w14:paraId="000002EC" w14:textId="77777777" w:rsidR="005660EC" w:rsidRPr="00155F65" w:rsidRDefault="00FB0BCD">
            <w:pPr>
              <w:jc w:val="center"/>
              <w:rPr>
                <w:sz w:val="24"/>
                <w:szCs w:val="24"/>
              </w:rPr>
            </w:pPr>
            <w:r w:rsidRPr="00155F65">
              <w:rPr>
                <w:sz w:val="24"/>
                <w:szCs w:val="24"/>
              </w:rPr>
              <w:t>&lt; 0.001</w:t>
            </w:r>
          </w:p>
        </w:tc>
      </w:tr>
      <w:tr w:rsidR="005660EC" w:rsidRPr="00155F65" w14:paraId="3FC4CA80"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2ED"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Mar>
              <w:top w:w="0" w:type="dxa"/>
              <w:left w:w="0" w:type="dxa"/>
              <w:bottom w:w="0" w:type="dxa"/>
              <w:right w:w="0" w:type="dxa"/>
            </w:tcMar>
            <w:vAlign w:val="center"/>
          </w:tcPr>
          <w:p w14:paraId="000002EE" w14:textId="77777777" w:rsidR="005660EC" w:rsidRPr="00155F65" w:rsidRDefault="005660EC">
            <w:pPr>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2EF" w14:textId="77777777" w:rsidR="005660EC" w:rsidRPr="00155F65" w:rsidRDefault="00FB0BCD">
            <w:pPr>
              <w:rPr>
                <w:sz w:val="24"/>
                <w:szCs w:val="24"/>
              </w:rPr>
            </w:pPr>
            <w:r w:rsidRPr="00155F65">
              <w:rPr>
                <w:sz w:val="24"/>
                <w:szCs w:val="24"/>
              </w:rPr>
              <w:t xml:space="preserve">   t + female</w:t>
            </w:r>
          </w:p>
        </w:tc>
        <w:tc>
          <w:tcPr>
            <w:tcW w:w="1584" w:type="dxa"/>
            <w:tcBorders>
              <w:top w:val="nil"/>
              <w:left w:val="nil"/>
              <w:bottom w:val="nil"/>
              <w:right w:val="nil"/>
            </w:tcBorders>
            <w:tcMar>
              <w:top w:w="0" w:type="dxa"/>
              <w:left w:w="0" w:type="dxa"/>
              <w:bottom w:w="0" w:type="dxa"/>
              <w:right w:w="0" w:type="dxa"/>
            </w:tcMar>
            <w:vAlign w:val="center"/>
          </w:tcPr>
          <w:p w14:paraId="000002F0" w14:textId="77777777" w:rsidR="005660EC" w:rsidRPr="00155F65" w:rsidRDefault="00FB0BCD">
            <w:pPr>
              <w:rPr>
                <w:sz w:val="24"/>
                <w:szCs w:val="24"/>
              </w:rPr>
            </w:pPr>
            <w:r w:rsidRPr="00155F65">
              <w:rPr>
                <w:sz w:val="24"/>
                <w:szCs w:val="24"/>
              </w:rPr>
              <w:t>pop</w:t>
            </w:r>
          </w:p>
        </w:tc>
        <w:tc>
          <w:tcPr>
            <w:tcW w:w="425" w:type="dxa"/>
            <w:tcBorders>
              <w:top w:val="nil"/>
              <w:left w:val="nil"/>
              <w:bottom w:val="nil"/>
              <w:right w:val="nil"/>
            </w:tcBorders>
            <w:tcMar>
              <w:top w:w="0" w:type="dxa"/>
              <w:left w:w="0" w:type="dxa"/>
              <w:bottom w:w="0" w:type="dxa"/>
              <w:right w:w="0" w:type="dxa"/>
            </w:tcMar>
            <w:vAlign w:val="center"/>
          </w:tcPr>
          <w:p w14:paraId="000002F1"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2F2" w14:textId="77777777" w:rsidR="005660EC" w:rsidRPr="00155F65" w:rsidRDefault="00FB0BCD">
            <w:pPr>
              <w:jc w:val="center"/>
              <w:rPr>
                <w:sz w:val="24"/>
                <w:szCs w:val="24"/>
              </w:rPr>
            </w:pPr>
            <w:r w:rsidRPr="00155F65">
              <w:rPr>
                <w:sz w:val="24"/>
                <w:szCs w:val="24"/>
              </w:rPr>
              <w:t>246.56</w:t>
            </w:r>
          </w:p>
        </w:tc>
        <w:tc>
          <w:tcPr>
            <w:tcW w:w="1020" w:type="dxa"/>
            <w:tcBorders>
              <w:top w:val="nil"/>
              <w:left w:val="nil"/>
              <w:bottom w:val="nil"/>
              <w:right w:val="nil"/>
            </w:tcBorders>
            <w:tcMar>
              <w:top w:w="0" w:type="dxa"/>
              <w:left w:w="0" w:type="dxa"/>
              <w:bottom w:w="0" w:type="dxa"/>
              <w:right w:w="0" w:type="dxa"/>
            </w:tcMar>
            <w:vAlign w:val="center"/>
          </w:tcPr>
          <w:p w14:paraId="000002F3" w14:textId="77777777" w:rsidR="005660EC" w:rsidRPr="00155F65" w:rsidRDefault="00FB0BCD">
            <w:pPr>
              <w:jc w:val="center"/>
              <w:rPr>
                <w:sz w:val="24"/>
                <w:szCs w:val="24"/>
              </w:rPr>
            </w:pPr>
            <w:r w:rsidRPr="00155F65">
              <w:rPr>
                <w:sz w:val="24"/>
                <w:szCs w:val="24"/>
              </w:rPr>
              <w:t>&lt; 0.001</w:t>
            </w:r>
          </w:p>
        </w:tc>
      </w:tr>
      <w:tr w:rsidR="005660EC" w:rsidRPr="00155F65" w14:paraId="7B996EE8"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2F4"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Mar>
              <w:top w:w="0" w:type="dxa"/>
              <w:left w:w="0" w:type="dxa"/>
              <w:bottom w:w="0" w:type="dxa"/>
              <w:right w:w="0" w:type="dxa"/>
            </w:tcMar>
            <w:vAlign w:val="center"/>
          </w:tcPr>
          <w:p w14:paraId="000002F5" w14:textId="77777777" w:rsidR="005660EC" w:rsidRPr="00155F65" w:rsidRDefault="005660EC">
            <w:pPr>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2F6" w14:textId="77777777" w:rsidR="005660EC" w:rsidRPr="00155F65" w:rsidRDefault="00FB0BCD">
            <w:pPr>
              <w:rPr>
                <w:sz w:val="24"/>
                <w:szCs w:val="24"/>
              </w:rPr>
            </w:pPr>
            <w:r w:rsidRPr="00155F65">
              <w:rPr>
                <w:sz w:val="24"/>
                <w:szCs w:val="24"/>
              </w:rPr>
              <w:t xml:space="preserve">   t + pop + female</w:t>
            </w:r>
          </w:p>
        </w:tc>
        <w:tc>
          <w:tcPr>
            <w:tcW w:w="1584" w:type="dxa"/>
            <w:tcBorders>
              <w:top w:val="nil"/>
              <w:left w:val="nil"/>
              <w:bottom w:val="nil"/>
              <w:right w:val="nil"/>
            </w:tcBorders>
            <w:tcMar>
              <w:top w:w="0" w:type="dxa"/>
              <w:left w:w="0" w:type="dxa"/>
              <w:bottom w:w="0" w:type="dxa"/>
              <w:right w:w="0" w:type="dxa"/>
            </w:tcMar>
            <w:vAlign w:val="center"/>
          </w:tcPr>
          <w:p w14:paraId="000002F7" w14:textId="77777777" w:rsidR="005660EC" w:rsidRPr="00155F65" w:rsidRDefault="00FB0BCD">
            <w:pPr>
              <w:rPr>
                <w:sz w:val="24"/>
                <w:szCs w:val="24"/>
              </w:rPr>
            </w:pPr>
            <w:proofErr w:type="spellStart"/>
            <w:r w:rsidRPr="00155F65">
              <w:rPr>
                <w:sz w:val="24"/>
                <w:szCs w:val="24"/>
              </w:rPr>
              <w:t>t:pop</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2F8"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2F9" w14:textId="77777777" w:rsidR="005660EC" w:rsidRPr="00155F65" w:rsidRDefault="00FB0BCD">
            <w:pPr>
              <w:jc w:val="center"/>
              <w:rPr>
                <w:sz w:val="24"/>
                <w:szCs w:val="24"/>
              </w:rPr>
            </w:pPr>
            <w:r w:rsidRPr="00155F65">
              <w:rPr>
                <w:sz w:val="24"/>
                <w:szCs w:val="24"/>
              </w:rPr>
              <w:t>99.25</w:t>
            </w:r>
          </w:p>
        </w:tc>
        <w:tc>
          <w:tcPr>
            <w:tcW w:w="1020" w:type="dxa"/>
            <w:tcBorders>
              <w:top w:val="nil"/>
              <w:left w:val="nil"/>
              <w:bottom w:val="nil"/>
              <w:right w:val="nil"/>
            </w:tcBorders>
            <w:tcMar>
              <w:top w:w="0" w:type="dxa"/>
              <w:left w:w="0" w:type="dxa"/>
              <w:bottom w:w="0" w:type="dxa"/>
              <w:right w:w="0" w:type="dxa"/>
            </w:tcMar>
            <w:vAlign w:val="center"/>
          </w:tcPr>
          <w:p w14:paraId="000002FA" w14:textId="77777777" w:rsidR="005660EC" w:rsidRPr="00155F65" w:rsidRDefault="00FB0BCD">
            <w:pPr>
              <w:jc w:val="center"/>
              <w:rPr>
                <w:sz w:val="24"/>
                <w:szCs w:val="24"/>
              </w:rPr>
            </w:pPr>
            <w:r w:rsidRPr="00155F65">
              <w:rPr>
                <w:sz w:val="24"/>
                <w:szCs w:val="24"/>
              </w:rPr>
              <w:t>&lt; 0.001</w:t>
            </w:r>
          </w:p>
        </w:tc>
      </w:tr>
      <w:tr w:rsidR="005660EC" w:rsidRPr="00155F65" w14:paraId="4840B563"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2FB"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8" w:space="0" w:color="A6A6A6"/>
              <w:right w:val="nil"/>
            </w:tcBorders>
            <w:tcMar>
              <w:top w:w="0" w:type="dxa"/>
              <w:left w:w="0" w:type="dxa"/>
              <w:bottom w:w="0" w:type="dxa"/>
              <w:right w:w="0" w:type="dxa"/>
            </w:tcMar>
            <w:vAlign w:val="center"/>
          </w:tcPr>
          <w:p w14:paraId="000002FC" w14:textId="77777777" w:rsidR="005660EC" w:rsidRPr="00155F65" w:rsidRDefault="005660EC">
            <w:pPr>
              <w:rPr>
                <w:sz w:val="24"/>
                <w:szCs w:val="24"/>
              </w:rPr>
            </w:pPr>
          </w:p>
        </w:tc>
        <w:tc>
          <w:tcPr>
            <w:tcW w:w="4032" w:type="dxa"/>
            <w:tcBorders>
              <w:top w:val="nil"/>
              <w:left w:val="nil"/>
              <w:bottom w:val="single" w:sz="8" w:space="0" w:color="A6A6A6"/>
              <w:right w:val="nil"/>
            </w:tcBorders>
            <w:tcMar>
              <w:top w:w="0" w:type="dxa"/>
              <w:left w:w="0" w:type="dxa"/>
              <w:bottom w:w="0" w:type="dxa"/>
              <w:right w:w="0" w:type="dxa"/>
            </w:tcMar>
            <w:vAlign w:val="center"/>
          </w:tcPr>
          <w:p w14:paraId="000002FD" w14:textId="77777777" w:rsidR="005660EC" w:rsidRPr="00155F65" w:rsidRDefault="00FB0BCD">
            <w:pPr>
              <w:rPr>
                <w:sz w:val="24"/>
                <w:szCs w:val="24"/>
              </w:rPr>
            </w:pPr>
            <w:r w:rsidRPr="00155F65">
              <w:rPr>
                <w:sz w:val="24"/>
                <w:szCs w:val="24"/>
              </w:rPr>
              <w:t xml:space="preserve">   t + pop + </w:t>
            </w:r>
            <w:proofErr w:type="spellStart"/>
            <w:r w:rsidRPr="00155F65">
              <w:rPr>
                <w:sz w:val="24"/>
                <w:szCs w:val="24"/>
              </w:rPr>
              <w:t>t:pop</w:t>
            </w:r>
            <w:proofErr w:type="spellEnd"/>
          </w:p>
        </w:tc>
        <w:tc>
          <w:tcPr>
            <w:tcW w:w="1584" w:type="dxa"/>
            <w:tcBorders>
              <w:top w:val="nil"/>
              <w:left w:val="nil"/>
              <w:bottom w:val="single" w:sz="8" w:space="0" w:color="A6A6A6"/>
              <w:right w:val="nil"/>
            </w:tcBorders>
            <w:tcMar>
              <w:top w:w="0" w:type="dxa"/>
              <w:left w:w="0" w:type="dxa"/>
              <w:bottom w:w="0" w:type="dxa"/>
              <w:right w:w="0" w:type="dxa"/>
            </w:tcMar>
            <w:vAlign w:val="center"/>
          </w:tcPr>
          <w:p w14:paraId="000002FE" w14:textId="77777777" w:rsidR="005660EC" w:rsidRPr="00155F65" w:rsidRDefault="00FB0BCD">
            <w:pPr>
              <w:rPr>
                <w:sz w:val="24"/>
                <w:szCs w:val="24"/>
              </w:rPr>
            </w:pPr>
            <w:r w:rsidRPr="00155F65">
              <w:rPr>
                <w:sz w:val="24"/>
                <w:szCs w:val="24"/>
              </w:rPr>
              <w:t>female</w:t>
            </w:r>
          </w:p>
        </w:tc>
        <w:tc>
          <w:tcPr>
            <w:tcW w:w="425" w:type="dxa"/>
            <w:tcBorders>
              <w:top w:val="nil"/>
              <w:left w:val="nil"/>
              <w:bottom w:val="single" w:sz="8" w:space="0" w:color="A6A6A6"/>
              <w:right w:val="nil"/>
            </w:tcBorders>
            <w:tcMar>
              <w:top w:w="0" w:type="dxa"/>
              <w:left w:w="0" w:type="dxa"/>
              <w:bottom w:w="0" w:type="dxa"/>
              <w:right w:w="0" w:type="dxa"/>
            </w:tcMar>
            <w:vAlign w:val="center"/>
          </w:tcPr>
          <w:p w14:paraId="000002FF"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single" w:sz="8" w:space="0" w:color="A6A6A6"/>
              <w:right w:val="nil"/>
            </w:tcBorders>
            <w:tcMar>
              <w:top w:w="0" w:type="dxa"/>
              <w:left w:w="0" w:type="dxa"/>
              <w:bottom w:w="0" w:type="dxa"/>
              <w:right w:w="0" w:type="dxa"/>
            </w:tcMar>
            <w:vAlign w:val="center"/>
          </w:tcPr>
          <w:p w14:paraId="00000300" w14:textId="77777777" w:rsidR="005660EC" w:rsidRPr="00155F65" w:rsidRDefault="00FB0BCD">
            <w:pPr>
              <w:jc w:val="center"/>
              <w:rPr>
                <w:sz w:val="24"/>
                <w:szCs w:val="24"/>
              </w:rPr>
            </w:pPr>
            <w:r w:rsidRPr="00155F65">
              <w:rPr>
                <w:sz w:val="24"/>
                <w:szCs w:val="24"/>
              </w:rPr>
              <w:t>410.42</w:t>
            </w:r>
          </w:p>
        </w:tc>
        <w:tc>
          <w:tcPr>
            <w:tcW w:w="1020" w:type="dxa"/>
            <w:tcBorders>
              <w:top w:val="nil"/>
              <w:left w:val="nil"/>
              <w:bottom w:val="single" w:sz="8" w:space="0" w:color="A6A6A6"/>
              <w:right w:val="nil"/>
            </w:tcBorders>
            <w:tcMar>
              <w:top w:w="0" w:type="dxa"/>
              <w:left w:w="0" w:type="dxa"/>
              <w:bottom w:w="0" w:type="dxa"/>
              <w:right w:w="0" w:type="dxa"/>
            </w:tcMar>
            <w:vAlign w:val="center"/>
          </w:tcPr>
          <w:p w14:paraId="00000301" w14:textId="77777777" w:rsidR="005660EC" w:rsidRPr="00155F65" w:rsidRDefault="00FB0BCD">
            <w:pPr>
              <w:jc w:val="center"/>
              <w:rPr>
                <w:sz w:val="24"/>
                <w:szCs w:val="24"/>
              </w:rPr>
            </w:pPr>
            <w:r w:rsidRPr="00155F65">
              <w:rPr>
                <w:sz w:val="24"/>
                <w:szCs w:val="24"/>
              </w:rPr>
              <w:t>&lt; 0.001</w:t>
            </w:r>
          </w:p>
        </w:tc>
      </w:tr>
      <w:tr w:rsidR="005660EC" w:rsidRPr="00155F65" w14:paraId="757B8196"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302"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vMerge w:val="restart"/>
            <w:tcBorders>
              <w:top w:val="single" w:sz="8" w:space="0" w:color="A6A6A6"/>
              <w:left w:val="nil"/>
              <w:bottom w:val="nil"/>
              <w:right w:val="nil"/>
            </w:tcBorders>
            <w:tcMar>
              <w:top w:w="0" w:type="dxa"/>
              <w:left w:w="0" w:type="dxa"/>
              <w:bottom w:w="0" w:type="dxa"/>
              <w:right w:w="0" w:type="dxa"/>
            </w:tcMar>
            <w:vAlign w:val="center"/>
          </w:tcPr>
          <w:p w14:paraId="00000303" w14:textId="77777777" w:rsidR="005660EC" w:rsidRPr="00155F65" w:rsidRDefault="00FB0BCD">
            <w:pPr>
              <w:rPr>
                <w:b/>
                <w:sz w:val="24"/>
                <w:szCs w:val="24"/>
              </w:rPr>
            </w:pPr>
            <w:r w:rsidRPr="00155F65">
              <w:rPr>
                <w:sz w:val="24"/>
                <w:szCs w:val="24"/>
              </w:rPr>
              <w:t>Vendace &amp; European Whitefish</w:t>
            </w:r>
          </w:p>
        </w:tc>
        <w:tc>
          <w:tcPr>
            <w:tcW w:w="4032" w:type="dxa"/>
            <w:tcBorders>
              <w:top w:val="single" w:sz="8" w:space="0" w:color="A6A6A6"/>
              <w:left w:val="nil"/>
              <w:bottom w:val="nil"/>
              <w:right w:val="nil"/>
            </w:tcBorders>
            <w:tcMar>
              <w:top w:w="0" w:type="dxa"/>
              <w:left w:w="0" w:type="dxa"/>
              <w:bottom w:w="0" w:type="dxa"/>
              <w:right w:w="0" w:type="dxa"/>
            </w:tcMar>
            <w:vAlign w:val="center"/>
          </w:tcPr>
          <w:p w14:paraId="00000304" w14:textId="77777777" w:rsidR="005660EC" w:rsidRPr="00155F65" w:rsidRDefault="00FB0BCD">
            <w:pPr>
              <w:rPr>
                <w:sz w:val="24"/>
                <w:szCs w:val="24"/>
              </w:rPr>
            </w:pPr>
            <w:r w:rsidRPr="00155F65">
              <w:rPr>
                <w:b/>
                <w:sz w:val="24"/>
                <w:szCs w:val="24"/>
              </w:rPr>
              <w:t xml:space="preserve">   t + </w:t>
            </w:r>
            <w:proofErr w:type="spellStart"/>
            <w:r w:rsidRPr="00155F65">
              <w:rPr>
                <w:b/>
                <w:sz w:val="24"/>
                <w:szCs w:val="24"/>
              </w:rPr>
              <w:t>sp</w:t>
            </w:r>
            <w:proofErr w:type="spellEnd"/>
            <w:r w:rsidRPr="00155F65">
              <w:rPr>
                <w:b/>
                <w:sz w:val="24"/>
                <w:szCs w:val="24"/>
              </w:rPr>
              <w:t xml:space="preserve"> + </w:t>
            </w:r>
            <w:proofErr w:type="spellStart"/>
            <w:r w:rsidRPr="00155F65">
              <w:rPr>
                <w:b/>
                <w:sz w:val="24"/>
                <w:szCs w:val="24"/>
              </w:rPr>
              <w:t>t:sp</w:t>
            </w:r>
            <w:proofErr w:type="spellEnd"/>
            <w:r w:rsidRPr="00155F65">
              <w:rPr>
                <w:b/>
                <w:sz w:val="24"/>
                <w:szCs w:val="24"/>
              </w:rPr>
              <w:t xml:space="preserve"> + female + male</w:t>
            </w:r>
          </w:p>
        </w:tc>
        <w:tc>
          <w:tcPr>
            <w:tcW w:w="1584" w:type="dxa"/>
            <w:tcBorders>
              <w:top w:val="single" w:sz="8" w:space="0" w:color="A6A6A6"/>
              <w:left w:val="nil"/>
              <w:bottom w:val="nil"/>
              <w:right w:val="nil"/>
            </w:tcBorders>
            <w:tcMar>
              <w:top w:w="0" w:type="dxa"/>
              <w:left w:w="0" w:type="dxa"/>
              <w:bottom w:w="0" w:type="dxa"/>
              <w:right w:w="0" w:type="dxa"/>
            </w:tcMar>
            <w:vAlign w:val="center"/>
          </w:tcPr>
          <w:p w14:paraId="00000305" w14:textId="77777777" w:rsidR="005660EC" w:rsidRPr="00155F65" w:rsidRDefault="005660EC">
            <w:pPr>
              <w:rPr>
                <w:sz w:val="24"/>
                <w:szCs w:val="24"/>
              </w:rPr>
            </w:pPr>
          </w:p>
        </w:tc>
        <w:tc>
          <w:tcPr>
            <w:tcW w:w="425" w:type="dxa"/>
            <w:tcBorders>
              <w:top w:val="single" w:sz="8" w:space="0" w:color="A6A6A6"/>
              <w:left w:val="nil"/>
              <w:bottom w:val="nil"/>
              <w:right w:val="nil"/>
            </w:tcBorders>
            <w:tcMar>
              <w:top w:w="0" w:type="dxa"/>
              <w:left w:w="0" w:type="dxa"/>
              <w:bottom w:w="0" w:type="dxa"/>
              <w:right w:w="0" w:type="dxa"/>
            </w:tcMar>
            <w:vAlign w:val="center"/>
          </w:tcPr>
          <w:p w14:paraId="00000306" w14:textId="77777777" w:rsidR="005660EC" w:rsidRPr="00155F65" w:rsidRDefault="005660EC">
            <w:pPr>
              <w:jc w:val="center"/>
              <w:rPr>
                <w:sz w:val="24"/>
                <w:szCs w:val="24"/>
              </w:rPr>
            </w:pPr>
          </w:p>
        </w:tc>
        <w:tc>
          <w:tcPr>
            <w:tcW w:w="1192" w:type="dxa"/>
            <w:tcBorders>
              <w:top w:val="single" w:sz="8" w:space="0" w:color="A6A6A6"/>
              <w:left w:val="nil"/>
              <w:bottom w:val="nil"/>
              <w:right w:val="nil"/>
            </w:tcBorders>
            <w:tcMar>
              <w:top w:w="0" w:type="dxa"/>
              <w:left w:w="0" w:type="dxa"/>
              <w:bottom w:w="0" w:type="dxa"/>
              <w:right w:w="0" w:type="dxa"/>
            </w:tcMar>
            <w:vAlign w:val="center"/>
          </w:tcPr>
          <w:p w14:paraId="00000307" w14:textId="77777777" w:rsidR="005660EC" w:rsidRPr="00155F65" w:rsidRDefault="005660EC">
            <w:pPr>
              <w:jc w:val="center"/>
              <w:rPr>
                <w:sz w:val="24"/>
                <w:szCs w:val="24"/>
              </w:rPr>
            </w:pPr>
          </w:p>
        </w:tc>
        <w:tc>
          <w:tcPr>
            <w:tcW w:w="1020" w:type="dxa"/>
            <w:tcBorders>
              <w:top w:val="single" w:sz="8" w:space="0" w:color="A6A6A6"/>
              <w:left w:val="nil"/>
              <w:bottom w:val="nil"/>
              <w:right w:val="nil"/>
            </w:tcBorders>
            <w:tcMar>
              <w:top w:w="0" w:type="dxa"/>
              <w:left w:w="0" w:type="dxa"/>
              <w:bottom w:w="0" w:type="dxa"/>
              <w:right w:w="0" w:type="dxa"/>
            </w:tcMar>
            <w:vAlign w:val="center"/>
          </w:tcPr>
          <w:p w14:paraId="00000308" w14:textId="77777777" w:rsidR="005660EC" w:rsidRPr="00155F65" w:rsidRDefault="005660EC">
            <w:pPr>
              <w:jc w:val="center"/>
              <w:rPr>
                <w:sz w:val="24"/>
                <w:szCs w:val="24"/>
              </w:rPr>
            </w:pPr>
          </w:p>
        </w:tc>
      </w:tr>
      <w:tr w:rsidR="005660EC" w:rsidRPr="00155F65" w14:paraId="1E27438B"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309"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vMerge/>
            <w:tcBorders>
              <w:top w:val="single" w:sz="8" w:space="0" w:color="A6A6A6"/>
              <w:left w:val="nil"/>
              <w:bottom w:val="nil"/>
              <w:right w:val="nil"/>
            </w:tcBorders>
            <w:tcMar>
              <w:top w:w="0" w:type="dxa"/>
              <w:left w:w="0" w:type="dxa"/>
              <w:bottom w:w="0" w:type="dxa"/>
              <w:right w:w="0" w:type="dxa"/>
            </w:tcMar>
            <w:vAlign w:val="center"/>
          </w:tcPr>
          <w:p w14:paraId="0000030A"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30B" w14:textId="77777777" w:rsidR="005660EC" w:rsidRPr="00155F65" w:rsidRDefault="00FB0BCD">
            <w:pPr>
              <w:rPr>
                <w:sz w:val="24"/>
                <w:szCs w:val="24"/>
              </w:rPr>
            </w:pPr>
            <w:r w:rsidRPr="00155F65">
              <w:rPr>
                <w:sz w:val="24"/>
                <w:szCs w:val="24"/>
              </w:rPr>
              <w:t xml:space="preserve">   </w:t>
            </w:r>
            <w:proofErr w:type="spellStart"/>
            <w:r w:rsidRPr="00155F65">
              <w:rPr>
                <w:sz w:val="24"/>
                <w:szCs w:val="24"/>
              </w:rPr>
              <w:t>sp</w:t>
            </w:r>
            <w:proofErr w:type="spellEnd"/>
            <w:r w:rsidRPr="00155F65">
              <w:rPr>
                <w:sz w:val="24"/>
                <w:szCs w:val="24"/>
              </w:rPr>
              <w:t xml:space="preserve"> + family + female</w:t>
            </w:r>
          </w:p>
        </w:tc>
        <w:tc>
          <w:tcPr>
            <w:tcW w:w="1584" w:type="dxa"/>
            <w:tcBorders>
              <w:top w:val="nil"/>
              <w:left w:val="nil"/>
              <w:bottom w:val="nil"/>
              <w:right w:val="nil"/>
            </w:tcBorders>
            <w:tcMar>
              <w:top w:w="0" w:type="dxa"/>
              <w:left w:w="0" w:type="dxa"/>
              <w:bottom w:w="0" w:type="dxa"/>
              <w:right w:w="0" w:type="dxa"/>
            </w:tcMar>
            <w:vAlign w:val="center"/>
          </w:tcPr>
          <w:p w14:paraId="0000030C" w14:textId="77777777" w:rsidR="005660EC" w:rsidRPr="00155F65" w:rsidRDefault="00FB0BCD">
            <w:pPr>
              <w:rPr>
                <w:sz w:val="24"/>
                <w:szCs w:val="24"/>
              </w:rPr>
            </w:pPr>
            <w:r w:rsidRPr="00155F65">
              <w:rPr>
                <w:sz w:val="24"/>
                <w:szCs w:val="24"/>
              </w:rPr>
              <w:t>t</w:t>
            </w:r>
          </w:p>
        </w:tc>
        <w:tc>
          <w:tcPr>
            <w:tcW w:w="425" w:type="dxa"/>
            <w:tcBorders>
              <w:top w:val="nil"/>
              <w:left w:val="nil"/>
              <w:bottom w:val="nil"/>
              <w:right w:val="nil"/>
            </w:tcBorders>
            <w:tcMar>
              <w:top w:w="0" w:type="dxa"/>
              <w:left w:w="0" w:type="dxa"/>
              <w:bottom w:w="0" w:type="dxa"/>
              <w:right w:w="0" w:type="dxa"/>
            </w:tcMar>
            <w:vAlign w:val="center"/>
          </w:tcPr>
          <w:p w14:paraId="0000030D"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30E" w14:textId="77777777" w:rsidR="005660EC" w:rsidRPr="00155F65" w:rsidRDefault="00FB0BCD">
            <w:pPr>
              <w:jc w:val="center"/>
              <w:rPr>
                <w:sz w:val="24"/>
                <w:szCs w:val="24"/>
              </w:rPr>
            </w:pPr>
            <w:r w:rsidRPr="00155F65">
              <w:rPr>
                <w:sz w:val="24"/>
                <w:szCs w:val="24"/>
              </w:rPr>
              <w:t>980.02</w:t>
            </w:r>
          </w:p>
        </w:tc>
        <w:tc>
          <w:tcPr>
            <w:tcW w:w="1020" w:type="dxa"/>
            <w:tcBorders>
              <w:top w:val="nil"/>
              <w:left w:val="nil"/>
              <w:bottom w:val="nil"/>
              <w:right w:val="nil"/>
            </w:tcBorders>
            <w:tcMar>
              <w:top w:w="0" w:type="dxa"/>
              <w:left w:w="0" w:type="dxa"/>
              <w:bottom w:w="0" w:type="dxa"/>
              <w:right w:w="0" w:type="dxa"/>
            </w:tcMar>
            <w:vAlign w:val="center"/>
          </w:tcPr>
          <w:p w14:paraId="0000030F" w14:textId="77777777" w:rsidR="005660EC" w:rsidRPr="00155F65" w:rsidRDefault="00FB0BCD">
            <w:pPr>
              <w:jc w:val="center"/>
              <w:rPr>
                <w:sz w:val="24"/>
                <w:szCs w:val="24"/>
              </w:rPr>
            </w:pPr>
            <w:r w:rsidRPr="00155F65">
              <w:rPr>
                <w:sz w:val="24"/>
                <w:szCs w:val="24"/>
              </w:rPr>
              <w:t>&lt; 0.001</w:t>
            </w:r>
          </w:p>
        </w:tc>
      </w:tr>
      <w:tr w:rsidR="005660EC" w:rsidRPr="00155F65" w14:paraId="6356DC46"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310"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vMerge/>
            <w:tcBorders>
              <w:top w:val="single" w:sz="8" w:space="0" w:color="A6A6A6"/>
              <w:left w:val="nil"/>
              <w:bottom w:val="nil"/>
              <w:right w:val="nil"/>
            </w:tcBorders>
            <w:tcMar>
              <w:top w:w="0" w:type="dxa"/>
              <w:left w:w="0" w:type="dxa"/>
              <w:bottom w:w="0" w:type="dxa"/>
              <w:right w:w="0" w:type="dxa"/>
            </w:tcMar>
            <w:vAlign w:val="center"/>
          </w:tcPr>
          <w:p w14:paraId="00000311"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312" w14:textId="77777777" w:rsidR="005660EC" w:rsidRPr="00155F65" w:rsidRDefault="00FB0BCD">
            <w:pPr>
              <w:rPr>
                <w:sz w:val="24"/>
                <w:szCs w:val="24"/>
              </w:rPr>
            </w:pPr>
            <w:r w:rsidRPr="00155F65">
              <w:rPr>
                <w:sz w:val="24"/>
                <w:szCs w:val="24"/>
              </w:rPr>
              <w:t xml:space="preserve">   t + family + female</w:t>
            </w:r>
          </w:p>
        </w:tc>
        <w:tc>
          <w:tcPr>
            <w:tcW w:w="1584" w:type="dxa"/>
            <w:tcBorders>
              <w:top w:val="nil"/>
              <w:left w:val="nil"/>
              <w:bottom w:val="nil"/>
              <w:right w:val="nil"/>
            </w:tcBorders>
            <w:tcMar>
              <w:top w:w="0" w:type="dxa"/>
              <w:left w:w="0" w:type="dxa"/>
              <w:bottom w:w="0" w:type="dxa"/>
              <w:right w:w="0" w:type="dxa"/>
            </w:tcMar>
            <w:vAlign w:val="center"/>
          </w:tcPr>
          <w:p w14:paraId="00000313" w14:textId="77777777" w:rsidR="005660EC" w:rsidRPr="00155F65" w:rsidRDefault="00FB0BCD">
            <w:pPr>
              <w:rPr>
                <w:sz w:val="24"/>
                <w:szCs w:val="24"/>
              </w:rPr>
            </w:pPr>
            <w:proofErr w:type="spellStart"/>
            <w:r w:rsidRPr="00155F65">
              <w:rPr>
                <w:sz w:val="24"/>
                <w:szCs w:val="24"/>
              </w:rPr>
              <w:t>sp</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314"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315" w14:textId="77777777" w:rsidR="005660EC" w:rsidRPr="00155F65" w:rsidRDefault="00FB0BCD">
            <w:pPr>
              <w:jc w:val="center"/>
              <w:rPr>
                <w:sz w:val="24"/>
                <w:szCs w:val="24"/>
              </w:rPr>
            </w:pPr>
            <w:r w:rsidRPr="00155F65">
              <w:rPr>
                <w:sz w:val="24"/>
                <w:szCs w:val="24"/>
              </w:rPr>
              <w:t>805.34</w:t>
            </w:r>
          </w:p>
        </w:tc>
        <w:tc>
          <w:tcPr>
            <w:tcW w:w="1020" w:type="dxa"/>
            <w:tcBorders>
              <w:top w:val="nil"/>
              <w:left w:val="nil"/>
              <w:bottom w:val="nil"/>
              <w:right w:val="nil"/>
            </w:tcBorders>
            <w:tcMar>
              <w:top w:w="0" w:type="dxa"/>
              <w:left w:w="0" w:type="dxa"/>
              <w:bottom w:w="0" w:type="dxa"/>
              <w:right w:w="0" w:type="dxa"/>
            </w:tcMar>
            <w:vAlign w:val="center"/>
          </w:tcPr>
          <w:p w14:paraId="00000316" w14:textId="77777777" w:rsidR="005660EC" w:rsidRPr="00155F65" w:rsidRDefault="00FB0BCD">
            <w:pPr>
              <w:jc w:val="center"/>
              <w:rPr>
                <w:sz w:val="24"/>
                <w:szCs w:val="24"/>
              </w:rPr>
            </w:pPr>
            <w:r w:rsidRPr="00155F65">
              <w:rPr>
                <w:sz w:val="24"/>
                <w:szCs w:val="24"/>
              </w:rPr>
              <w:t>&lt; 0.001</w:t>
            </w:r>
          </w:p>
        </w:tc>
      </w:tr>
      <w:tr w:rsidR="005660EC" w:rsidRPr="00155F65" w14:paraId="164D4CCA"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317"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Mar>
              <w:top w:w="0" w:type="dxa"/>
              <w:left w:w="0" w:type="dxa"/>
              <w:bottom w:w="0" w:type="dxa"/>
              <w:right w:w="0" w:type="dxa"/>
            </w:tcMar>
            <w:vAlign w:val="center"/>
          </w:tcPr>
          <w:p w14:paraId="00000318" w14:textId="77777777" w:rsidR="005660EC" w:rsidRPr="00155F65" w:rsidRDefault="005660EC">
            <w:pPr>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319"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sp</w:t>
            </w:r>
            <w:proofErr w:type="spellEnd"/>
            <w:r w:rsidRPr="00155F65">
              <w:rPr>
                <w:sz w:val="24"/>
                <w:szCs w:val="24"/>
              </w:rPr>
              <w:t xml:space="preserve"> + family + female</w:t>
            </w:r>
          </w:p>
        </w:tc>
        <w:tc>
          <w:tcPr>
            <w:tcW w:w="1584" w:type="dxa"/>
            <w:tcBorders>
              <w:top w:val="nil"/>
              <w:left w:val="nil"/>
              <w:bottom w:val="nil"/>
              <w:right w:val="nil"/>
            </w:tcBorders>
            <w:tcMar>
              <w:top w:w="0" w:type="dxa"/>
              <w:left w:w="0" w:type="dxa"/>
              <w:bottom w:w="0" w:type="dxa"/>
              <w:right w:w="0" w:type="dxa"/>
            </w:tcMar>
            <w:vAlign w:val="center"/>
          </w:tcPr>
          <w:p w14:paraId="0000031A" w14:textId="77777777" w:rsidR="005660EC" w:rsidRPr="00155F65" w:rsidRDefault="00FB0BCD">
            <w:pPr>
              <w:rPr>
                <w:sz w:val="24"/>
                <w:szCs w:val="24"/>
              </w:rPr>
            </w:pPr>
            <w:proofErr w:type="spellStart"/>
            <w:r w:rsidRPr="00155F65">
              <w:rPr>
                <w:sz w:val="24"/>
                <w:szCs w:val="24"/>
              </w:rPr>
              <w:t>t:sp</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31B"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31C" w14:textId="77777777" w:rsidR="005660EC" w:rsidRPr="00155F65" w:rsidRDefault="00FB0BCD">
            <w:pPr>
              <w:jc w:val="center"/>
              <w:rPr>
                <w:sz w:val="24"/>
                <w:szCs w:val="24"/>
              </w:rPr>
            </w:pPr>
            <w:r w:rsidRPr="00155F65">
              <w:rPr>
                <w:sz w:val="24"/>
                <w:szCs w:val="24"/>
              </w:rPr>
              <w:t>107.58</w:t>
            </w:r>
          </w:p>
        </w:tc>
        <w:tc>
          <w:tcPr>
            <w:tcW w:w="1020" w:type="dxa"/>
            <w:tcBorders>
              <w:top w:val="nil"/>
              <w:left w:val="nil"/>
              <w:bottom w:val="nil"/>
              <w:right w:val="nil"/>
            </w:tcBorders>
            <w:tcMar>
              <w:top w:w="0" w:type="dxa"/>
              <w:left w:w="0" w:type="dxa"/>
              <w:bottom w:w="0" w:type="dxa"/>
              <w:right w:w="0" w:type="dxa"/>
            </w:tcMar>
            <w:vAlign w:val="center"/>
          </w:tcPr>
          <w:p w14:paraId="0000031D" w14:textId="77777777" w:rsidR="005660EC" w:rsidRPr="00155F65" w:rsidRDefault="00FB0BCD">
            <w:pPr>
              <w:jc w:val="center"/>
              <w:rPr>
                <w:sz w:val="24"/>
                <w:szCs w:val="24"/>
              </w:rPr>
            </w:pPr>
            <w:r w:rsidRPr="00155F65">
              <w:rPr>
                <w:sz w:val="24"/>
                <w:szCs w:val="24"/>
              </w:rPr>
              <w:t>&lt; 0.001</w:t>
            </w:r>
          </w:p>
        </w:tc>
      </w:tr>
      <w:tr w:rsidR="005660EC" w:rsidRPr="00155F65" w14:paraId="2E878F51"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31E"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Mar>
              <w:top w:w="0" w:type="dxa"/>
              <w:left w:w="0" w:type="dxa"/>
              <w:bottom w:w="0" w:type="dxa"/>
              <w:right w:w="0" w:type="dxa"/>
            </w:tcMar>
            <w:vAlign w:val="center"/>
          </w:tcPr>
          <w:p w14:paraId="0000031F" w14:textId="77777777" w:rsidR="005660EC" w:rsidRPr="00155F65" w:rsidRDefault="005660EC">
            <w:pPr>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320"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t:sp</w:t>
            </w:r>
            <w:proofErr w:type="spellEnd"/>
            <w:r w:rsidRPr="00155F65">
              <w:rPr>
                <w:sz w:val="24"/>
                <w:szCs w:val="24"/>
              </w:rPr>
              <w:t xml:space="preserve"> + female</w:t>
            </w:r>
          </w:p>
        </w:tc>
        <w:tc>
          <w:tcPr>
            <w:tcW w:w="1584" w:type="dxa"/>
            <w:tcBorders>
              <w:top w:val="nil"/>
              <w:left w:val="nil"/>
              <w:bottom w:val="nil"/>
              <w:right w:val="nil"/>
            </w:tcBorders>
            <w:tcMar>
              <w:top w:w="0" w:type="dxa"/>
              <w:left w:w="0" w:type="dxa"/>
              <w:bottom w:w="0" w:type="dxa"/>
              <w:right w:w="0" w:type="dxa"/>
            </w:tcMar>
            <w:vAlign w:val="center"/>
          </w:tcPr>
          <w:p w14:paraId="00000321" w14:textId="77777777" w:rsidR="005660EC" w:rsidRPr="00155F65" w:rsidRDefault="00FB0BCD">
            <w:pPr>
              <w:rPr>
                <w:sz w:val="24"/>
                <w:szCs w:val="24"/>
              </w:rPr>
            </w:pPr>
            <w:r w:rsidRPr="00155F65">
              <w:rPr>
                <w:sz w:val="24"/>
                <w:szCs w:val="24"/>
              </w:rPr>
              <w:t>family</w:t>
            </w:r>
          </w:p>
        </w:tc>
        <w:tc>
          <w:tcPr>
            <w:tcW w:w="425" w:type="dxa"/>
            <w:tcBorders>
              <w:top w:val="nil"/>
              <w:left w:val="nil"/>
              <w:bottom w:val="nil"/>
              <w:right w:val="nil"/>
            </w:tcBorders>
            <w:tcMar>
              <w:top w:w="0" w:type="dxa"/>
              <w:left w:w="0" w:type="dxa"/>
              <w:bottom w:w="0" w:type="dxa"/>
              <w:right w:w="0" w:type="dxa"/>
            </w:tcMar>
            <w:vAlign w:val="center"/>
          </w:tcPr>
          <w:p w14:paraId="00000322"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323" w14:textId="77777777" w:rsidR="005660EC" w:rsidRPr="00155F65" w:rsidRDefault="00FB0BCD">
            <w:pPr>
              <w:jc w:val="center"/>
              <w:rPr>
                <w:sz w:val="24"/>
                <w:szCs w:val="24"/>
              </w:rPr>
            </w:pPr>
            <w:r w:rsidRPr="00155F65">
              <w:rPr>
                <w:sz w:val="24"/>
                <w:szCs w:val="24"/>
              </w:rPr>
              <w:t>33.33</w:t>
            </w:r>
          </w:p>
        </w:tc>
        <w:tc>
          <w:tcPr>
            <w:tcW w:w="1020" w:type="dxa"/>
            <w:tcBorders>
              <w:top w:val="nil"/>
              <w:left w:val="nil"/>
              <w:bottom w:val="nil"/>
              <w:right w:val="nil"/>
            </w:tcBorders>
            <w:tcMar>
              <w:top w:w="0" w:type="dxa"/>
              <w:left w:w="0" w:type="dxa"/>
              <w:bottom w:w="0" w:type="dxa"/>
              <w:right w:w="0" w:type="dxa"/>
            </w:tcMar>
            <w:vAlign w:val="center"/>
          </w:tcPr>
          <w:p w14:paraId="00000324" w14:textId="77777777" w:rsidR="005660EC" w:rsidRPr="00155F65" w:rsidRDefault="00FB0BCD">
            <w:pPr>
              <w:jc w:val="center"/>
              <w:rPr>
                <w:sz w:val="24"/>
                <w:szCs w:val="24"/>
              </w:rPr>
            </w:pPr>
            <w:r w:rsidRPr="00155F65">
              <w:rPr>
                <w:sz w:val="24"/>
                <w:szCs w:val="24"/>
              </w:rPr>
              <w:t>&lt; 0.001</w:t>
            </w:r>
          </w:p>
        </w:tc>
      </w:tr>
      <w:tr w:rsidR="005660EC" w:rsidRPr="00155F65" w14:paraId="2191D72A" w14:textId="77777777">
        <w:trPr>
          <w:trHeight w:val="331"/>
          <w:jc w:val="center"/>
        </w:trPr>
        <w:tc>
          <w:tcPr>
            <w:tcW w:w="1180" w:type="dxa"/>
            <w:tcBorders>
              <w:top w:val="nil"/>
              <w:left w:val="nil"/>
              <w:bottom w:val="single" w:sz="12" w:space="0" w:color="000000"/>
              <w:right w:val="nil"/>
            </w:tcBorders>
            <w:tcMar>
              <w:top w:w="0" w:type="dxa"/>
              <w:left w:w="0" w:type="dxa"/>
              <w:bottom w:w="0" w:type="dxa"/>
              <w:right w:w="0" w:type="dxa"/>
            </w:tcMar>
          </w:tcPr>
          <w:p w14:paraId="00000325"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12" w:space="0" w:color="000000"/>
              <w:right w:val="nil"/>
            </w:tcBorders>
            <w:tcMar>
              <w:top w:w="0" w:type="dxa"/>
              <w:left w:w="0" w:type="dxa"/>
              <w:bottom w:w="0" w:type="dxa"/>
              <w:right w:w="0" w:type="dxa"/>
            </w:tcMar>
            <w:vAlign w:val="center"/>
          </w:tcPr>
          <w:p w14:paraId="00000326" w14:textId="77777777" w:rsidR="005660EC" w:rsidRPr="00155F65" w:rsidRDefault="005660EC">
            <w:pPr>
              <w:rPr>
                <w:sz w:val="24"/>
                <w:szCs w:val="24"/>
              </w:rPr>
            </w:pPr>
          </w:p>
        </w:tc>
        <w:tc>
          <w:tcPr>
            <w:tcW w:w="4032" w:type="dxa"/>
            <w:tcBorders>
              <w:top w:val="nil"/>
              <w:left w:val="nil"/>
              <w:bottom w:val="single" w:sz="12" w:space="0" w:color="000000"/>
              <w:right w:val="nil"/>
            </w:tcBorders>
            <w:tcMar>
              <w:top w:w="0" w:type="dxa"/>
              <w:left w:w="0" w:type="dxa"/>
              <w:bottom w:w="0" w:type="dxa"/>
              <w:right w:w="0" w:type="dxa"/>
            </w:tcMar>
            <w:vAlign w:val="center"/>
          </w:tcPr>
          <w:p w14:paraId="00000327"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t:sp</w:t>
            </w:r>
            <w:proofErr w:type="spellEnd"/>
            <w:r w:rsidRPr="00155F65">
              <w:rPr>
                <w:sz w:val="24"/>
                <w:szCs w:val="24"/>
              </w:rPr>
              <w:t xml:space="preserve"> + family</w:t>
            </w:r>
          </w:p>
        </w:tc>
        <w:tc>
          <w:tcPr>
            <w:tcW w:w="1584" w:type="dxa"/>
            <w:tcBorders>
              <w:top w:val="nil"/>
              <w:left w:val="nil"/>
              <w:bottom w:val="single" w:sz="12" w:space="0" w:color="000000"/>
              <w:right w:val="nil"/>
            </w:tcBorders>
            <w:tcMar>
              <w:top w:w="0" w:type="dxa"/>
              <w:left w:w="0" w:type="dxa"/>
              <w:bottom w:w="0" w:type="dxa"/>
              <w:right w:w="0" w:type="dxa"/>
            </w:tcMar>
            <w:vAlign w:val="center"/>
          </w:tcPr>
          <w:p w14:paraId="00000328" w14:textId="77777777" w:rsidR="005660EC" w:rsidRPr="00155F65" w:rsidRDefault="00FB0BCD">
            <w:pPr>
              <w:rPr>
                <w:sz w:val="24"/>
                <w:szCs w:val="24"/>
              </w:rPr>
            </w:pPr>
            <w:r w:rsidRPr="00155F65">
              <w:rPr>
                <w:sz w:val="24"/>
                <w:szCs w:val="24"/>
              </w:rPr>
              <w:t>female</w:t>
            </w:r>
          </w:p>
        </w:tc>
        <w:tc>
          <w:tcPr>
            <w:tcW w:w="425" w:type="dxa"/>
            <w:tcBorders>
              <w:top w:val="nil"/>
              <w:left w:val="nil"/>
              <w:bottom w:val="single" w:sz="12" w:space="0" w:color="000000"/>
              <w:right w:val="nil"/>
            </w:tcBorders>
            <w:tcMar>
              <w:top w:w="0" w:type="dxa"/>
              <w:left w:w="0" w:type="dxa"/>
              <w:bottom w:w="0" w:type="dxa"/>
              <w:right w:w="0" w:type="dxa"/>
            </w:tcMar>
            <w:vAlign w:val="center"/>
          </w:tcPr>
          <w:p w14:paraId="00000329"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single" w:sz="12" w:space="0" w:color="000000"/>
              <w:right w:val="nil"/>
            </w:tcBorders>
            <w:tcMar>
              <w:top w:w="0" w:type="dxa"/>
              <w:left w:w="0" w:type="dxa"/>
              <w:bottom w:w="0" w:type="dxa"/>
              <w:right w:w="0" w:type="dxa"/>
            </w:tcMar>
            <w:vAlign w:val="center"/>
          </w:tcPr>
          <w:p w14:paraId="0000032A" w14:textId="77777777" w:rsidR="005660EC" w:rsidRPr="00155F65" w:rsidRDefault="00FB0BCD">
            <w:pPr>
              <w:jc w:val="center"/>
              <w:rPr>
                <w:sz w:val="24"/>
                <w:szCs w:val="24"/>
              </w:rPr>
            </w:pPr>
            <w:r w:rsidRPr="00155F65">
              <w:rPr>
                <w:sz w:val="24"/>
                <w:szCs w:val="24"/>
              </w:rPr>
              <w:t>6.96</w:t>
            </w:r>
          </w:p>
        </w:tc>
        <w:tc>
          <w:tcPr>
            <w:tcW w:w="1020" w:type="dxa"/>
            <w:tcBorders>
              <w:top w:val="nil"/>
              <w:left w:val="nil"/>
              <w:bottom w:val="single" w:sz="12" w:space="0" w:color="000000"/>
              <w:right w:val="nil"/>
            </w:tcBorders>
            <w:tcMar>
              <w:top w:w="0" w:type="dxa"/>
              <w:left w:w="0" w:type="dxa"/>
              <w:bottom w:w="0" w:type="dxa"/>
              <w:right w:w="0" w:type="dxa"/>
            </w:tcMar>
            <w:vAlign w:val="center"/>
          </w:tcPr>
          <w:p w14:paraId="0000032B" w14:textId="77777777" w:rsidR="005660EC" w:rsidRPr="00155F65" w:rsidRDefault="00FB0BCD">
            <w:pPr>
              <w:jc w:val="center"/>
              <w:rPr>
                <w:sz w:val="24"/>
                <w:szCs w:val="24"/>
              </w:rPr>
            </w:pPr>
            <w:r w:rsidRPr="00155F65">
              <w:rPr>
                <w:sz w:val="24"/>
                <w:szCs w:val="24"/>
              </w:rPr>
              <w:t>0.008</w:t>
            </w:r>
          </w:p>
        </w:tc>
      </w:tr>
    </w:tbl>
    <w:p w14:paraId="0000032C" w14:textId="77777777" w:rsidR="005660EC" w:rsidRPr="00155F65" w:rsidRDefault="005660EC"/>
    <w:p w14:paraId="0000032D" w14:textId="77777777" w:rsidR="005660EC" w:rsidRPr="00155F65" w:rsidRDefault="00FB0BCD">
      <w:pPr>
        <w:sectPr w:rsidR="005660EC" w:rsidRPr="00155F65">
          <w:pgSz w:w="12240" w:h="15840"/>
          <w:pgMar w:top="342" w:right="720" w:bottom="369" w:left="720" w:header="720" w:footer="720" w:gutter="0"/>
          <w:cols w:space="720"/>
        </w:sectPr>
      </w:pPr>
      <w:r w:rsidRPr="00155F65">
        <w:br w:type="page"/>
      </w:r>
    </w:p>
    <w:p w14:paraId="0000032E" w14:textId="77777777" w:rsidR="005660EC" w:rsidRPr="00155F65" w:rsidRDefault="00FB0BCD">
      <w:r w:rsidRPr="00155F65">
        <w:lastRenderedPageBreak/>
        <w:t>Table 6. Phenotypic variation component correlation directions from increasing incubation temperature for embryo survival (%), incubation period (number of days post-fertilization; DPF), incubation period (accumulated degree-days; ADD), length-at-hatch (mm), and yolk-sac volume (mm</w:t>
      </w:r>
      <w:r w:rsidRPr="00155F65">
        <w:rPr>
          <w:vertAlign w:val="superscript"/>
        </w:rPr>
        <w:t>3</w:t>
      </w:r>
      <w:r w:rsidRPr="00155F65">
        <w:t>) from Lake Southern Konnevesi vendace (LK-Vendace (</w:t>
      </w:r>
      <w:r w:rsidRPr="00155F65">
        <w:rPr>
          <w:i/>
        </w:rPr>
        <w:t>Coregonus albula</w:t>
      </w:r>
      <w:r w:rsidRPr="00155F65">
        <w:t>)), Lake Superior cisco (LS-Cisco (</w:t>
      </w:r>
      <w:r w:rsidRPr="00155F65">
        <w:rPr>
          <w:i/>
        </w:rPr>
        <w:t>C. artedi</w:t>
      </w:r>
      <w:r w:rsidRPr="00155F65">
        <w:t>)), and Lake Ontario cisco (LO-Cisco). - indicates a negative correlation, + indicates a positive correlation, and 0 indicates no correlation.</w:t>
      </w:r>
    </w:p>
    <w:p w14:paraId="0000032F" w14:textId="77777777" w:rsidR="005660EC" w:rsidRPr="00155F65" w:rsidRDefault="005660EC"/>
    <w:p w14:paraId="00000330" w14:textId="77777777" w:rsidR="005660EC" w:rsidRPr="00155F65" w:rsidRDefault="005660EC"/>
    <w:tbl>
      <w:tblPr>
        <w:tblStyle w:val="afffb"/>
        <w:tblW w:w="7270" w:type="dxa"/>
        <w:jc w:val="center"/>
        <w:tblBorders>
          <w:top w:val="nil"/>
          <w:left w:val="nil"/>
          <w:bottom w:val="nil"/>
          <w:right w:val="nil"/>
          <w:insideH w:val="nil"/>
          <w:insideV w:val="nil"/>
        </w:tblBorders>
        <w:tblLayout w:type="fixed"/>
        <w:tblLook w:val="0600" w:firstRow="0" w:lastRow="0" w:firstColumn="0" w:lastColumn="0" w:noHBand="1" w:noVBand="1"/>
      </w:tblPr>
      <w:tblGrid>
        <w:gridCol w:w="1180"/>
        <w:gridCol w:w="1485"/>
        <w:gridCol w:w="1110"/>
        <w:gridCol w:w="1080"/>
        <w:gridCol w:w="1275"/>
        <w:gridCol w:w="1140"/>
      </w:tblGrid>
      <w:tr w:rsidR="005660EC" w:rsidRPr="00155F65" w14:paraId="72F83DB2" w14:textId="77777777">
        <w:trPr>
          <w:trHeight w:val="215"/>
          <w:jc w:val="center"/>
        </w:trPr>
        <w:tc>
          <w:tcPr>
            <w:tcW w:w="1180" w:type="dxa"/>
            <w:tcBorders>
              <w:top w:val="single" w:sz="12" w:space="0" w:color="000000"/>
              <w:left w:val="nil"/>
              <w:bottom w:val="nil"/>
              <w:right w:val="nil"/>
            </w:tcBorders>
            <w:tcMar>
              <w:top w:w="0" w:type="dxa"/>
              <w:left w:w="0" w:type="dxa"/>
              <w:bottom w:w="0" w:type="dxa"/>
              <w:right w:w="0" w:type="dxa"/>
            </w:tcMar>
          </w:tcPr>
          <w:p w14:paraId="00000331" w14:textId="77777777" w:rsidR="005660EC" w:rsidRPr="00155F65" w:rsidRDefault="00FB0BCD">
            <w:pPr>
              <w:rPr>
                <w:sz w:val="24"/>
                <w:szCs w:val="24"/>
              </w:rPr>
            </w:pPr>
            <w:r w:rsidRPr="00155F65">
              <w:rPr>
                <w:sz w:val="24"/>
                <w:szCs w:val="24"/>
              </w:rPr>
              <w:t xml:space="preserve"> </w:t>
            </w:r>
          </w:p>
        </w:tc>
        <w:tc>
          <w:tcPr>
            <w:tcW w:w="1485" w:type="dxa"/>
            <w:tcBorders>
              <w:top w:val="single" w:sz="12" w:space="0" w:color="000000"/>
              <w:left w:val="nil"/>
              <w:bottom w:val="nil"/>
              <w:right w:val="nil"/>
            </w:tcBorders>
            <w:tcMar>
              <w:top w:w="0" w:type="dxa"/>
              <w:left w:w="0" w:type="dxa"/>
              <w:bottom w:w="0" w:type="dxa"/>
              <w:right w:w="0" w:type="dxa"/>
            </w:tcMar>
          </w:tcPr>
          <w:p w14:paraId="00000332" w14:textId="77777777" w:rsidR="005660EC" w:rsidRPr="00155F65" w:rsidRDefault="00FB0BCD">
            <w:pPr>
              <w:rPr>
                <w:sz w:val="24"/>
                <w:szCs w:val="24"/>
              </w:rPr>
            </w:pPr>
            <w:r w:rsidRPr="00155F65">
              <w:rPr>
                <w:sz w:val="24"/>
                <w:szCs w:val="24"/>
              </w:rPr>
              <w:t xml:space="preserve"> </w:t>
            </w:r>
          </w:p>
        </w:tc>
        <w:tc>
          <w:tcPr>
            <w:tcW w:w="4605" w:type="dxa"/>
            <w:gridSpan w:val="4"/>
            <w:tcBorders>
              <w:top w:val="single" w:sz="12" w:space="0" w:color="000000"/>
              <w:left w:val="nil"/>
              <w:bottom w:val="single" w:sz="8" w:space="0" w:color="000000"/>
              <w:right w:val="nil"/>
            </w:tcBorders>
            <w:tcMar>
              <w:top w:w="0" w:type="dxa"/>
              <w:left w:w="0" w:type="dxa"/>
              <w:bottom w:w="0" w:type="dxa"/>
              <w:right w:w="0" w:type="dxa"/>
            </w:tcMar>
          </w:tcPr>
          <w:p w14:paraId="00000333" w14:textId="77777777" w:rsidR="005660EC" w:rsidRPr="00155F65" w:rsidRDefault="00FB0BCD">
            <w:pPr>
              <w:jc w:val="center"/>
              <w:rPr>
                <w:sz w:val="24"/>
                <w:szCs w:val="24"/>
              </w:rPr>
            </w:pPr>
            <w:r w:rsidRPr="00155F65">
              <w:rPr>
                <w:sz w:val="24"/>
                <w:szCs w:val="24"/>
              </w:rPr>
              <w:t>Correlation Direction</w:t>
            </w:r>
          </w:p>
        </w:tc>
      </w:tr>
      <w:tr w:rsidR="005660EC" w:rsidRPr="00155F65" w14:paraId="3863D4E5" w14:textId="77777777">
        <w:trPr>
          <w:trHeight w:val="215"/>
          <w:jc w:val="center"/>
        </w:trPr>
        <w:tc>
          <w:tcPr>
            <w:tcW w:w="1180" w:type="dxa"/>
            <w:tcBorders>
              <w:top w:val="nil"/>
              <w:left w:val="nil"/>
              <w:bottom w:val="nil"/>
              <w:right w:val="nil"/>
            </w:tcBorders>
            <w:shd w:val="clear" w:color="auto" w:fill="auto"/>
            <w:tcMar>
              <w:top w:w="0" w:type="dxa"/>
              <w:left w:w="0" w:type="dxa"/>
              <w:bottom w:w="0" w:type="dxa"/>
              <w:right w:w="0" w:type="dxa"/>
            </w:tcMar>
          </w:tcPr>
          <w:p w14:paraId="00000337" w14:textId="77777777" w:rsidR="005660EC" w:rsidRPr="00155F65" w:rsidRDefault="00FB0BCD">
            <w:pPr>
              <w:rPr>
                <w:sz w:val="24"/>
                <w:szCs w:val="24"/>
              </w:rPr>
            </w:pPr>
            <w:r w:rsidRPr="00155F65">
              <w:rPr>
                <w:sz w:val="24"/>
                <w:szCs w:val="24"/>
              </w:rPr>
              <w:t>Trait</w:t>
            </w:r>
          </w:p>
        </w:tc>
        <w:tc>
          <w:tcPr>
            <w:tcW w:w="1485" w:type="dxa"/>
            <w:tcBorders>
              <w:top w:val="nil"/>
              <w:left w:val="nil"/>
              <w:bottom w:val="single" w:sz="8" w:space="0" w:color="000000"/>
              <w:right w:val="nil"/>
            </w:tcBorders>
            <w:shd w:val="clear" w:color="auto" w:fill="auto"/>
            <w:tcMar>
              <w:top w:w="0" w:type="dxa"/>
              <w:left w:w="0" w:type="dxa"/>
              <w:bottom w:w="0" w:type="dxa"/>
              <w:right w:w="0" w:type="dxa"/>
            </w:tcMar>
          </w:tcPr>
          <w:p w14:paraId="00000338" w14:textId="77777777" w:rsidR="005660EC" w:rsidRPr="00155F65" w:rsidRDefault="00FB0BCD">
            <w:pPr>
              <w:rPr>
                <w:sz w:val="24"/>
                <w:szCs w:val="24"/>
              </w:rPr>
            </w:pPr>
            <w:r w:rsidRPr="00155F65">
              <w:rPr>
                <w:sz w:val="24"/>
                <w:szCs w:val="24"/>
              </w:rPr>
              <w:t>Study Group</w:t>
            </w:r>
          </w:p>
        </w:tc>
        <w:tc>
          <w:tcPr>
            <w:tcW w:w="1110" w:type="dxa"/>
            <w:tcBorders>
              <w:top w:val="nil"/>
              <w:left w:val="nil"/>
              <w:bottom w:val="single" w:sz="8" w:space="0" w:color="000000"/>
              <w:right w:val="nil"/>
            </w:tcBorders>
            <w:shd w:val="clear" w:color="auto" w:fill="auto"/>
            <w:tcMar>
              <w:top w:w="0" w:type="dxa"/>
              <w:left w:w="0" w:type="dxa"/>
              <w:bottom w:w="0" w:type="dxa"/>
              <w:right w:w="0" w:type="dxa"/>
            </w:tcMar>
          </w:tcPr>
          <w:p w14:paraId="00000339" w14:textId="77777777" w:rsidR="005660EC" w:rsidRPr="00155F65" w:rsidRDefault="00FB0BCD">
            <w:pPr>
              <w:jc w:val="center"/>
              <w:rPr>
                <w:sz w:val="24"/>
                <w:szCs w:val="24"/>
              </w:rPr>
            </w:pPr>
            <w:r w:rsidRPr="00155F65">
              <w:rPr>
                <w:sz w:val="24"/>
                <w:szCs w:val="24"/>
              </w:rPr>
              <w:t>Dam</w:t>
            </w:r>
          </w:p>
        </w:tc>
        <w:tc>
          <w:tcPr>
            <w:tcW w:w="1080" w:type="dxa"/>
            <w:tcBorders>
              <w:top w:val="single" w:sz="8" w:space="0" w:color="000000"/>
              <w:left w:val="nil"/>
              <w:bottom w:val="single" w:sz="8" w:space="0" w:color="000000"/>
              <w:right w:val="nil"/>
            </w:tcBorders>
            <w:shd w:val="clear" w:color="auto" w:fill="auto"/>
            <w:tcMar>
              <w:top w:w="0" w:type="dxa"/>
              <w:left w:w="0" w:type="dxa"/>
              <w:bottom w:w="0" w:type="dxa"/>
              <w:right w:w="0" w:type="dxa"/>
            </w:tcMar>
          </w:tcPr>
          <w:p w14:paraId="0000033A" w14:textId="77777777" w:rsidR="005660EC" w:rsidRPr="00155F65" w:rsidRDefault="00FB0BCD">
            <w:pPr>
              <w:jc w:val="center"/>
              <w:rPr>
                <w:sz w:val="24"/>
                <w:szCs w:val="24"/>
              </w:rPr>
            </w:pPr>
            <w:r w:rsidRPr="00155F65">
              <w:rPr>
                <w:sz w:val="24"/>
                <w:szCs w:val="24"/>
              </w:rPr>
              <w:t>Sire</w:t>
            </w:r>
          </w:p>
        </w:tc>
        <w:tc>
          <w:tcPr>
            <w:tcW w:w="1275" w:type="dxa"/>
            <w:tcBorders>
              <w:top w:val="single" w:sz="8" w:space="0" w:color="000000"/>
              <w:left w:val="nil"/>
              <w:bottom w:val="single" w:sz="8" w:space="0" w:color="000000"/>
              <w:right w:val="nil"/>
            </w:tcBorders>
            <w:shd w:val="clear" w:color="auto" w:fill="auto"/>
            <w:tcMar>
              <w:top w:w="0" w:type="dxa"/>
              <w:left w:w="0" w:type="dxa"/>
              <w:bottom w:w="0" w:type="dxa"/>
              <w:right w:w="0" w:type="dxa"/>
            </w:tcMar>
          </w:tcPr>
          <w:p w14:paraId="0000033B" w14:textId="77777777" w:rsidR="005660EC" w:rsidRPr="00155F65" w:rsidRDefault="00FB0BCD">
            <w:pPr>
              <w:jc w:val="center"/>
              <w:rPr>
                <w:sz w:val="24"/>
                <w:szCs w:val="24"/>
              </w:rPr>
            </w:pPr>
            <w:proofErr w:type="spellStart"/>
            <w:r w:rsidRPr="00155F65">
              <w:rPr>
                <w:sz w:val="24"/>
                <w:szCs w:val="24"/>
              </w:rPr>
              <w:t>Dam:Sire</w:t>
            </w:r>
            <w:proofErr w:type="spellEnd"/>
          </w:p>
        </w:tc>
        <w:tc>
          <w:tcPr>
            <w:tcW w:w="1140" w:type="dxa"/>
            <w:tcBorders>
              <w:top w:val="single" w:sz="8" w:space="0" w:color="000000"/>
              <w:left w:val="nil"/>
              <w:bottom w:val="single" w:sz="8" w:space="0" w:color="000000"/>
              <w:right w:val="nil"/>
            </w:tcBorders>
            <w:shd w:val="clear" w:color="auto" w:fill="auto"/>
            <w:tcMar>
              <w:top w:w="0" w:type="dxa"/>
              <w:left w:w="0" w:type="dxa"/>
              <w:bottom w:w="0" w:type="dxa"/>
              <w:right w:w="0" w:type="dxa"/>
            </w:tcMar>
          </w:tcPr>
          <w:p w14:paraId="0000033C" w14:textId="77777777" w:rsidR="005660EC" w:rsidRPr="00155F65" w:rsidRDefault="00FB0BCD">
            <w:pPr>
              <w:jc w:val="center"/>
              <w:rPr>
                <w:sz w:val="24"/>
                <w:szCs w:val="24"/>
              </w:rPr>
            </w:pPr>
            <w:r w:rsidRPr="00155F65">
              <w:rPr>
                <w:sz w:val="24"/>
                <w:szCs w:val="24"/>
              </w:rPr>
              <w:t>Error</w:t>
            </w:r>
          </w:p>
        </w:tc>
      </w:tr>
      <w:tr w:rsidR="005660EC" w:rsidRPr="00155F65" w14:paraId="68EB1926" w14:textId="77777777">
        <w:trPr>
          <w:trHeight w:val="360"/>
          <w:jc w:val="center"/>
        </w:trPr>
        <w:tc>
          <w:tcPr>
            <w:tcW w:w="1180" w:type="dxa"/>
            <w:vMerge w:val="restart"/>
            <w:tcBorders>
              <w:top w:val="single" w:sz="8" w:space="0" w:color="000000"/>
              <w:left w:val="nil"/>
              <w:bottom w:val="nil"/>
              <w:right w:val="nil"/>
            </w:tcBorders>
            <w:shd w:val="clear" w:color="auto" w:fill="auto"/>
            <w:tcMar>
              <w:top w:w="0" w:type="dxa"/>
              <w:left w:w="0" w:type="dxa"/>
              <w:bottom w:w="0" w:type="dxa"/>
              <w:right w:w="0" w:type="dxa"/>
            </w:tcMar>
          </w:tcPr>
          <w:p w14:paraId="0000033D" w14:textId="77777777" w:rsidR="005660EC" w:rsidRPr="00155F65" w:rsidRDefault="00FB0BCD">
            <w:pPr>
              <w:rPr>
                <w:sz w:val="24"/>
                <w:szCs w:val="24"/>
              </w:rPr>
            </w:pPr>
            <w:r w:rsidRPr="00155F65">
              <w:rPr>
                <w:sz w:val="24"/>
                <w:szCs w:val="24"/>
              </w:rPr>
              <w:t>Embryo Survival</w:t>
            </w:r>
          </w:p>
        </w:tc>
        <w:tc>
          <w:tcPr>
            <w:tcW w:w="1485" w:type="dxa"/>
            <w:tcBorders>
              <w:top w:val="nil"/>
              <w:left w:val="nil"/>
              <w:bottom w:val="nil"/>
              <w:right w:val="nil"/>
            </w:tcBorders>
            <w:shd w:val="clear" w:color="auto" w:fill="auto"/>
            <w:tcMar>
              <w:top w:w="0" w:type="dxa"/>
              <w:left w:w="0" w:type="dxa"/>
              <w:bottom w:w="0" w:type="dxa"/>
              <w:right w:w="0" w:type="dxa"/>
            </w:tcMar>
          </w:tcPr>
          <w:p w14:paraId="0000033E" w14:textId="77777777" w:rsidR="005660EC" w:rsidRPr="00155F65" w:rsidRDefault="00FB0BCD">
            <w:pPr>
              <w:rPr>
                <w:sz w:val="24"/>
                <w:szCs w:val="24"/>
              </w:rPr>
            </w:pPr>
            <w:r w:rsidRPr="00155F65">
              <w:rPr>
                <w:sz w:val="24"/>
                <w:szCs w:val="24"/>
              </w:rPr>
              <w:t>LK-Vendace</w:t>
            </w:r>
          </w:p>
        </w:tc>
        <w:tc>
          <w:tcPr>
            <w:tcW w:w="1110" w:type="dxa"/>
            <w:tcBorders>
              <w:top w:val="nil"/>
              <w:left w:val="nil"/>
              <w:bottom w:val="nil"/>
              <w:right w:val="nil"/>
            </w:tcBorders>
            <w:shd w:val="clear" w:color="auto" w:fill="auto"/>
            <w:tcMar>
              <w:top w:w="0" w:type="dxa"/>
              <w:left w:w="0" w:type="dxa"/>
              <w:bottom w:w="0" w:type="dxa"/>
              <w:right w:w="0" w:type="dxa"/>
            </w:tcMar>
          </w:tcPr>
          <w:p w14:paraId="0000033F" w14:textId="77777777" w:rsidR="005660EC" w:rsidRPr="00155F65" w:rsidRDefault="00FB0BCD">
            <w:pPr>
              <w:jc w:val="center"/>
              <w:rPr>
                <w:b/>
                <w:sz w:val="24"/>
                <w:szCs w:val="24"/>
              </w:rPr>
            </w:pPr>
            <w:r w:rsidRPr="00155F65">
              <w:rPr>
                <w:b/>
                <w:sz w:val="24"/>
                <w:szCs w:val="24"/>
              </w:rPr>
              <w:t>-</w:t>
            </w:r>
          </w:p>
        </w:tc>
        <w:tc>
          <w:tcPr>
            <w:tcW w:w="1080" w:type="dxa"/>
            <w:tcBorders>
              <w:top w:val="nil"/>
              <w:left w:val="nil"/>
              <w:bottom w:val="nil"/>
              <w:right w:val="nil"/>
            </w:tcBorders>
            <w:shd w:val="clear" w:color="auto" w:fill="auto"/>
            <w:tcMar>
              <w:top w:w="0" w:type="dxa"/>
              <w:left w:w="0" w:type="dxa"/>
              <w:bottom w:w="0" w:type="dxa"/>
              <w:right w:w="0" w:type="dxa"/>
            </w:tcMar>
          </w:tcPr>
          <w:p w14:paraId="00000340" w14:textId="77777777" w:rsidR="005660EC" w:rsidRPr="00155F65" w:rsidRDefault="00FB0BCD">
            <w:pPr>
              <w:jc w:val="center"/>
              <w:rPr>
                <w:b/>
                <w:sz w:val="24"/>
                <w:szCs w:val="24"/>
              </w:rPr>
            </w:pPr>
            <w:r w:rsidRPr="00155F65">
              <w:rPr>
                <w:b/>
                <w:sz w:val="24"/>
                <w:szCs w:val="24"/>
              </w:rPr>
              <w:t>+</w:t>
            </w:r>
          </w:p>
        </w:tc>
        <w:tc>
          <w:tcPr>
            <w:tcW w:w="1275" w:type="dxa"/>
            <w:tcBorders>
              <w:top w:val="nil"/>
              <w:left w:val="nil"/>
              <w:bottom w:val="nil"/>
              <w:right w:val="nil"/>
            </w:tcBorders>
            <w:shd w:val="clear" w:color="auto" w:fill="auto"/>
            <w:tcMar>
              <w:top w:w="0" w:type="dxa"/>
              <w:left w:w="0" w:type="dxa"/>
              <w:bottom w:w="0" w:type="dxa"/>
              <w:right w:w="0" w:type="dxa"/>
            </w:tcMar>
          </w:tcPr>
          <w:p w14:paraId="00000341" w14:textId="77777777" w:rsidR="005660EC" w:rsidRPr="00155F65" w:rsidRDefault="00FB0BCD">
            <w:pPr>
              <w:jc w:val="center"/>
              <w:rPr>
                <w:sz w:val="24"/>
                <w:szCs w:val="24"/>
              </w:rPr>
            </w:pPr>
            <w:r w:rsidRPr="00155F65">
              <w:rPr>
                <w:sz w:val="24"/>
                <w:szCs w:val="24"/>
              </w:rPr>
              <w:t>0</w:t>
            </w:r>
          </w:p>
        </w:tc>
        <w:tc>
          <w:tcPr>
            <w:tcW w:w="1140" w:type="dxa"/>
            <w:tcBorders>
              <w:top w:val="nil"/>
              <w:left w:val="nil"/>
              <w:bottom w:val="nil"/>
              <w:right w:val="nil"/>
            </w:tcBorders>
            <w:shd w:val="clear" w:color="auto" w:fill="auto"/>
            <w:tcMar>
              <w:top w:w="0" w:type="dxa"/>
              <w:left w:w="0" w:type="dxa"/>
              <w:bottom w:w="0" w:type="dxa"/>
              <w:right w:w="0" w:type="dxa"/>
            </w:tcMar>
          </w:tcPr>
          <w:p w14:paraId="00000342" w14:textId="77777777" w:rsidR="005660EC" w:rsidRPr="00155F65" w:rsidRDefault="00FB0BCD">
            <w:pPr>
              <w:jc w:val="center"/>
              <w:rPr>
                <w:b/>
                <w:sz w:val="24"/>
                <w:szCs w:val="24"/>
              </w:rPr>
            </w:pPr>
            <w:r w:rsidRPr="00155F65">
              <w:rPr>
                <w:b/>
                <w:sz w:val="24"/>
                <w:szCs w:val="24"/>
              </w:rPr>
              <w:t>+</w:t>
            </w:r>
          </w:p>
        </w:tc>
      </w:tr>
      <w:tr w:rsidR="005660EC" w:rsidRPr="00155F65" w14:paraId="1E30BD58" w14:textId="77777777">
        <w:trPr>
          <w:trHeight w:val="360"/>
          <w:jc w:val="center"/>
        </w:trPr>
        <w:tc>
          <w:tcPr>
            <w:tcW w:w="1180" w:type="dxa"/>
            <w:vMerge/>
            <w:tcBorders>
              <w:top w:val="single" w:sz="8" w:space="0" w:color="000000"/>
              <w:left w:val="nil"/>
              <w:bottom w:val="nil"/>
              <w:right w:val="nil"/>
            </w:tcBorders>
            <w:shd w:val="clear" w:color="auto" w:fill="auto"/>
            <w:tcMar>
              <w:top w:w="0" w:type="dxa"/>
              <w:left w:w="0" w:type="dxa"/>
              <w:bottom w:w="0" w:type="dxa"/>
              <w:right w:w="0" w:type="dxa"/>
            </w:tcMar>
          </w:tcPr>
          <w:p w14:paraId="00000343" w14:textId="77777777" w:rsidR="005660EC" w:rsidRPr="00155F65" w:rsidRDefault="005660EC">
            <w:pPr>
              <w:widowControl w:val="0"/>
              <w:pBdr>
                <w:top w:val="nil"/>
                <w:left w:val="nil"/>
                <w:bottom w:val="nil"/>
                <w:right w:val="nil"/>
                <w:between w:val="nil"/>
              </w:pBdr>
              <w:spacing w:line="276" w:lineRule="auto"/>
              <w:rPr>
                <w:b/>
                <w:sz w:val="24"/>
                <w:szCs w:val="24"/>
              </w:rPr>
            </w:pPr>
          </w:p>
        </w:tc>
        <w:tc>
          <w:tcPr>
            <w:tcW w:w="1485" w:type="dxa"/>
            <w:tcBorders>
              <w:top w:val="nil"/>
              <w:left w:val="nil"/>
              <w:bottom w:val="nil"/>
              <w:right w:val="nil"/>
            </w:tcBorders>
            <w:shd w:val="clear" w:color="auto" w:fill="auto"/>
            <w:tcMar>
              <w:top w:w="0" w:type="dxa"/>
              <w:left w:w="0" w:type="dxa"/>
              <w:bottom w:w="0" w:type="dxa"/>
              <w:right w:w="0" w:type="dxa"/>
            </w:tcMar>
          </w:tcPr>
          <w:p w14:paraId="00000344" w14:textId="77777777" w:rsidR="005660EC" w:rsidRPr="00155F65" w:rsidRDefault="00FB0BCD">
            <w:pPr>
              <w:rPr>
                <w:sz w:val="24"/>
                <w:szCs w:val="24"/>
              </w:rPr>
            </w:pPr>
            <w:r w:rsidRPr="00155F65">
              <w:rPr>
                <w:sz w:val="24"/>
                <w:szCs w:val="24"/>
              </w:rPr>
              <w:t>LS-Cisco</w:t>
            </w:r>
          </w:p>
        </w:tc>
        <w:tc>
          <w:tcPr>
            <w:tcW w:w="1110" w:type="dxa"/>
            <w:tcBorders>
              <w:top w:val="nil"/>
              <w:left w:val="nil"/>
              <w:bottom w:val="nil"/>
              <w:right w:val="nil"/>
            </w:tcBorders>
            <w:shd w:val="clear" w:color="auto" w:fill="auto"/>
            <w:tcMar>
              <w:top w:w="0" w:type="dxa"/>
              <w:left w:w="0" w:type="dxa"/>
              <w:bottom w:w="0" w:type="dxa"/>
              <w:right w:w="0" w:type="dxa"/>
            </w:tcMar>
          </w:tcPr>
          <w:p w14:paraId="00000345" w14:textId="77777777" w:rsidR="005660EC" w:rsidRPr="00155F65" w:rsidRDefault="00FB0BCD">
            <w:pPr>
              <w:jc w:val="center"/>
              <w:rPr>
                <w:b/>
                <w:sz w:val="24"/>
                <w:szCs w:val="24"/>
              </w:rPr>
            </w:pPr>
            <w:r w:rsidRPr="00155F65">
              <w:rPr>
                <w:b/>
                <w:sz w:val="24"/>
                <w:szCs w:val="24"/>
              </w:rPr>
              <w:t>-</w:t>
            </w:r>
          </w:p>
        </w:tc>
        <w:tc>
          <w:tcPr>
            <w:tcW w:w="1080" w:type="dxa"/>
            <w:tcBorders>
              <w:top w:val="nil"/>
              <w:left w:val="nil"/>
              <w:bottom w:val="nil"/>
              <w:right w:val="nil"/>
            </w:tcBorders>
            <w:shd w:val="clear" w:color="auto" w:fill="auto"/>
            <w:tcMar>
              <w:top w:w="0" w:type="dxa"/>
              <w:left w:w="0" w:type="dxa"/>
              <w:bottom w:w="0" w:type="dxa"/>
              <w:right w:w="0" w:type="dxa"/>
            </w:tcMar>
          </w:tcPr>
          <w:p w14:paraId="00000346" w14:textId="77777777" w:rsidR="005660EC" w:rsidRPr="00155F65" w:rsidRDefault="00FB0BCD">
            <w:pPr>
              <w:jc w:val="center"/>
              <w:rPr>
                <w:sz w:val="24"/>
                <w:szCs w:val="24"/>
              </w:rPr>
            </w:pPr>
            <w:r w:rsidRPr="00155F65">
              <w:rPr>
                <w:sz w:val="24"/>
                <w:szCs w:val="24"/>
              </w:rPr>
              <w:t>0</w:t>
            </w:r>
          </w:p>
        </w:tc>
        <w:tc>
          <w:tcPr>
            <w:tcW w:w="1275" w:type="dxa"/>
            <w:tcBorders>
              <w:top w:val="nil"/>
              <w:left w:val="nil"/>
              <w:bottom w:val="nil"/>
              <w:right w:val="nil"/>
            </w:tcBorders>
            <w:shd w:val="clear" w:color="auto" w:fill="auto"/>
            <w:tcMar>
              <w:top w:w="0" w:type="dxa"/>
              <w:left w:w="0" w:type="dxa"/>
              <w:bottom w:w="0" w:type="dxa"/>
              <w:right w:w="0" w:type="dxa"/>
            </w:tcMar>
          </w:tcPr>
          <w:p w14:paraId="00000347" w14:textId="77777777" w:rsidR="005660EC" w:rsidRPr="00155F65" w:rsidRDefault="00FB0BCD">
            <w:pPr>
              <w:jc w:val="center"/>
              <w:rPr>
                <w:sz w:val="24"/>
                <w:szCs w:val="24"/>
              </w:rPr>
            </w:pPr>
            <w:r w:rsidRPr="00155F65">
              <w:rPr>
                <w:sz w:val="24"/>
                <w:szCs w:val="24"/>
              </w:rPr>
              <w:t>0</w:t>
            </w:r>
          </w:p>
        </w:tc>
        <w:tc>
          <w:tcPr>
            <w:tcW w:w="1140" w:type="dxa"/>
            <w:tcBorders>
              <w:top w:val="nil"/>
              <w:left w:val="nil"/>
              <w:bottom w:val="nil"/>
              <w:right w:val="nil"/>
            </w:tcBorders>
            <w:shd w:val="clear" w:color="auto" w:fill="auto"/>
            <w:tcMar>
              <w:top w:w="0" w:type="dxa"/>
              <w:left w:w="0" w:type="dxa"/>
              <w:bottom w:w="0" w:type="dxa"/>
              <w:right w:w="0" w:type="dxa"/>
            </w:tcMar>
          </w:tcPr>
          <w:p w14:paraId="00000348" w14:textId="77777777" w:rsidR="005660EC" w:rsidRPr="00155F65" w:rsidRDefault="00FB0BCD">
            <w:pPr>
              <w:jc w:val="center"/>
              <w:rPr>
                <w:sz w:val="24"/>
                <w:szCs w:val="24"/>
              </w:rPr>
            </w:pPr>
            <w:r w:rsidRPr="00155F65">
              <w:rPr>
                <w:sz w:val="24"/>
                <w:szCs w:val="24"/>
              </w:rPr>
              <w:t>0</w:t>
            </w:r>
          </w:p>
        </w:tc>
      </w:tr>
      <w:tr w:rsidR="005660EC" w:rsidRPr="00155F65" w14:paraId="4EDC9A15" w14:textId="77777777">
        <w:trPr>
          <w:trHeight w:val="360"/>
          <w:jc w:val="center"/>
        </w:trPr>
        <w:tc>
          <w:tcPr>
            <w:tcW w:w="1180" w:type="dxa"/>
            <w:vMerge/>
            <w:tcBorders>
              <w:top w:val="single" w:sz="8" w:space="0" w:color="000000"/>
              <w:left w:val="nil"/>
              <w:bottom w:val="nil"/>
              <w:right w:val="nil"/>
            </w:tcBorders>
            <w:shd w:val="clear" w:color="auto" w:fill="auto"/>
            <w:tcMar>
              <w:top w:w="0" w:type="dxa"/>
              <w:left w:w="0" w:type="dxa"/>
              <w:bottom w:w="0" w:type="dxa"/>
              <w:right w:w="0" w:type="dxa"/>
            </w:tcMar>
          </w:tcPr>
          <w:p w14:paraId="00000349"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85" w:type="dxa"/>
            <w:tcBorders>
              <w:top w:val="nil"/>
              <w:left w:val="nil"/>
              <w:bottom w:val="single" w:sz="8" w:space="0" w:color="A6A6A6"/>
              <w:right w:val="nil"/>
            </w:tcBorders>
            <w:shd w:val="clear" w:color="auto" w:fill="auto"/>
            <w:tcMar>
              <w:top w:w="0" w:type="dxa"/>
              <w:left w:w="0" w:type="dxa"/>
              <w:bottom w:w="0" w:type="dxa"/>
              <w:right w:w="0" w:type="dxa"/>
            </w:tcMar>
          </w:tcPr>
          <w:p w14:paraId="0000034A" w14:textId="77777777" w:rsidR="005660EC" w:rsidRPr="00155F65" w:rsidRDefault="00FB0BCD">
            <w:pPr>
              <w:rPr>
                <w:sz w:val="24"/>
                <w:szCs w:val="24"/>
              </w:rPr>
            </w:pPr>
            <w:r w:rsidRPr="00155F65">
              <w:rPr>
                <w:sz w:val="24"/>
                <w:szCs w:val="24"/>
              </w:rPr>
              <w:t>LO-Cisco</w:t>
            </w:r>
          </w:p>
        </w:tc>
        <w:tc>
          <w:tcPr>
            <w:tcW w:w="1110" w:type="dxa"/>
            <w:tcBorders>
              <w:top w:val="nil"/>
              <w:left w:val="nil"/>
              <w:bottom w:val="single" w:sz="8" w:space="0" w:color="A6A6A6"/>
              <w:right w:val="nil"/>
            </w:tcBorders>
            <w:shd w:val="clear" w:color="auto" w:fill="auto"/>
            <w:tcMar>
              <w:top w:w="0" w:type="dxa"/>
              <w:left w:w="0" w:type="dxa"/>
              <w:bottom w:w="0" w:type="dxa"/>
              <w:right w:w="0" w:type="dxa"/>
            </w:tcMar>
          </w:tcPr>
          <w:p w14:paraId="0000034B" w14:textId="77777777" w:rsidR="005660EC" w:rsidRPr="00155F65" w:rsidRDefault="00FB0BCD">
            <w:pPr>
              <w:jc w:val="center"/>
              <w:rPr>
                <w:sz w:val="24"/>
                <w:szCs w:val="24"/>
              </w:rPr>
            </w:pPr>
            <w:r w:rsidRPr="00155F65">
              <w:rPr>
                <w:sz w:val="24"/>
                <w:szCs w:val="24"/>
              </w:rPr>
              <w:t>0</w:t>
            </w:r>
          </w:p>
        </w:tc>
        <w:tc>
          <w:tcPr>
            <w:tcW w:w="1080" w:type="dxa"/>
            <w:tcBorders>
              <w:top w:val="nil"/>
              <w:left w:val="nil"/>
              <w:bottom w:val="single" w:sz="8" w:space="0" w:color="A6A6A6"/>
              <w:right w:val="nil"/>
            </w:tcBorders>
            <w:shd w:val="clear" w:color="auto" w:fill="auto"/>
            <w:tcMar>
              <w:top w:w="0" w:type="dxa"/>
              <w:left w:w="0" w:type="dxa"/>
              <w:bottom w:w="0" w:type="dxa"/>
              <w:right w:w="0" w:type="dxa"/>
            </w:tcMar>
          </w:tcPr>
          <w:p w14:paraId="0000034C" w14:textId="77777777" w:rsidR="005660EC" w:rsidRPr="00155F65" w:rsidRDefault="00FB0BCD">
            <w:pPr>
              <w:jc w:val="center"/>
              <w:rPr>
                <w:b/>
                <w:sz w:val="24"/>
                <w:szCs w:val="24"/>
              </w:rPr>
            </w:pPr>
            <w:r w:rsidRPr="00155F65">
              <w:rPr>
                <w:b/>
                <w:sz w:val="24"/>
                <w:szCs w:val="24"/>
              </w:rPr>
              <w:t>+</w:t>
            </w:r>
          </w:p>
        </w:tc>
        <w:tc>
          <w:tcPr>
            <w:tcW w:w="1275" w:type="dxa"/>
            <w:tcBorders>
              <w:top w:val="nil"/>
              <w:left w:val="nil"/>
              <w:bottom w:val="single" w:sz="8" w:space="0" w:color="A6A6A6"/>
              <w:right w:val="nil"/>
            </w:tcBorders>
            <w:shd w:val="clear" w:color="auto" w:fill="auto"/>
            <w:tcMar>
              <w:top w:w="0" w:type="dxa"/>
              <w:left w:w="0" w:type="dxa"/>
              <w:bottom w:w="0" w:type="dxa"/>
              <w:right w:w="0" w:type="dxa"/>
            </w:tcMar>
          </w:tcPr>
          <w:p w14:paraId="0000034D" w14:textId="77777777" w:rsidR="005660EC" w:rsidRPr="00155F65" w:rsidRDefault="00FB0BCD">
            <w:pPr>
              <w:jc w:val="center"/>
              <w:rPr>
                <w:sz w:val="24"/>
                <w:szCs w:val="24"/>
              </w:rPr>
            </w:pPr>
            <w:r w:rsidRPr="00155F65">
              <w:rPr>
                <w:sz w:val="24"/>
                <w:szCs w:val="24"/>
              </w:rPr>
              <w:t>0</w:t>
            </w:r>
          </w:p>
        </w:tc>
        <w:tc>
          <w:tcPr>
            <w:tcW w:w="1140" w:type="dxa"/>
            <w:tcBorders>
              <w:top w:val="nil"/>
              <w:left w:val="nil"/>
              <w:bottom w:val="single" w:sz="8" w:space="0" w:color="A6A6A6"/>
              <w:right w:val="nil"/>
            </w:tcBorders>
            <w:shd w:val="clear" w:color="auto" w:fill="auto"/>
            <w:tcMar>
              <w:top w:w="0" w:type="dxa"/>
              <w:left w:w="0" w:type="dxa"/>
              <w:bottom w:w="0" w:type="dxa"/>
              <w:right w:w="0" w:type="dxa"/>
            </w:tcMar>
          </w:tcPr>
          <w:p w14:paraId="0000034E" w14:textId="77777777" w:rsidR="005660EC" w:rsidRPr="00155F65" w:rsidRDefault="00FB0BCD">
            <w:pPr>
              <w:jc w:val="center"/>
              <w:rPr>
                <w:b/>
                <w:sz w:val="24"/>
                <w:szCs w:val="24"/>
              </w:rPr>
            </w:pPr>
            <w:r w:rsidRPr="00155F65">
              <w:rPr>
                <w:b/>
                <w:sz w:val="24"/>
                <w:szCs w:val="24"/>
              </w:rPr>
              <w:t>+</w:t>
            </w:r>
          </w:p>
        </w:tc>
      </w:tr>
      <w:tr w:rsidR="005660EC" w:rsidRPr="00155F65" w14:paraId="000FEB8E" w14:textId="77777777">
        <w:trPr>
          <w:trHeight w:val="360"/>
          <w:jc w:val="center"/>
        </w:trPr>
        <w:tc>
          <w:tcPr>
            <w:tcW w:w="1180" w:type="dxa"/>
            <w:vMerge w:val="restart"/>
            <w:tcBorders>
              <w:top w:val="single" w:sz="8" w:space="0" w:color="A6A6A6"/>
              <w:left w:val="nil"/>
              <w:bottom w:val="nil"/>
              <w:right w:val="nil"/>
            </w:tcBorders>
            <w:shd w:val="clear" w:color="auto" w:fill="auto"/>
            <w:tcMar>
              <w:top w:w="0" w:type="dxa"/>
              <w:left w:w="0" w:type="dxa"/>
              <w:bottom w:w="0" w:type="dxa"/>
              <w:right w:w="0" w:type="dxa"/>
            </w:tcMar>
          </w:tcPr>
          <w:p w14:paraId="0000034F" w14:textId="77777777" w:rsidR="005660EC" w:rsidRPr="00155F65" w:rsidRDefault="00FB0BCD">
            <w:pPr>
              <w:rPr>
                <w:sz w:val="24"/>
                <w:szCs w:val="24"/>
              </w:rPr>
            </w:pPr>
            <w:r w:rsidRPr="00155F65">
              <w:rPr>
                <w:sz w:val="24"/>
                <w:szCs w:val="24"/>
              </w:rPr>
              <w:t>Incubation Period (DPF)</w:t>
            </w:r>
          </w:p>
        </w:tc>
        <w:tc>
          <w:tcPr>
            <w:tcW w:w="1485" w:type="dxa"/>
            <w:tcBorders>
              <w:top w:val="nil"/>
              <w:left w:val="nil"/>
              <w:bottom w:val="nil"/>
              <w:right w:val="nil"/>
            </w:tcBorders>
            <w:shd w:val="clear" w:color="auto" w:fill="auto"/>
            <w:tcMar>
              <w:top w:w="0" w:type="dxa"/>
              <w:left w:w="0" w:type="dxa"/>
              <w:bottom w:w="0" w:type="dxa"/>
              <w:right w:w="0" w:type="dxa"/>
            </w:tcMar>
          </w:tcPr>
          <w:p w14:paraId="00000350" w14:textId="77777777" w:rsidR="005660EC" w:rsidRPr="00155F65" w:rsidRDefault="00FB0BCD">
            <w:pPr>
              <w:rPr>
                <w:sz w:val="24"/>
                <w:szCs w:val="24"/>
              </w:rPr>
            </w:pPr>
            <w:r w:rsidRPr="00155F65">
              <w:rPr>
                <w:sz w:val="24"/>
                <w:szCs w:val="24"/>
              </w:rPr>
              <w:t>LK-Vendace</w:t>
            </w:r>
          </w:p>
        </w:tc>
        <w:tc>
          <w:tcPr>
            <w:tcW w:w="1110" w:type="dxa"/>
            <w:tcBorders>
              <w:top w:val="nil"/>
              <w:left w:val="nil"/>
              <w:bottom w:val="nil"/>
              <w:right w:val="nil"/>
            </w:tcBorders>
            <w:shd w:val="clear" w:color="auto" w:fill="auto"/>
            <w:tcMar>
              <w:top w:w="0" w:type="dxa"/>
              <w:left w:w="0" w:type="dxa"/>
              <w:bottom w:w="0" w:type="dxa"/>
              <w:right w:w="0" w:type="dxa"/>
            </w:tcMar>
          </w:tcPr>
          <w:p w14:paraId="00000351" w14:textId="77777777" w:rsidR="005660EC" w:rsidRPr="00155F65" w:rsidRDefault="00FB0BCD">
            <w:pPr>
              <w:jc w:val="center"/>
              <w:rPr>
                <w:sz w:val="24"/>
                <w:szCs w:val="24"/>
              </w:rPr>
            </w:pPr>
            <w:r w:rsidRPr="00155F65">
              <w:rPr>
                <w:sz w:val="24"/>
                <w:szCs w:val="24"/>
              </w:rPr>
              <w:t>0</w:t>
            </w:r>
          </w:p>
        </w:tc>
        <w:tc>
          <w:tcPr>
            <w:tcW w:w="1080" w:type="dxa"/>
            <w:tcBorders>
              <w:top w:val="nil"/>
              <w:left w:val="nil"/>
              <w:bottom w:val="nil"/>
              <w:right w:val="nil"/>
            </w:tcBorders>
            <w:shd w:val="clear" w:color="auto" w:fill="auto"/>
            <w:tcMar>
              <w:top w:w="0" w:type="dxa"/>
              <w:left w:w="0" w:type="dxa"/>
              <w:bottom w:w="0" w:type="dxa"/>
              <w:right w:w="0" w:type="dxa"/>
            </w:tcMar>
          </w:tcPr>
          <w:p w14:paraId="00000352" w14:textId="77777777" w:rsidR="005660EC" w:rsidRPr="00155F65" w:rsidRDefault="00FB0BCD">
            <w:pPr>
              <w:jc w:val="center"/>
              <w:rPr>
                <w:sz w:val="24"/>
                <w:szCs w:val="24"/>
              </w:rPr>
            </w:pPr>
            <w:r w:rsidRPr="00155F65">
              <w:rPr>
                <w:sz w:val="24"/>
                <w:szCs w:val="24"/>
              </w:rPr>
              <w:t>0</w:t>
            </w:r>
          </w:p>
        </w:tc>
        <w:tc>
          <w:tcPr>
            <w:tcW w:w="1275" w:type="dxa"/>
            <w:tcBorders>
              <w:top w:val="nil"/>
              <w:left w:val="nil"/>
              <w:bottom w:val="nil"/>
              <w:right w:val="nil"/>
            </w:tcBorders>
            <w:shd w:val="clear" w:color="auto" w:fill="auto"/>
            <w:tcMar>
              <w:top w:w="0" w:type="dxa"/>
              <w:left w:w="0" w:type="dxa"/>
              <w:bottom w:w="0" w:type="dxa"/>
              <w:right w:w="0" w:type="dxa"/>
            </w:tcMar>
          </w:tcPr>
          <w:p w14:paraId="00000353" w14:textId="77777777" w:rsidR="005660EC" w:rsidRPr="00155F65" w:rsidRDefault="00FB0BCD">
            <w:pPr>
              <w:jc w:val="center"/>
              <w:rPr>
                <w:b/>
                <w:sz w:val="24"/>
                <w:szCs w:val="24"/>
              </w:rPr>
            </w:pPr>
            <w:r w:rsidRPr="00155F65">
              <w:rPr>
                <w:b/>
                <w:sz w:val="24"/>
                <w:szCs w:val="24"/>
              </w:rPr>
              <w:t>+</w:t>
            </w:r>
          </w:p>
        </w:tc>
        <w:tc>
          <w:tcPr>
            <w:tcW w:w="1140" w:type="dxa"/>
            <w:tcBorders>
              <w:top w:val="nil"/>
              <w:left w:val="nil"/>
              <w:bottom w:val="nil"/>
              <w:right w:val="nil"/>
            </w:tcBorders>
            <w:shd w:val="clear" w:color="auto" w:fill="auto"/>
            <w:tcMar>
              <w:top w:w="0" w:type="dxa"/>
              <w:left w:w="0" w:type="dxa"/>
              <w:bottom w:w="0" w:type="dxa"/>
              <w:right w:w="0" w:type="dxa"/>
            </w:tcMar>
          </w:tcPr>
          <w:p w14:paraId="00000354" w14:textId="77777777" w:rsidR="005660EC" w:rsidRPr="00155F65" w:rsidRDefault="00FB0BCD">
            <w:pPr>
              <w:jc w:val="center"/>
              <w:rPr>
                <w:sz w:val="24"/>
                <w:szCs w:val="24"/>
              </w:rPr>
            </w:pPr>
            <w:r w:rsidRPr="00155F65">
              <w:rPr>
                <w:sz w:val="24"/>
                <w:szCs w:val="24"/>
              </w:rPr>
              <w:t>0</w:t>
            </w:r>
          </w:p>
        </w:tc>
      </w:tr>
      <w:tr w:rsidR="005660EC" w:rsidRPr="00155F65" w14:paraId="7DCC447B" w14:textId="77777777">
        <w:trPr>
          <w:trHeight w:val="360"/>
          <w:jc w:val="center"/>
        </w:trPr>
        <w:tc>
          <w:tcPr>
            <w:tcW w:w="1180" w:type="dxa"/>
            <w:vMerge/>
            <w:tcBorders>
              <w:top w:val="single" w:sz="8" w:space="0" w:color="A6A6A6"/>
              <w:left w:val="nil"/>
              <w:bottom w:val="nil"/>
              <w:right w:val="nil"/>
            </w:tcBorders>
            <w:shd w:val="clear" w:color="auto" w:fill="auto"/>
            <w:tcMar>
              <w:top w:w="0" w:type="dxa"/>
              <w:left w:w="0" w:type="dxa"/>
              <w:bottom w:w="0" w:type="dxa"/>
              <w:right w:w="0" w:type="dxa"/>
            </w:tcMar>
          </w:tcPr>
          <w:p w14:paraId="00000355"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85" w:type="dxa"/>
            <w:tcBorders>
              <w:top w:val="nil"/>
              <w:left w:val="nil"/>
              <w:bottom w:val="nil"/>
              <w:right w:val="nil"/>
            </w:tcBorders>
            <w:shd w:val="clear" w:color="auto" w:fill="auto"/>
            <w:tcMar>
              <w:top w:w="0" w:type="dxa"/>
              <w:left w:w="0" w:type="dxa"/>
              <w:bottom w:w="0" w:type="dxa"/>
              <w:right w:w="0" w:type="dxa"/>
            </w:tcMar>
          </w:tcPr>
          <w:p w14:paraId="00000356" w14:textId="77777777" w:rsidR="005660EC" w:rsidRPr="00155F65" w:rsidRDefault="00FB0BCD">
            <w:pPr>
              <w:rPr>
                <w:sz w:val="24"/>
                <w:szCs w:val="24"/>
              </w:rPr>
            </w:pPr>
            <w:r w:rsidRPr="00155F65">
              <w:rPr>
                <w:sz w:val="24"/>
                <w:szCs w:val="24"/>
              </w:rPr>
              <w:t>LS-Cisco</w:t>
            </w:r>
          </w:p>
        </w:tc>
        <w:tc>
          <w:tcPr>
            <w:tcW w:w="1110" w:type="dxa"/>
            <w:tcBorders>
              <w:top w:val="nil"/>
              <w:left w:val="nil"/>
              <w:bottom w:val="nil"/>
              <w:right w:val="nil"/>
            </w:tcBorders>
            <w:shd w:val="clear" w:color="auto" w:fill="auto"/>
            <w:tcMar>
              <w:top w:w="0" w:type="dxa"/>
              <w:left w:w="0" w:type="dxa"/>
              <w:bottom w:w="0" w:type="dxa"/>
              <w:right w:w="0" w:type="dxa"/>
            </w:tcMar>
          </w:tcPr>
          <w:p w14:paraId="00000357" w14:textId="77777777" w:rsidR="005660EC" w:rsidRPr="00155F65" w:rsidRDefault="00FB0BCD">
            <w:pPr>
              <w:jc w:val="center"/>
              <w:rPr>
                <w:b/>
                <w:sz w:val="24"/>
                <w:szCs w:val="24"/>
              </w:rPr>
            </w:pPr>
            <w:r w:rsidRPr="00155F65">
              <w:rPr>
                <w:b/>
                <w:sz w:val="24"/>
                <w:szCs w:val="24"/>
              </w:rPr>
              <w:t>-</w:t>
            </w:r>
          </w:p>
        </w:tc>
        <w:tc>
          <w:tcPr>
            <w:tcW w:w="1080" w:type="dxa"/>
            <w:tcBorders>
              <w:top w:val="nil"/>
              <w:left w:val="nil"/>
              <w:bottom w:val="nil"/>
              <w:right w:val="nil"/>
            </w:tcBorders>
            <w:shd w:val="clear" w:color="auto" w:fill="auto"/>
            <w:tcMar>
              <w:top w:w="0" w:type="dxa"/>
              <w:left w:w="0" w:type="dxa"/>
              <w:bottom w:w="0" w:type="dxa"/>
              <w:right w:w="0" w:type="dxa"/>
            </w:tcMar>
          </w:tcPr>
          <w:p w14:paraId="00000358" w14:textId="77777777" w:rsidR="005660EC" w:rsidRPr="00155F65" w:rsidRDefault="00FB0BCD">
            <w:pPr>
              <w:jc w:val="center"/>
              <w:rPr>
                <w:sz w:val="24"/>
                <w:szCs w:val="24"/>
              </w:rPr>
            </w:pPr>
            <w:r w:rsidRPr="00155F65">
              <w:rPr>
                <w:sz w:val="24"/>
                <w:szCs w:val="24"/>
              </w:rPr>
              <w:t>0</w:t>
            </w:r>
          </w:p>
        </w:tc>
        <w:tc>
          <w:tcPr>
            <w:tcW w:w="1275" w:type="dxa"/>
            <w:tcBorders>
              <w:top w:val="nil"/>
              <w:left w:val="nil"/>
              <w:bottom w:val="nil"/>
              <w:right w:val="nil"/>
            </w:tcBorders>
            <w:shd w:val="clear" w:color="auto" w:fill="auto"/>
            <w:tcMar>
              <w:top w:w="0" w:type="dxa"/>
              <w:left w:w="0" w:type="dxa"/>
              <w:bottom w:w="0" w:type="dxa"/>
              <w:right w:w="0" w:type="dxa"/>
            </w:tcMar>
          </w:tcPr>
          <w:p w14:paraId="00000359" w14:textId="77777777" w:rsidR="005660EC" w:rsidRPr="00155F65" w:rsidRDefault="00FB0BCD">
            <w:pPr>
              <w:jc w:val="center"/>
              <w:rPr>
                <w:sz w:val="24"/>
                <w:szCs w:val="24"/>
              </w:rPr>
            </w:pPr>
            <w:r w:rsidRPr="00155F65">
              <w:rPr>
                <w:sz w:val="24"/>
                <w:szCs w:val="24"/>
              </w:rPr>
              <w:t>0</w:t>
            </w:r>
          </w:p>
        </w:tc>
        <w:tc>
          <w:tcPr>
            <w:tcW w:w="1140" w:type="dxa"/>
            <w:tcBorders>
              <w:top w:val="nil"/>
              <w:left w:val="nil"/>
              <w:bottom w:val="nil"/>
              <w:right w:val="nil"/>
            </w:tcBorders>
            <w:shd w:val="clear" w:color="auto" w:fill="auto"/>
            <w:tcMar>
              <w:top w:w="0" w:type="dxa"/>
              <w:left w:w="0" w:type="dxa"/>
              <w:bottom w:w="0" w:type="dxa"/>
              <w:right w:w="0" w:type="dxa"/>
            </w:tcMar>
          </w:tcPr>
          <w:p w14:paraId="0000035A" w14:textId="77777777" w:rsidR="005660EC" w:rsidRPr="00155F65" w:rsidRDefault="00FB0BCD">
            <w:pPr>
              <w:jc w:val="center"/>
              <w:rPr>
                <w:sz w:val="24"/>
                <w:szCs w:val="24"/>
              </w:rPr>
            </w:pPr>
            <w:r w:rsidRPr="00155F65">
              <w:rPr>
                <w:sz w:val="24"/>
                <w:szCs w:val="24"/>
              </w:rPr>
              <w:t>0</w:t>
            </w:r>
          </w:p>
        </w:tc>
      </w:tr>
      <w:tr w:rsidR="005660EC" w:rsidRPr="00155F65" w14:paraId="206C0EBC" w14:textId="77777777">
        <w:trPr>
          <w:trHeight w:val="360"/>
          <w:jc w:val="center"/>
        </w:trPr>
        <w:tc>
          <w:tcPr>
            <w:tcW w:w="1180" w:type="dxa"/>
            <w:vMerge/>
            <w:tcBorders>
              <w:top w:val="single" w:sz="8" w:space="0" w:color="A6A6A6"/>
              <w:left w:val="nil"/>
              <w:bottom w:val="nil"/>
              <w:right w:val="nil"/>
            </w:tcBorders>
            <w:shd w:val="clear" w:color="auto" w:fill="auto"/>
            <w:tcMar>
              <w:top w:w="0" w:type="dxa"/>
              <w:left w:w="0" w:type="dxa"/>
              <w:bottom w:w="0" w:type="dxa"/>
              <w:right w:w="0" w:type="dxa"/>
            </w:tcMar>
          </w:tcPr>
          <w:p w14:paraId="0000035B"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85" w:type="dxa"/>
            <w:tcBorders>
              <w:top w:val="nil"/>
              <w:left w:val="nil"/>
              <w:bottom w:val="single" w:sz="8" w:space="0" w:color="A6A6A6"/>
              <w:right w:val="nil"/>
            </w:tcBorders>
            <w:shd w:val="clear" w:color="auto" w:fill="auto"/>
            <w:tcMar>
              <w:top w:w="0" w:type="dxa"/>
              <w:left w:w="0" w:type="dxa"/>
              <w:bottom w:w="0" w:type="dxa"/>
              <w:right w:w="0" w:type="dxa"/>
            </w:tcMar>
          </w:tcPr>
          <w:p w14:paraId="0000035C" w14:textId="77777777" w:rsidR="005660EC" w:rsidRPr="00155F65" w:rsidRDefault="00FB0BCD">
            <w:pPr>
              <w:rPr>
                <w:sz w:val="24"/>
                <w:szCs w:val="24"/>
              </w:rPr>
            </w:pPr>
            <w:r w:rsidRPr="00155F65">
              <w:rPr>
                <w:sz w:val="24"/>
                <w:szCs w:val="24"/>
              </w:rPr>
              <w:t>LO-Cisco</w:t>
            </w:r>
          </w:p>
        </w:tc>
        <w:tc>
          <w:tcPr>
            <w:tcW w:w="1110" w:type="dxa"/>
            <w:tcBorders>
              <w:top w:val="nil"/>
              <w:left w:val="nil"/>
              <w:bottom w:val="single" w:sz="8" w:space="0" w:color="A6A6A6"/>
              <w:right w:val="nil"/>
            </w:tcBorders>
            <w:shd w:val="clear" w:color="auto" w:fill="auto"/>
            <w:tcMar>
              <w:top w:w="0" w:type="dxa"/>
              <w:left w:w="0" w:type="dxa"/>
              <w:bottom w:w="0" w:type="dxa"/>
              <w:right w:w="0" w:type="dxa"/>
            </w:tcMar>
          </w:tcPr>
          <w:p w14:paraId="0000035D" w14:textId="77777777" w:rsidR="005660EC" w:rsidRPr="00155F65" w:rsidRDefault="00FB0BCD">
            <w:pPr>
              <w:jc w:val="center"/>
              <w:rPr>
                <w:b/>
                <w:sz w:val="24"/>
                <w:szCs w:val="24"/>
              </w:rPr>
            </w:pPr>
            <w:r w:rsidRPr="00155F65">
              <w:rPr>
                <w:b/>
                <w:sz w:val="24"/>
                <w:szCs w:val="24"/>
              </w:rPr>
              <w:t>-</w:t>
            </w:r>
          </w:p>
        </w:tc>
        <w:tc>
          <w:tcPr>
            <w:tcW w:w="1080" w:type="dxa"/>
            <w:tcBorders>
              <w:top w:val="nil"/>
              <w:left w:val="nil"/>
              <w:bottom w:val="single" w:sz="8" w:space="0" w:color="A6A6A6"/>
              <w:right w:val="nil"/>
            </w:tcBorders>
            <w:shd w:val="clear" w:color="auto" w:fill="auto"/>
            <w:tcMar>
              <w:top w:w="0" w:type="dxa"/>
              <w:left w:w="0" w:type="dxa"/>
              <w:bottom w:w="0" w:type="dxa"/>
              <w:right w:w="0" w:type="dxa"/>
            </w:tcMar>
          </w:tcPr>
          <w:p w14:paraId="0000035E" w14:textId="77777777" w:rsidR="005660EC" w:rsidRPr="00155F65" w:rsidRDefault="00FB0BCD">
            <w:pPr>
              <w:jc w:val="center"/>
              <w:rPr>
                <w:sz w:val="24"/>
                <w:szCs w:val="24"/>
              </w:rPr>
            </w:pPr>
            <w:r w:rsidRPr="00155F65">
              <w:rPr>
                <w:sz w:val="24"/>
                <w:szCs w:val="24"/>
              </w:rPr>
              <w:t>0</w:t>
            </w:r>
          </w:p>
        </w:tc>
        <w:tc>
          <w:tcPr>
            <w:tcW w:w="1275" w:type="dxa"/>
            <w:tcBorders>
              <w:top w:val="nil"/>
              <w:left w:val="nil"/>
              <w:bottom w:val="single" w:sz="8" w:space="0" w:color="A6A6A6"/>
              <w:right w:val="nil"/>
            </w:tcBorders>
            <w:shd w:val="clear" w:color="auto" w:fill="auto"/>
            <w:tcMar>
              <w:top w:w="0" w:type="dxa"/>
              <w:left w:w="0" w:type="dxa"/>
              <w:bottom w:w="0" w:type="dxa"/>
              <w:right w:w="0" w:type="dxa"/>
            </w:tcMar>
          </w:tcPr>
          <w:p w14:paraId="0000035F" w14:textId="77777777" w:rsidR="005660EC" w:rsidRPr="00155F65" w:rsidRDefault="00FB0BCD">
            <w:pPr>
              <w:jc w:val="center"/>
              <w:rPr>
                <w:sz w:val="24"/>
                <w:szCs w:val="24"/>
              </w:rPr>
            </w:pPr>
            <w:r w:rsidRPr="00155F65">
              <w:rPr>
                <w:sz w:val="24"/>
                <w:szCs w:val="24"/>
              </w:rPr>
              <w:t>0</w:t>
            </w:r>
          </w:p>
        </w:tc>
        <w:tc>
          <w:tcPr>
            <w:tcW w:w="1140" w:type="dxa"/>
            <w:tcBorders>
              <w:top w:val="nil"/>
              <w:left w:val="nil"/>
              <w:bottom w:val="single" w:sz="8" w:space="0" w:color="A6A6A6"/>
              <w:right w:val="nil"/>
            </w:tcBorders>
            <w:shd w:val="clear" w:color="auto" w:fill="auto"/>
            <w:tcMar>
              <w:top w:w="0" w:type="dxa"/>
              <w:left w:w="0" w:type="dxa"/>
              <w:bottom w:w="0" w:type="dxa"/>
              <w:right w:w="0" w:type="dxa"/>
            </w:tcMar>
          </w:tcPr>
          <w:p w14:paraId="00000360" w14:textId="77777777" w:rsidR="005660EC" w:rsidRPr="00155F65" w:rsidRDefault="00FB0BCD">
            <w:pPr>
              <w:jc w:val="center"/>
              <w:rPr>
                <w:b/>
                <w:sz w:val="24"/>
                <w:szCs w:val="24"/>
              </w:rPr>
            </w:pPr>
            <w:r w:rsidRPr="00155F65">
              <w:rPr>
                <w:b/>
                <w:sz w:val="24"/>
                <w:szCs w:val="24"/>
              </w:rPr>
              <w:t>+</w:t>
            </w:r>
          </w:p>
        </w:tc>
      </w:tr>
      <w:tr w:rsidR="005660EC" w:rsidRPr="00155F65" w14:paraId="6C7E00B6" w14:textId="77777777">
        <w:trPr>
          <w:trHeight w:val="360"/>
          <w:jc w:val="center"/>
        </w:trPr>
        <w:tc>
          <w:tcPr>
            <w:tcW w:w="1180" w:type="dxa"/>
            <w:vMerge w:val="restart"/>
            <w:tcBorders>
              <w:top w:val="single" w:sz="8" w:space="0" w:color="A6A6A6"/>
              <w:left w:val="nil"/>
              <w:bottom w:val="nil"/>
              <w:right w:val="nil"/>
            </w:tcBorders>
            <w:shd w:val="clear" w:color="auto" w:fill="auto"/>
            <w:tcMar>
              <w:top w:w="0" w:type="dxa"/>
              <w:left w:w="0" w:type="dxa"/>
              <w:bottom w:w="0" w:type="dxa"/>
              <w:right w:w="0" w:type="dxa"/>
            </w:tcMar>
          </w:tcPr>
          <w:p w14:paraId="00000361" w14:textId="77777777" w:rsidR="005660EC" w:rsidRPr="00155F65" w:rsidRDefault="00FB0BCD">
            <w:pPr>
              <w:rPr>
                <w:sz w:val="24"/>
                <w:szCs w:val="24"/>
              </w:rPr>
            </w:pPr>
            <w:r w:rsidRPr="00155F65">
              <w:rPr>
                <w:sz w:val="24"/>
                <w:szCs w:val="24"/>
              </w:rPr>
              <w:t>Incubation Period (ADD)</w:t>
            </w:r>
          </w:p>
        </w:tc>
        <w:tc>
          <w:tcPr>
            <w:tcW w:w="1485" w:type="dxa"/>
            <w:tcBorders>
              <w:top w:val="nil"/>
              <w:left w:val="nil"/>
              <w:bottom w:val="nil"/>
              <w:right w:val="nil"/>
            </w:tcBorders>
            <w:shd w:val="clear" w:color="auto" w:fill="auto"/>
            <w:tcMar>
              <w:top w:w="0" w:type="dxa"/>
              <w:left w:w="0" w:type="dxa"/>
              <w:bottom w:w="0" w:type="dxa"/>
              <w:right w:w="0" w:type="dxa"/>
            </w:tcMar>
          </w:tcPr>
          <w:p w14:paraId="00000362" w14:textId="77777777" w:rsidR="005660EC" w:rsidRPr="00155F65" w:rsidRDefault="00FB0BCD">
            <w:pPr>
              <w:rPr>
                <w:sz w:val="24"/>
                <w:szCs w:val="24"/>
              </w:rPr>
            </w:pPr>
            <w:r w:rsidRPr="00155F65">
              <w:rPr>
                <w:sz w:val="24"/>
                <w:szCs w:val="24"/>
              </w:rPr>
              <w:t>LK-Vendace</w:t>
            </w:r>
          </w:p>
        </w:tc>
        <w:tc>
          <w:tcPr>
            <w:tcW w:w="1110" w:type="dxa"/>
            <w:tcBorders>
              <w:top w:val="nil"/>
              <w:left w:val="nil"/>
              <w:bottom w:val="nil"/>
              <w:right w:val="nil"/>
            </w:tcBorders>
            <w:shd w:val="clear" w:color="auto" w:fill="auto"/>
            <w:tcMar>
              <w:top w:w="0" w:type="dxa"/>
              <w:left w:w="0" w:type="dxa"/>
              <w:bottom w:w="0" w:type="dxa"/>
              <w:right w:w="0" w:type="dxa"/>
            </w:tcMar>
          </w:tcPr>
          <w:p w14:paraId="00000363" w14:textId="77777777" w:rsidR="005660EC" w:rsidRPr="00155F65" w:rsidRDefault="00FB0BCD">
            <w:pPr>
              <w:jc w:val="center"/>
              <w:rPr>
                <w:sz w:val="24"/>
                <w:szCs w:val="24"/>
              </w:rPr>
            </w:pPr>
            <w:r w:rsidRPr="00155F65">
              <w:rPr>
                <w:sz w:val="24"/>
                <w:szCs w:val="24"/>
              </w:rPr>
              <w:t>0</w:t>
            </w:r>
          </w:p>
        </w:tc>
        <w:tc>
          <w:tcPr>
            <w:tcW w:w="1080" w:type="dxa"/>
            <w:tcBorders>
              <w:top w:val="nil"/>
              <w:left w:val="nil"/>
              <w:bottom w:val="nil"/>
              <w:right w:val="nil"/>
            </w:tcBorders>
            <w:shd w:val="clear" w:color="auto" w:fill="auto"/>
            <w:tcMar>
              <w:top w:w="0" w:type="dxa"/>
              <w:left w:w="0" w:type="dxa"/>
              <w:bottom w:w="0" w:type="dxa"/>
              <w:right w:w="0" w:type="dxa"/>
            </w:tcMar>
          </w:tcPr>
          <w:p w14:paraId="00000364" w14:textId="77777777" w:rsidR="005660EC" w:rsidRPr="00155F65" w:rsidRDefault="00FB0BCD">
            <w:pPr>
              <w:jc w:val="center"/>
              <w:rPr>
                <w:b/>
                <w:sz w:val="24"/>
                <w:szCs w:val="24"/>
              </w:rPr>
            </w:pPr>
            <w:r w:rsidRPr="00155F65">
              <w:rPr>
                <w:b/>
                <w:sz w:val="24"/>
                <w:szCs w:val="24"/>
              </w:rPr>
              <w:t>-</w:t>
            </w:r>
          </w:p>
        </w:tc>
        <w:tc>
          <w:tcPr>
            <w:tcW w:w="1275" w:type="dxa"/>
            <w:tcBorders>
              <w:top w:val="nil"/>
              <w:left w:val="nil"/>
              <w:bottom w:val="nil"/>
              <w:right w:val="nil"/>
            </w:tcBorders>
            <w:shd w:val="clear" w:color="auto" w:fill="auto"/>
            <w:tcMar>
              <w:top w:w="0" w:type="dxa"/>
              <w:left w:w="0" w:type="dxa"/>
              <w:bottom w:w="0" w:type="dxa"/>
              <w:right w:w="0" w:type="dxa"/>
            </w:tcMar>
          </w:tcPr>
          <w:p w14:paraId="00000365" w14:textId="77777777" w:rsidR="005660EC" w:rsidRPr="00155F65" w:rsidRDefault="00FB0BCD">
            <w:pPr>
              <w:jc w:val="center"/>
              <w:rPr>
                <w:b/>
                <w:sz w:val="24"/>
                <w:szCs w:val="24"/>
              </w:rPr>
            </w:pPr>
            <w:r w:rsidRPr="00155F65">
              <w:rPr>
                <w:b/>
                <w:sz w:val="24"/>
                <w:szCs w:val="24"/>
              </w:rPr>
              <w:t>+</w:t>
            </w:r>
          </w:p>
        </w:tc>
        <w:tc>
          <w:tcPr>
            <w:tcW w:w="1140" w:type="dxa"/>
            <w:tcBorders>
              <w:top w:val="nil"/>
              <w:left w:val="nil"/>
              <w:bottom w:val="nil"/>
              <w:right w:val="nil"/>
            </w:tcBorders>
            <w:shd w:val="clear" w:color="auto" w:fill="auto"/>
            <w:tcMar>
              <w:top w:w="0" w:type="dxa"/>
              <w:left w:w="0" w:type="dxa"/>
              <w:bottom w:w="0" w:type="dxa"/>
              <w:right w:w="0" w:type="dxa"/>
            </w:tcMar>
          </w:tcPr>
          <w:p w14:paraId="00000366" w14:textId="77777777" w:rsidR="005660EC" w:rsidRPr="00155F65" w:rsidRDefault="00FB0BCD">
            <w:pPr>
              <w:jc w:val="center"/>
              <w:rPr>
                <w:sz w:val="24"/>
                <w:szCs w:val="24"/>
              </w:rPr>
            </w:pPr>
            <w:r w:rsidRPr="00155F65">
              <w:rPr>
                <w:sz w:val="24"/>
                <w:szCs w:val="24"/>
              </w:rPr>
              <w:t>0</w:t>
            </w:r>
          </w:p>
        </w:tc>
      </w:tr>
      <w:tr w:rsidR="005660EC" w:rsidRPr="00155F65" w14:paraId="38EE2BB9" w14:textId="77777777">
        <w:trPr>
          <w:trHeight w:val="360"/>
          <w:jc w:val="center"/>
        </w:trPr>
        <w:tc>
          <w:tcPr>
            <w:tcW w:w="1180" w:type="dxa"/>
            <w:vMerge/>
            <w:tcBorders>
              <w:top w:val="single" w:sz="8" w:space="0" w:color="A6A6A6"/>
              <w:left w:val="nil"/>
              <w:bottom w:val="nil"/>
              <w:right w:val="nil"/>
            </w:tcBorders>
            <w:shd w:val="clear" w:color="auto" w:fill="auto"/>
            <w:tcMar>
              <w:top w:w="0" w:type="dxa"/>
              <w:left w:w="0" w:type="dxa"/>
              <w:bottom w:w="0" w:type="dxa"/>
              <w:right w:w="0" w:type="dxa"/>
            </w:tcMar>
          </w:tcPr>
          <w:p w14:paraId="00000367"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85" w:type="dxa"/>
            <w:tcBorders>
              <w:top w:val="nil"/>
              <w:left w:val="nil"/>
              <w:bottom w:val="nil"/>
              <w:right w:val="nil"/>
            </w:tcBorders>
            <w:shd w:val="clear" w:color="auto" w:fill="auto"/>
            <w:tcMar>
              <w:top w:w="0" w:type="dxa"/>
              <w:left w:w="0" w:type="dxa"/>
              <w:bottom w:w="0" w:type="dxa"/>
              <w:right w:w="0" w:type="dxa"/>
            </w:tcMar>
          </w:tcPr>
          <w:p w14:paraId="00000368" w14:textId="77777777" w:rsidR="005660EC" w:rsidRPr="00155F65" w:rsidRDefault="00FB0BCD">
            <w:pPr>
              <w:rPr>
                <w:sz w:val="24"/>
                <w:szCs w:val="24"/>
              </w:rPr>
            </w:pPr>
            <w:r w:rsidRPr="00155F65">
              <w:rPr>
                <w:sz w:val="24"/>
                <w:szCs w:val="24"/>
              </w:rPr>
              <w:t>LS-Cisco</w:t>
            </w:r>
          </w:p>
        </w:tc>
        <w:tc>
          <w:tcPr>
            <w:tcW w:w="1110" w:type="dxa"/>
            <w:tcBorders>
              <w:top w:val="nil"/>
              <w:left w:val="nil"/>
              <w:bottom w:val="nil"/>
              <w:right w:val="nil"/>
            </w:tcBorders>
            <w:shd w:val="clear" w:color="auto" w:fill="auto"/>
            <w:tcMar>
              <w:top w:w="0" w:type="dxa"/>
              <w:left w:w="0" w:type="dxa"/>
              <w:bottom w:w="0" w:type="dxa"/>
              <w:right w:w="0" w:type="dxa"/>
            </w:tcMar>
          </w:tcPr>
          <w:p w14:paraId="00000369" w14:textId="77777777" w:rsidR="005660EC" w:rsidRPr="00155F65" w:rsidRDefault="00FB0BCD">
            <w:pPr>
              <w:jc w:val="center"/>
              <w:rPr>
                <w:b/>
                <w:sz w:val="24"/>
                <w:szCs w:val="24"/>
              </w:rPr>
            </w:pPr>
            <w:r w:rsidRPr="00155F65">
              <w:rPr>
                <w:b/>
                <w:sz w:val="24"/>
                <w:szCs w:val="24"/>
              </w:rPr>
              <w:t>-</w:t>
            </w:r>
          </w:p>
        </w:tc>
        <w:tc>
          <w:tcPr>
            <w:tcW w:w="1080" w:type="dxa"/>
            <w:tcBorders>
              <w:top w:val="nil"/>
              <w:left w:val="nil"/>
              <w:bottom w:val="nil"/>
              <w:right w:val="nil"/>
            </w:tcBorders>
            <w:shd w:val="clear" w:color="auto" w:fill="auto"/>
            <w:tcMar>
              <w:top w:w="0" w:type="dxa"/>
              <w:left w:w="0" w:type="dxa"/>
              <w:bottom w:w="0" w:type="dxa"/>
              <w:right w:w="0" w:type="dxa"/>
            </w:tcMar>
          </w:tcPr>
          <w:p w14:paraId="0000036A" w14:textId="77777777" w:rsidR="005660EC" w:rsidRPr="00155F65" w:rsidRDefault="00FB0BCD">
            <w:pPr>
              <w:jc w:val="center"/>
              <w:rPr>
                <w:sz w:val="24"/>
                <w:szCs w:val="24"/>
              </w:rPr>
            </w:pPr>
            <w:r w:rsidRPr="00155F65">
              <w:rPr>
                <w:sz w:val="24"/>
                <w:szCs w:val="24"/>
              </w:rPr>
              <w:t>0</w:t>
            </w:r>
          </w:p>
        </w:tc>
        <w:tc>
          <w:tcPr>
            <w:tcW w:w="1275" w:type="dxa"/>
            <w:tcBorders>
              <w:top w:val="nil"/>
              <w:left w:val="nil"/>
              <w:bottom w:val="nil"/>
              <w:right w:val="nil"/>
            </w:tcBorders>
            <w:shd w:val="clear" w:color="auto" w:fill="auto"/>
            <w:tcMar>
              <w:top w:w="0" w:type="dxa"/>
              <w:left w:w="0" w:type="dxa"/>
              <w:bottom w:w="0" w:type="dxa"/>
              <w:right w:w="0" w:type="dxa"/>
            </w:tcMar>
          </w:tcPr>
          <w:p w14:paraId="0000036B" w14:textId="77777777" w:rsidR="005660EC" w:rsidRPr="00155F65" w:rsidRDefault="00FB0BCD">
            <w:pPr>
              <w:jc w:val="center"/>
              <w:rPr>
                <w:sz w:val="24"/>
                <w:szCs w:val="24"/>
              </w:rPr>
            </w:pPr>
            <w:r w:rsidRPr="00155F65">
              <w:rPr>
                <w:sz w:val="24"/>
                <w:szCs w:val="24"/>
              </w:rPr>
              <w:t>0</w:t>
            </w:r>
          </w:p>
        </w:tc>
        <w:tc>
          <w:tcPr>
            <w:tcW w:w="1140" w:type="dxa"/>
            <w:tcBorders>
              <w:top w:val="nil"/>
              <w:left w:val="nil"/>
              <w:bottom w:val="nil"/>
              <w:right w:val="nil"/>
            </w:tcBorders>
            <w:shd w:val="clear" w:color="auto" w:fill="auto"/>
            <w:tcMar>
              <w:top w:w="0" w:type="dxa"/>
              <w:left w:w="0" w:type="dxa"/>
              <w:bottom w:w="0" w:type="dxa"/>
              <w:right w:w="0" w:type="dxa"/>
            </w:tcMar>
          </w:tcPr>
          <w:p w14:paraId="0000036C" w14:textId="77777777" w:rsidR="005660EC" w:rsidRPr="00155F65" w:rsidRDefault="00FB0BCD">
            <w:pPr>
              <w:jc w:val="center"/>
              <w:rPr>
                <w:sz w:val="24"/>
                <w:szCs w:val="24"/>
              </w:rPr>
            </w:pPr>
            <w:r w:rsidRPr="00155F65">
              <w:rPr>
                <w:sz w:val="24"/>
                <w:szCs w:val="24"/>
              </w:rPr>
              <w:t>0</w:t>
            </w:r>
          </w:p>
        </w:tc>
      </w:tr>
      <w:tr w:rsidR="005660EC" w:rsidRPr="00155F65" w14:paraId="24101760" w14:textId="77777777">
        <w:trPr>
          <w:trHeight w:val="360"/>
          <w:jc w:val="center"/>
        </w:trPr>
        <w:tc>
          <w:tcPr>
            <w:tcW w:w="1180" w:type="dxa"/>
            <w:vMerge/>
            <w:tcBorders>
              <w:top w:val="single" w:sz="8" w:space="0" w:color="A6A6A6"/>
              <w:left w:val="nil"/>
              <w:bottom w:val="nil"/>
              <w:right w:val="nil"/>
            </w:tcBorders>
            <w:shd w:val="clear" w:color="auto" w:fill="auto"/>
            <w:tcMar>
              <w:top w:w="0" w:type="dxa"/>
              <w:left w:w="0" w:type="dxa"/>
              <w:bottom w:w="0" w:type="dxa"/>
              <w:right w:w="0" w:type="dxa"/>
            </w:tcMar>
          </w:tcPr>
          <w:p w14:paraId="0000036D"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85" w:type="dxa"/>
            <w:tcBorders>
              <w:top w:val="nil"/>
              <w:left w:val="nil"/>
              <w:bottom w:val="single" w:sz="8" w:space="0" w:color="A6A6A6"/>
              <w:right w:val="nil"/>
            </w:tcBorders>
            <w:shd w:val="clear" w:color="auto" w:fill="auto"/>
            <w:tcMar>
              <w:top w:w="0" w:type="dxa"/>
              <w:left w:w="0" w:type="dxa"/>
              <w:bottom w:w="0" w:type="dxa"/>
              <w:right w:w="0" w:type="dxa"/>
            </w:tcMar>
          </w:tcPr>
          <w:p w14:paraId="0000036E" w14:textId="77777777" w:rsidR="005660EC" w:rsidRPr="00155F65" w:rsidRDefault="00FB0BCD">
            <w:pPr>
              <w:rPr>
                <w:sz w:val="24"/>
                <w:szCs w:val="24"/>
              </w:rPr>
            </w:pPr>
            <w:r w:rsidRPr="00155F65">
              <w:rPr>
                <w:sz w:val="24"/>
                <w:szCs w:val="24"/>
              </w:rPr>
              <w:t>LO-Cisco</w:t>
            </w:r>
          </w:p>
        </w:tc>
        <w:tc>
          <w:tcPr>
            <w:tcW w:w="1110" w:type="dxa"/>
            <w:tcBorders>
              <w:top w:val="nil"/>
              <w:left w:val="nil"/>
              <w:bottom w:val="single" w:sz="8" w:space="0" w:color="A6A6A6"/>
              <w:right w:val="nil"/>
            </w:tcBorders>
            <w:shd w:val="clear" w:color="auto" w:fill="auto"/>
            <w:tcMar>
              <w:top w:w="0" w:type="dxa"/>
              <w:left w:w="0" w:type="dxa"/>
              <w:bottom w:w="0" w:type="dxa"/>
              <w:right w:w="0" w:type="dxa"/>
            </w:tcMar>
          </w:tcPr>
          <w:p w14:paraId="0000036F" w14:textId="77777777" w:rsidR="005660EC" w:rsidRPr="00155F65" w:rsidRDefault="00FB0BCD">
            <w:pPr>
              <w:jc w:val="center"/>
              <w:rPr>
                <w:b/>
                <w:sz w:val="24"/>
                <w:szCs w:val="24"/>
              </w:rPr>
            </w:pPr>
            <w:r w:rsidRPr="00155F65">
              <w:rPr>
                <w:b/>
                <w:sz w:val="24"/>
                <w:szCs w:val="24"/>
              </w:rPr>
              <w:t>-</w:t>
            </w:r>
          </w:p>
        </w:tc>
        <w:tc>
          <w:tcPr>
            <w:tcW w:w="1080" w:type="dxa"/>
            <w:tcBorders>
              <w:top w:val="nil"/>
              <w:left w:val="nil"/>
              <w:bottom w:val="single" w:sz="8" w:space="0" w:color="A6A6A6"/>
              <w:right w:val="nil"/>
            </w:tcBorders>
            <w:shd w:val="clear" w:color="auto" w:fill="auto"/>
            <w:tcMar>
              <w:top w:w="0" w:type="dxa"/>
              <w:left w:w="0" w:type="dxa"/>
              <w:bottom w:w="0" w:type="dxa"/>
              <w:right w:w="0" w:type="dxa"/>
            </w:tcMar>
          </w:tcPr>
          <w:p w14:paraId="00000370" w14:textId="77777777" w:rsidR="005660EC" w:rsidRPr="00155F65" w:rsidRDefault="00FB0BCD">
            <w:pPr>
              <w:jc w:val="center"/>
              <w:rPr>
                <w:b/>
                <w:sz w:val="24"/>
                <w:szCs w:val="24"/>
              </w:rPr>
            </w:pPr>
            <w:r w:rsidRPr="00155F65">
              <w:rPr>
                <w:b/>
                <w:sz w:val="24"/>
                <w:szCs w:val="24"/>
              </w:rPr>
              <w:t>-</w:t>
            </w:r>
          </w:p>
        </w:tc>
        <w:tc>
          <w:tcPr>
            <w:tcW w:w="1275" w:type="dxa"/>
            <w:tcBorders>
              <w:top w:val="nil"/>
              <w:left w:val="nil"/>
              <w:bottom w:val="single" w:sz="8" w:space="0" w:color="A6A6A6"/>
              <w:right w:val="nil"/>
            </w:tcBorders>
            <w:shd w:val="clear" w:color="auto" w:fill="auto"/>
            <w:tcMar>
              <w:top w:w="0" w:type="dxa"/>
              <w:left w:w="0" w:type="dxa"/>
              <w:bottom w:w="0" w:type="dxa"/>
              <w:right w:w="0" w:type="dxa"/>
            </w:tcMar>
          </w:tcPr>
          <w:p w14:paraId="00000371" w14:textId="77777777" w:rsidR="005660EC" w:rsidRPr="00155F65" w:rsidRDefault="00FB0BCD">
            <w:pPr>
              <w:jc w:val="center"/>
              <w:rPr>
                <w:sz w:val="24"/>
                <w:szCs w:val="24"/>
              </w:rPr>
            </w:pPr>
            <w:r w:rsidRPr="00155F65">
              <w:rPr>
                <w:sz w:val="24"/>
                <w:szCs w:val="24"/>
              </w:rPr>
              <w:t>0</w:t>
            </w:r>
          </w:p>
        </w:tc>
        <w:tc>
          <w:tcPr>
            <w:tcW w:w="1140" w:type="dxa"/>
            <w:tcBorders>
              <w:top w:val="nil"/>
              <w:left w:val="nil"/>
              <w:bottom w:val="single" w:sz="8" w:space="0" w:color="A6A6A6"/>
              <w:right w:val="nil"/>
            </w:tcBorders>
            <w:shd w:val="clear" w:color="auto" w:fill="auto"/>
            <w:tcMar>
              <w:top w:w="0" w:type="dxa"/>
              <w:left w:w="0" w:type="dxa"/>
              <w:bottom w:w="0" w:type="dxa"/>
              <w:right w:w="0" w:type="dxa"/>
            </w:tcMar>
          </w:tcPr>
          <w:p w14:paraId="00000372" w14:textId="77777777" w:rsidR="005660EC" w:rsidRPr="00155F65" w:rsidRDefault="00FB0BCD">
            <w:pPr>
              <w:jc w:val="center"/>
              <w:rPr>
                <w:b/>
                <w:sz w:val="24"/>
                <w:szCs w:val="24"/>
              </w:rPr>
            </w:pPr>
            <w:r w:rsidRPr="00155F65">
              <w:rPr>
                <w:b/>
                <w:sz w:val="24"/>
                <w:szCs w:val="24"/>
              </w:rPr>
              <w:t>+</w:t>
            </w:r>
          </w:p>
        </w:tc>
      </w:tr>
      <w:tr w:rsidR="005660EC" w:rsidRPr="00155F65" w14:paraId="185D7613" w14:textId="77777777">
        <w:trPr>
          <w:trHeight w:val="360"/>
          <w:jc w:val="center"/>
        </w:trPr>
        <w:tc>
          <w:tcPr>
            <w:tcW w:w="1180" w:type="dxa"/>
            <w:vMerge w:val="restart"/>
            <w:tcBorders>
              <w:top w:val="single" w:sz="8" w:space="0" w:color="A6A6A6"/>
              <w:left w:val="nil"/>
              <w:bottom w:val="single" w:sz="8" w:space="0" w:color="A6A6A6"/>
              <w:right w:val="nil"/>
            </w:tcBorders>
            <w:shd w:val="clear" w:color="auto" w:fill="auto"/>
            <w:tcMar>
              <w:top w:w="0" w:type="dxa"/>
              <w:left w:w="0" w:type="dxa"/>
              <w:bottom w:w="0" w:type="dxa"/>
              <w:right w:w="0" w:type="dxa"/>
            </w:tcMar>
          </w:tcPr>
          <w:p w14:paraId="00000373" w14:textId="77777777" w:rsidR="005660EC" w:rsidRPr="00155F65" w:rsidRDefault="00FB0BCD">
            <w:pPr>
              <w:rPr>
                <w:sz w:val="24"/>
                <w:szCs w:val="24"/>
              </w:rPr>
            </w:pPr>
            <w:r w:rsidRPr="00155F65">
              <w:rPr>
                <w:sz w:val="24"/>
                <w:szCs w:val="24"/>
              </w:rPr>
              <w:t>Length-at-Hatch</w:t>
            </w:r>
          </w:p>
        </w:tc>
        <w:tc>
          <w:tcPr>
            <w:tcW w:w="1485" w:type="dxa"/>
            <w:tcBorders>
              <w:top w:val="nil"/>
              <w:left w:val="nil"/>
              <w:bottom w:val="nil"/>
              <w:right w:val="nil"/>
            </w:tcBorders>
            <w:shd w:val="clear" w:color="auto" w:fill="auto"/>
            <w:tcMar>
              <w:top w:w="0" w:type="dxa"/>
              <w:left w:w="0" w:type="dxa"/>
              <w:bottom w:w="0" w:type="dxa"/>
              <w:right w:w="0" w:type="dxa"/>
            </w:tcMar>
          </w:tcPr>
          <w:p w14:paraId="00000374" w14:textId="77777777" w:rsidR="005660EC" w:rsidRPr="00155F65" w:rsidRDefault="00FB0BCD">
            <w:pPr>
              <w:rPr>
                <w:sz w:val="24"/>
                <w:szCs w:val="24"/>
              </w:rPr>
            </w:pPr>
            <w:r w:rsidRPr="00155F65">
              <w:rPr>
                <w:sz w:val="24"/>
                <w:szCs w:val="24"/>
              </w:rPr>
              <w:t>LK-Vendace</w:t>
            </w:r>
          </w:p>
        </w:tc>
        <w:tc>
          <w:tcPr>
            <w:tcW w:w="1110" w:type="dxa"/>
            <w:tcBorders>
              <w:top w:val="nil"/>
              <w:left w:val="nil"/>
              <w:bottom w:val="nil"/>
              <w:right w:val="nil"/>
            </w:tcBorders>
            <w:shd w:val="clear" w:color="auto" w:fill="auto"/>
            <w:tcMar>
              <w:top w:w="0" w:type="dxa"/>
              <w:left w:w="0" w:type="dxa"/>
              <w:bottom w:w="0" w:type="dxa"/>
              <w:right w:w="0" w:type="dxa"/>
            </w:tcMar>
          </w:tcPr>
          <w:p w14:paraId="00000375" w14:textId="77777777" w:rsidR="005660EC" w:rsidRPr="00155F65" w:rsidRDefault="00FB0BCD">
            <w:pPr>
              <w:jc w:val="center"/>
              <w:rPr>
                <w:sz w:val="24"/>
                <w:szCs w:val="24"/>
              </w:rPr>
            </w:pPr>
            <w:r w:rsidRPr="00155F65">
              <w:rPr>
                <w:sz w:val="24"/>
                <w:szCs w:val="24"/>
              </w:rPr>
              <w:t>0</w:t>
            </w:r>
          </w:p>
        </w:tc>
        <w:tc>
          <w:tcPr>
            <w:tcW w:w="1080" w:type="dxa"/>
            <w:tcBorders>
              <w:top w:val="nil"/>
              <w:left w:val="nil"/>
              <w:bottom w:val="nil"/>
              <w:right w:val="nil"/>
            </w:tcBorders>
            <w:shd w:val="clear" w:color="auto" w:fill="auto"/>
            <w:tcMar>
              <w:top w:w="0" w:type="dxa"/>
              <w:left w:w="0" w:type="dxa"/>
              <w:bottom w:w="0" w:type="dxa"/>
              <w:right w:w="0" w:type="dxa"/>
            </w:tcMar>
          </w:tcPr>
          <w:p w14:paraId="00000376" w14:textId="77777777" w:rsidR="005660EC" w:rsidRPr="00155F65" w:rsidRDefault="00FB0BCD">
            <w:pPr>
              <w:jc w:val="center"/>
              <w:rPr>
                <w:b/>
                <w:sz w:val="24"/>
                <w:szCs w:val="24"/>
              </w:rPr>
            </w:pPr>
            <w:r w:rsidRPr="00155F65">
              <w:rPr>
                <w:b/>
                <w:sz w:val="24"/>
                <w:szCs w:val="24"/>
              </w:rPr>
              <w:t>-</w:t>
            </w:r>
          </w:p>
        </w:tc>
        <w:tc>
          <w:tcPr>
            <w:tcW w:w="1275" w:type="dxa"/>
            <w:tcBorders>
              <w:top w:val="nil"/>
              <w:left w:val="nil"/>
              <w:bottom w:val="nil"/>
              <w:right w:val="nil"/>
            </w:tcBorders>
            <w:shd w:val="clear" w:color="auto" w:fill="auto"/>
            <w:tcMar>
              <w:top w:w="0" w:type="dxa"/>
              <w:left w:w="0" w:type="dxa"/>
              <w:bottom w:w="0" w:type="dxa"/>
              <w:right w:w="0" w:type="dxa"/>
            </w:tcMar>
          </w:tcPr>
          <w:p w14:paraId="00000377" w14:textId="77777777" w:rsidR="005660EC" w:rsidRPr="00155F65" w:rsidRDefault="00FB0BCD">
            <w:pPr>
              <w:jc w:val="center"/>
              <w:rPr>
                <w:b/>
                <w:sz w:val="24"/>
                <w:szCs w:val="24"/>
              </w:rPr>
            </w:pPr>
            <w:r w:rsidRPr="00155F65">
              <w:rPr>
                <w:b/>
                <w:sz w:val="24"/>
                <w:szCs w:val="24"/>
              </w:rPr>
              <w:t>+</w:t>
            </w:r>
          </w:p>
        </w:tc>
        <w:tc>
          <w:tcPr>
            <w:tcW w:w="1140" w:type="dxa"/>
            <w:tcBorders>
              <w:top w:val="nil"/>
              <w:left w:val="nil"/>
              <w:bottom w:val="nil"/>
              <w:right w:val="nil"/>
            </w:tcBorders>
            <w:shd w:val="clear" w:color="auto" w:fill="auto"/>
            <w:tcMar>
              <w:top w:w="0" w:type="dxa"/>
              <w:left w:w="0" w:type="dxa"/>
              <w:bottom w:w="0" w:type="dxa"/>
              <w:right w:w="0" w:type="dxa"/>
            </w:tcMar>
          </w:tcPr>
          <w:p w14:paraId="00000378" w14:textId="77777777" w:rsidR="005660EC" w:rsidRPr="00155F65" w:rsidRDefault="00FB0BCD">
            <w:pPr>
              <w:jc w:val="center"/>
              <w:rPr>
                <w:sz w:val="24"/>
                <w:szCs w:val="24"/>
              </w:rPr>
            </w:pPr>
            <w:r w:rsidRPr="00155F65">
              <w:rPr>
                <w:sz w:val="24"/>
                <w:szCs w:val="24"/>
              </w:rPr>
              <w:t>0</w:t>
            </w:r>
          </w:p>
        </w:tc>
      </w:tr>
      <w:tr w:rsidR="005660EC" w:rsidRPr="00155F65" w14:paraId="54877338" w14:textId="77777777">
        <w:trPr>
          <w:trHeight w:val="360"/>
          <w:jc w:val="center"/>
        </w:trPr>
        <w:tc>
          <w:tcPr>
            <w:tcW w:w="1180" w:type="dxa"/>
            <w:vMerge/>
            <w:tcBorders>
              <w:top w:val="single" w:sz="8" w:space="0" w:color="A6A6A6"/>
              <w:left w:val="nil"/>
              <w:bottom w:val="single" w:sz="8" w:space="0" w:color="A6A6A6"/>
              <w:right w:val="nil"/>
            </w:tcBorders>
            <w:shd w:val="clear" w:color="auto" w:fill="auto"/>
            <w:tcMar>
              <w:top w:w="0" w:type="dxa"/>
              <w:left w:w="0" w:type="dxa"/>
              <w:bottom w:w="0" w:type="dxa"/>
              <w:right w:w="0" w:type="dxa"/>
            </w:tcMar>
          </w:tcPr>
          <w:p w14:paraId="00000379"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85" w:type="dxa"/>
            <w:tcBorders>
              <w:top w:val="nil"/>
              <w:left w:val="nil"/>
              <w:bottom w:val="nil"/>
              <w:right w:val="nil"/>
            </w:tcBorders>
            <w:shd w:val="clear" w:color="auto" w:fill="auto"/>
            <w:tcMar>
              <w:top w:w="0" w:type="dxa"/>
              <w:left w:w="0" w:type="dxa"/>
              <w:bottom w:w="0" w:type="dxa"/>
              <w:right w:w="0" w:type="dxa"/>
            </w:tcMar>
          </w:tcPr>
          <w:p w14:paraId="0000037A" w14:textId="77777777" w:rsidR="005660EC" w:rsidRPr="00155F65" w:rsidRDefault="00FB0BCD">
            <w:pPr>
              <w:rPr>
                <w:sz w:val="24"/>
                <w:szCs w:val="24"/>
              </w:rPr>
            </w:pPr>
            <w:r w:rsidRPr="00155F65">
              <w:rPr>
                <w:sz w:val="24"/>
                <w:szCs w:val="24"/>
              </w:rPr>
              <w:t>LS-Cisco</w:t>
            </w:r>
          </w:p>
        </w:tc>
        <w:tc>
          <w:tcPr>
            <w:tcW w:w="1110" w:type="dxa"/>
            <w:tcBorders>
              <w:top w:val="nil"/>
              <w:left w:val="nil"/>
              <w:bottom w:val="nil"/>
              <w:right w:val="nil"/>
            </w:tcBorders>
            <w:shd w:val="clear" w:color="auto" w:fill="auto"/>
            <w:tcMar>
              <w:top w:w="0" w:type="dxa"/>
              <w:left w:w="0" w:type="dxa"/>
              <w:bottom w:w="0" w:type="dxa"/>
              <w:right w:w="0" w:type="dxa"/>
            </w:tcMar>
          </w:tcPr>
          <w:p w14:paraId="0000037B" w14:textId="77777777" w:rsidR="005660EC" w:rsidRPr="00155F65" w:rsidRDefault="00FB0BCD">
            <w:pPr>
              <w:jc w:val="center"/>
              <w:rPr>
                <w:b/>
                <w:sz w:val="24"/>
                <w:szCs w:val="24"/>
              </w:rPr>
            </w:pPr>
            <w:r w:rsidRPr="00155F65">
              <w:rPr>
                <w:b/>
                <w:sz w:val="24"/>
                <w:szCs w:val="24"/>
              </w:rPr>
              <w:t>-</w:t>
            </w:r>
          </w:p>
        </w:tc>
        <w:tc>
          <w:tcPr>
            <w:tcW w:w="1080" w:type="dxa"/>
            <w:tcBorders>
              <w:top w:val="nil"/>
              <w:left w:val="nil"/>
              <w:bottom w:val="nil"/>
              <w:right w:val="nil"/>
            </w:tcBorders>
            <w:shd w:val="clear" w:color="auto" w:fill="auto"/>
            <w:tcMar>
              <w:top w:w="0" w:type="dxa"/>
              <w:left w:w="0" w:type="dxa"/>
              <w:bottom w:w="0" w:type="dxa"/>
              <w:right w:w="0" w:type="dxa"/>
            </w:tcMar>
          </w:tcPr>
          <w:p w14:paraId="0000037C" w14:textId="77777777" w:rsidR="005660EC" w:rsidRPr="00155F65" w:rsidRDefault="00FB0BCD">
            <w:pPr>
              <w:jc w:val="center"/>
              <w:rPr>
                <w:sz w:val="24"/>
                <w:szCs w:val="24"/>
              </w:rPr>
            </w:pPr>
            <w:r w:rsidRPr="00155F65">
              <w:rPr>
                <w:sz w:val="24"/>
                <w:szCs w:val="24"/>
              </w:rPr>
              <w:t>0</w:t>
            </w:r>
          </w:p>
        </w:tc>
        <w:tc>
          <w:tcPr>
            <w:tcW w:w="1275" w:type="dxa"/>
            <w:tcBorders>
              <w:top w:val="nil"/>
              <w:left w:val="nil"/>
              <w:bottom w:val="nil"/>
              <w:right w:val="nil"/>
            </w:tcBorders>
            <w:shd w:val="clear" w:color="auto" w:fill="auto"/>
            <w:tcMar>
              <w:top w:w="0" w:type="dxa"/>
              <w:left w:w="0" w:type="dxa"/>
              <w:bottom w:w="0" w:type="dxa"/>
              <w:right w:w="0" w:type="dxa"/>
            </w:tcMar>
          </w:tcPr>
          <w:p w14:paraId="0000037D" w14:textId="77777777" w:rsidR="005660EC" w:rsidRPr="00155F65" w:rsidRDefault="00FB0BCD">
            <w:pPr>
              <w:jc w:val="center"/>
              <w:rPr>
                <w:sz w:val="24"/>
                <w:szCs w:val="24"/>
              </w:rPr>
            </w:pPr>
            <w:r w:rsidRPr="00155F65">
              <w:rPr>
                <w:sz w:val="24"/>
                <w:szCs w:val="24"/>
              </w:rPr>
              <w:t>0</w:t>
            </w:r>
          </w:p>
        </w:tc>
        <w:tc>
          <w:tcPr>
            <w:tcW w:w="1140" w:type="dxa"/>
            <w:tcBorders>
              <w:top w:val="nil"/>
              <w:left w:val="nil"/>
              <w:bottom w:val="nil"/>
              <w:right w:val="nil"/>
            </w:tcBorders>
            <w:shd w:val="clear" w:color="auto" w:fill="auto"/>
            <w:tcMar>
              <w:top w:w="0" w:type="dxa"/>
              <w:left w:w="0" w:type="dxa"/>
              <w:bottom w:w="0" w:type="dxa"/>
              <w:right w:w="0" w:type="dxa"/>
            </w:tcMar>
          </w:tcPr>
          <w:p w14:paraId="0000037E" w14:textId="77777777" w:rsidR="005660EC" w:rsidRPr="00155F65" w:rsidRDefault="00FB0BCD">
            <w:pPr>
              <w:jc w:val="center"/>
              <w:rPr>
                <w:sz w:val="24"/>
                <w:szCs w:val="24"/>
              </w:rPr>
            </w:pPr>
            <w:r w:rsidRPr="00155F65">
              <w:rPr>
                <w:sz w:val="24"/>
                <w:szCs w:val="24"/>
              </w:rPr>
              <w:t>0</w:t>
            </w:r>
          </w:p>
        </w:tc>
      </w:tr>
      <w:tr w:rsidR="005660EC" w:rsidRPr="00155F65" w14:paraId="6B5C0DA6" w14:textId="77777777">
        <w:trPr>
          <w:trHeight w:val="360"/>
          <w:jc w:val="center"/>
        </w:trPr>
        <w:tc>
          <w:tcPr>
            <w:tcW w:w="1180" w:type="dxa"/>
            <w:vMerge/>
            <w:tcBorders>
              <w:top w:val="single" w:sz="8" w:space="0" w:color="A6A6A6"/>
              <w:left w:val="nil"/>
              <w:bottom w:val="single" w:sz="8" w:space="0" w:color="A6A6A6"/>
              <w:right w:val="nil"/>
            </w:tcBorders>
            <w:shd w:val="clear" w:color="auto" w:fill="auto"/>
            <w:tcMar>
              <w:top w:w="0" w:type="dxa"/>
              <w:left w:w="0" w:type="dxa"/>
              <w:bottom w:w="0" w:type="dxa"/>
              <w:right w:w="0" w:type="dxa"/>
            </w:tcMar>
          </w:tcPr>
          <w:p w14:paraId="0000037F"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85" w:type="dxa"/>
            <w:tcBorders>
              <w:top w:val="nil"/>
              <w:left w:val="nil"/>
              <w:bottom w:val="single" w:sz="8" w:space="0" w:color="A6A6A6"/>
              <w:right w:val="nil"/>
            </w:tcBorders>
            <w:shd w:val="clear" w:color="auto" w:fill="auto"/>
            <w:tcMar>
              <w:top w:w="0" w:type="dxa"/>
              <w:left w:w="0" w:type="dxa"/>
              <w:bottom w:w="0" w:type="dxa"/>
              <w:right w:w="0" w:type="dxa"/>
            </w:tcMar>
          </w:tcPr>
          <w:p w14:paraId="00000380" w14:textId="77777777" w:rsidR="005660EC" w:rsidRPr="00155F65" w:rsidRDefault="00FB0BCD">
            <w:pPr>
              <w:rPr>
                <w:sz w:val="24"/>
                <w:szCs w:val="24"/>
              </w:rPr>
            </w:pPr>
            <w:r w:rsidRPr="00155F65">
              <w:rPr>
                <w:sz w:val="24"/>
                <w:szCs w:val="24"/>
              </w:rPr>
              <w:t>LO-Cisco</w:t>
            </w:r>
          </w:p>
        </w:tc>
        <w:tc>
          <w:tcPr>
            <w:tcW w:w="1110" w:type="dxa"/>
            <w:tcBorders>
              <w:top w:val="nil"/>
              <w:left w:val="nil"/>
              <w:bottom w:val="single" w:sz="8" w:space="0" w:color="A6A6A6"/>
              <w:right w:val="nil"/>
            </w:tcBorders>
            <w:shd w:val="clear" w:color="auto" w:fill="auto"/>
            <w:tcMar>
              <w:top w:w="0" w:type="dxa"/>
              <w:left w:w="0" w:type="dxa"/>
              <w:bottom w:w="0" w:type="dxa"/>
              <w:right w:w="0" w:type="dxa"/>
            </w:tcMar>
          </w:tcPr>
          <w:p w14:paraId="00000381" w14:textId="77777777" w:rsidR="005660EC" w:rsidRPr="00155F65" w:rsidRDefault="00FB0BCD">
            <w:pPr>
              <w:jc w:val="center"/>
              <w:rPr>
                <w:b/>
                <w:sz w:val="24"/>
                <w:szCs w:val="24"/>
              </w:rPr>
            </w:pPr>
            <w:r w:rsidRPr="00155F65">
              <w:rPr>
                <w:b/>
                <w:sz w:val="24"/>
                <w:szCs w:val="24"/>
              </w:rPr>
              <w:t>-</w:t>
            </w:r>
          </w:p>
        </w:tc>
        <w:tc>
          <w:tcPr>
            <w:tcW w:w="1080" w:type="dxa"/>
            <w:tcBorders>
              <w:top w:val="nil"/>
              <w:left w:val="nil"/>
              <w:bottom w:val="single" w:sz="8" w:space="0" w:color="A6A6A6"/>
              <w:right w:val="nil"/>
            </w:tcBorders>
            <w:shd w:val="clear" w:color="auto" w:fill="auto"/>
            <w:tcMar>
              <w:top w:w="0" w:type="dxa"/>
              <w:left w:w="0" w:type="dxa"/>
              <w:bottom w:w="0" w:type="dxa"/>
              <w:right w:w="0" w:type="dxa"/>
            </w:tcMar>
          </w:tcPr>
          <w:p w14:paraId="00000382" w14:textId="77777777" w:rsidR="005660EC" w:rsidRPr="00155F65" w:rsidRDefault="00FB0BCD">
            <w:pPr>
              <w:jc w:val="center"/>
              <w:rPr>
                <w:sz w:val="24"/>
                <w:szCs w:val="24"/>
              </w:rPr>
            </w:pPr>
            <w:r w:rsidRPr="00155F65">
              <w:rPr>
                <w:sz w:val="24"/>
                <w:szCs w:val="24"/>
              </w:rPr>
              <w:t>0</w:t>
            </w:r>
          </w:p>
        </w:tc>
        <w:tc>
          <w:tcPr>
            <w:tcW w:w="1275" w:type="dxa"/>
            <w:tcBorders>
              <w:top w:val="nil"/>
              <w:left w:val="nil"/>
              <w:bottom w:val="single" w:sz="8" w:space="0" w:color="A6A6A6"/>
              <w:right w:val="nil"/>
            </w:tcBorders>
            <w:shd w:val="clear" w:color="auto" w:fill="auto"/>
            <w:tcMar>
              <w:top w:w="0" w:type="dxa"/>
              <w:left w:w="0" w:type="dxa"/>
              <w:bottom w:w="0" w:type="dxa"/>
              <w:right w:w="0" w:type="dxa"/>
            </w:tcMar>
          </w:tcPr>
          <w:p w14:paraId="00000383" w14:textId="77777777" w:rsidR="005660EC" w:rsidRPr="00155F65" w:rsidRDefault="00FB0BCD">
            <w:pPr>
              <w:jc w:val="center"/>
              <w:rPr>
                <w:b/>
                <w:sz w:val="24"/>
                <w:szCs w:val="24"/>
              </w:rPr>
            </w:pPr>
            <w:r w:rsidRPr="00155F65">
              <w:rPr>
                <w:b/>
                <w:sz w:val="24"/>
                <w:szCs w:val="24"/>
              </w:rPr>
              <w:t>+</w:t>
            </w:r>
          </w:p>
        </w:tc>
        <w:tc>
          <w:tcPr>
            <w:tcW w:w="1140" w:type="dxa"/>
            <w:tcBorders>
              <w:top w:val="nil"/>
              <w:left w:val="nil"/>
              <w:bottom w:val="single" w:sz="8" w:space="0" w:color="A6A6A6"/>
              <w:right w:val="nil"/>
            </w:tcBorders>
            <w:shd w:val="clear" w:color="auto" w:fill="auto"/>
            <w:tcMar>
              <w:top w:w="0" w:type="dxa"/>
              <w:left w:w="0" w:type="dxa"/>
              <w:bottom w:w="0" w:type="dxa"/>
              <w:right w:w="0" w:type="dxa"/>
            </w:tcMar>
          </w:tcPr>
          <w:p w14:paraId="00000384" w14:textId="77777777" w:rsidR="005660EC" w:rsidRPr="00155F65" w:rsidRDefault="00FB0BCD">
            <w:pPr>
              <w:jc w:val="center"/>
              <w:rPr>
                <w:sz w:val="24"/>
                <w:szCs w:val="24"/>
              </w:rPr>
            </w:pPr>
            <w:r w:rsidRPr="00155F65">
              <w:rPr>
                <w:sz w:val="24"/>
                <w:szCs w:val="24"/>
              </w:rPr>
              <w:t>0</w:t>
            </w:r>
          </w:p>
        </w:tc>
      </w:tr>
      <w:tr w:rsidR="005660EC" w:rsidRPr="00155F65" w14:paraId="45847F22" w14:textId="77777777">
        <w:trPr>
          <w:trHeight w:val="360"/>
          <w:jc w:val="center"/>
        </w:trPr>
        <w:tc>
          <w:tcPr>
            <w:tcW w:w="1180" w:type="dxa"/>
            <w:vMerge w:val="restart"/>
            <w:tcBorders>
              <w:top w:val="nil"/>
              <w:left w:val="nil"/>
              <w:bottom w:val="single" w:sz="12" w:space="0" w:color="000000"/>
              <w:right w:val="nil"/>
            </w:tcBorders>
            <w:shd w:val="clear" w:color="auto" w:fill="auto"/>
            <w:tcMar>
              <w:top w:w="0" w:type="dxa"/>
              <w:left w:w="0" w:type="dxa"/>
              <w:bottom w:w="0" w:type="dxa"/>
              <w:right w:w="0" w:type="dxa"/>
            </w:tcMar>
          </w:tcPr>
          <w:p w14:paraId="00000385" w14:textId="77777777" w:rsidR="005660EC" w:rsidRPr="00155F65" w:rsidRDefault="00FB0BCD">
            <w:pPr>
              <w:rPr>
                <w:sz w:val="24"/>
                <w:szCs w:val="24"/>
              </w:rPr>
            </w:pPr>
            <w:r w:rsidRPr="00155F65">
              <w:rPr>
                <w:sz w:val="24"/>
                <w:szCs w:val="24"/>
              </w:rPr>
              <w:t>Yolk-sac Volume</w:t>
            </w:r>
          </w:p>
        </w:tc>
        <w:tc>
          <w:tcPr>
            <w:tcW w:w="1485" w:type="dxa"/>
            <w:tcBorders>
              <w:top w:val="nil"/>
              <w:left w:val="nil"/>
              <w:bottom w:val="nil"/>
              <w:right w:val="nil"/>
            </w:tcBorders>
            <w:shd w:val="clear" w:color="auto" w:fill="auto"/>
            <w:tcMar>
              <w:top w:w="0" w:type="dxa"/>
              <w:left w:w="0" w:type="dxa"/>
              <w:bottom w:w="0" w:type="dxa"/>
              <w:right w:w="0" w:type="dxa"/>
            </w:tcMar>
          </w:tcPr>
          <w:p w14:paraId="00000386" w14:textId="77777777" w:rsidR="005660EC" w:rsidRPr="00155F65" w:rsidRDefault="00FB0BCD">
            <w:pPr>
              <w:rPr>
                <w:sz w:val="24"/>
                <w:szCs w:val="24"/>
              </w:rPr>
            </w:pPr>
            <w:r w:rsidRPr="00155F65">
              <w:rPr>
                <w:sz w:val="24"/>
                <w:szCs w:val="24"/>
              </w:rPr>
              <w:t>LK-Vendace</w:t>
            </w:r>
          </w:p>
        </w:tc>
        <w:tc>
          <w:tcPr>
            <w:tcW w:w="1110" w:type="dxa"/>
            <w:tcBorders>
              <w:top w:val="nil"/>
              <w:left w:val="nil"/>
              <w:bottom w:val="nil"/>
              <w:right w:val="nil"/>
            </w:tcBorders>
            <w:shd w:val="clear" w:color="auto" w:fill="auto"/>
            <w:tcMar>
              <w:top w:w="0" w:type="dxa"/>
              <w:left w:w="0" w:type="dxa"/>
              <w:bottom w:w="0" w:type="dxa"/>
              <w:right w:w="0" w:type="dxa"/>
            </w:tcMar>
          </w:tcPr>
          <w:p w14:paraId="00000387" w14:textId="77777777" w:rsidR="005660EC" w:rsidRPr="00155F65" w:rsidRDefault="00FB0BCD">
            <w:pPr>
              <w:jc w:val="center"/>
              <w:rPr>
                <w:b/>
                <w:sz w:val="24"/>
                <w:szCs w:val="24"/>
              </w:rPr>
            </w:pPr>
            <w:r w:rsidRPr="00155F65">
              <w:rPr>
                <w:b/>
                <w:sz w:val="24"/>
                <w:szCs w:val="24"/>
              </w:rPr>
              <w:t>+</w:t>
            </w:r>
          </w:p>
        </w:tc>
        <w:tc>
          <w:tcPr>
            <w:tcW w:w="1080" w:type="dxa"/>
            <w:tcBorders>
              <w:top w:val="nil"/>
              <w:left w:val="nil"/>
              <w:bottom w:val="nil"/>
              <w:right w:val="nil"/>
            </w:tcBorders>
            <w:shd w:val="clear" w:color="auto" w:fill="auto"/>
            <w:tcMar>
              <w:top w:w="0" w:type="dxa"/>
              <w:left w:w="0" w:type="dxa"/>
              <w:bottom w:w="0" w:type="dxa"/>
              <w:right w:w="0" w:type="dxa"/>
            </w:tcMar>
          </w:tcPr>
          <w:p w14:paraId="00000388" w14:textId="77777777" w:rsidR="005660EC" w:rsidRPr="00155F65" w:rsidRDefault="00FB0BCD">
            <w:pPr>
              <w:jc w:val="center"/>
              <w:rPr>
                <w:sz w:val="24"/>
                <w:szCs w:val="24"/>
              </w:rPr>
            </w:pPr>
            <w:r w:rsidRPr="00155F65">
              <w:rPr>
                <w:sz w:val="24"/>
                <w:szCs w:val="24"/>
              </w:rPr>
              <w:t>0</w:t>
            </w:r>
          </w:p>
        </w:tc>
        <w:tc>
          <w:tcPr>
            <w:tcW w:w="1275" w:type="dxa"/>
            <w:tcBorders>
              <w:top w:val="nil"/>
              <w:left w:val="nil"/>
              <w:bottom w:val="nil"/>
              <w:right w:val="nil"/>
            </w:tcBorders>
            <w:shd w:val="clear" w:color="auto" w:fill="auto"/>
            <w:tcMar>
              <w:top w:w="0" w:type="dxa"/>
              <w:left w:w="0" w:type="dxa"/>
              <w:bottom w:w="0" w:type="dxa"/>
              <w:right w:w="0" w:type="dxa"/>
            </w:tcMar>
          </w:tcPr>
          <w:p w14:paraId="00000389" w14:textId="77777777" w:rsidR="005660EC" w:rsidRPr="00155F65" w:rsidRDefault="00FB0BCD">
            <w:pPr>
              <w:jc w:val="center"/>
              <w:rPr>
                <w:b/>
                <w:sz w:val="24"/>
                <w:szCs w:val="24"/>
              </w:rPr>
            </w:pPr>
            <w:r w:rsidRPr="00155F65">
              <w:rPr>
                <w:b/>
                <w:sz w:val="24"/>
                <w:szCs w:val="24"/>
              </w:rPr>
              <w:t>+</w:t>
            </w:r>
          </w:p>
        </w:tc>
        <w:tc>
          <w:tcPr>
            <w:tcW w:w="1140" w:type="dxa"/>
            <w:tcBorders>
              <w:top w:val="nil"/>
              <w:left w:val="nil"/>
              <w:bottom w:val="nil"/>
              <w:right w:val="nil"/>
            </w:tcBorders>
            <w:shd w:val="clear" w:color="auto" w:fill="auto"/>
            <w:tcMar>
              <w:top w:w="0" w:type="dxa"/>
              <w:left w:w="0" w:type="dxa"/>
              <w:bottom w:w="0" w:type="dxa"/>
              <w:right w:w="0" w:type="dxa"/>
            </w:tcMar>
          </w:tcPr>
          <w:p w14:paraId="0000038A" w14:textId="77777777" w:rsidR="005660EC" w:rsidRPr="00155F65" w:rsidRDefault="00FB0BCD">
            <w:pPr>
              <w:jc w:val="center"/>
              <w:rPr>
                <w:b/>
                <w:sz w:val="24"/>
                <w:szCs w:val="24"/>
              </w:rPr>
            </w:pPr>
            <w:r w:rsidRPr="00155F65">
              <w:rPr>
                <w:b/>
                <w:sz w:val="24"/>
                <w:szCs w:val="24"/>
              </w:rPr>
              <w:t>-</w:t>
            </w:r>
          </w:p>
        </w:tc>
      </w:tr>
      <w:tr w:rsidR="005660EC" w:rsidRPr="00155F65" w14:paraId="070E0F80" w14:textId="77777777">
        <w:trPr>
          <w:trHeight w:val="360"/>
          <w:jc w:val="center"/>
        </w:trPr>
        <w:tc>
          <w:tcPr>
            <w:tcW w:w="1180" w:type="dxa"/>
            <w:vMerge/>
            <w:tcBorders>
              <w:top w:val="nil"/>
              <w:left w:val="nil"/>
              <w:bottom w:val="single" w:sz="12" w:space="0" w:color="000000"/>
              <w:right w:val="nil"/>
            </w:tcBorders>
            <w:shd w:val="clear" w:color="auto" w:fill="auto"/>
            <w:tcMar>
              <w:top w:w="0" w:type="dxa"/>
              <w:left w:w="0" w:type="dxa"/>
              <w:bottom w:w="0" w:type="dxa"/>
              <w:right w:w="0" w:type="dxa"/>
            </w:tcMar>
          </w:tcPr>
          <w:p w14:paraId="0000038B" w14:textId="77777777" w:rsidR="005660EC" w:rsidRPr="00155F65" w:rsidRDefault="005660EC">
            <w:pPr>
              <w:widowControl w:val="0"/>
              <w:pBdr>
                <w:top w:val="nil"/>
                <w:left w:val="nil"/>
                <w:bottom w:val="nil"/>
                <w:right w:val="nil"/>
                <w:between w:val="nil"/>
              </w:pBdr>
              <w:spacing w:line="276" w:lineRule="auto"/>
              <w:rPr>
                <w:b/>
                <w:sz w:val="24"/>
                <w:szCs w:val="24"/>
              </w:rPr>
            </w:pPr>
          </w:p>
        </w:tc>
        <w:tc>
          <w:tcPr>
            <w:tcW w:w="1485" w:type="dxa"/>
            <w:tcBorders>
              <w:top w:val="nil"/>
              <w:left w:val="nil"/>
              <w:bottom w:val="nil"/>
              <w:right w:val="nil"/>
            </w:tcBorders>
            <w:shd w:val="clear" w:color="auto" w:fill="auto"/>
            <w:tcMar>
              <w:top w:w="0" w:type="dxa"/>
              <w:left w:w="0" w:type="dxa"/>
              <w:bottom w:w="0" w:type="dxa"/>
              <w:right w:w="0" w:type="dxa"/>
            </w:tcMar>
          </w:tcPr>
          <w:p w14:paraId="0000038C" w14:textId="77777777" w:rsidR="005660EC" w:rsidRPr="00155F65" w:rsidRDefault="00FB0BCD">
            <w:pPr>
              <w:rPr>
                <w:sz w:val="24"/>
                <w:szCs w:val="24"/>
              </w:rPr>
            </w:pPr>
            <w:r w:rsidRPr="00155F65">
              <w:rPr>
                <w:sz w:val="24"/>
                <w:szCs w:val="24"/>
              </w:rPr>
              <w:t>LS-Cisco</w:t>
            </w:r>
          </w:p>
        </w:tc>
        <w:tc>
          <w:tcPr>
            <w:tcW w:w="1110" w:type="dxa"/>
            <w:tcBorders>
              <w:top w:val="nil"/>
              <w:left w:val="nil"/>
              <w:bottom w:val="nil"/>
              <w:right w:val="nil"/>
            </w:tcBorders>
            <w:shd w:val="clear" w:color="auto" w:fill="auto"/>
            <w:tcMar>
              <w:top w:w="0" w:type="dxa"/>
              <w:left w:w="0" w:type="dxa"/>
              <w:bottom w:w="0" w:type="dxa"/>
              <w:right w:w="0" w:type="dxa"/>
            </w:tcMar>
          </w:tcPr>
          <w:p w14:paraId="0000038D" w14:textId="77777777" w:rsidR="005660EC" w:rsidRPr="00155F65" w:rsidRDefault="00FB0BCD">
            <w:pPr>
              <w:jc w:val="center"/>
              <w:rPr>
                <w:b/>
                <w:sz w:val="24"/>
                <w:szCs w:val="24"/>
              </w:rPr>
            </w:pPr>
            <w:r w:rsidRPr="00155F65">
              <w:rPr>
                <w:b/>
                <w:sz w:val="24"/>
                <w:szCs w:val="24"/>
              </w:rPr>
              <w:t>-</w:t>
            </w:r>
          </w:p>
        </w:tc>
        <w:tc>
          <w:tcPr>
            <w:tcW w:w="1080" w:type="dxa"/>
            <w:tcBorders>
              <w:top w:val="nil"/>
              <w:left w:val="nil"/>
              <w:bottom w:val="nil"/>
              <w:right w:val="nil"/>
            </w:tcBorders>
            <w:shd w:val="clear" w:color="auto" w:fill="auto"/>
            <w:tcMar>
              <w:top w:w="0" w:type="dxa"/>
              <w:left w:w="0" w:type="dxa"/>
              <w:bottom w:w="0" w:type="dxa"/>
              <w:right w:w="0" w:type="dxa"/>
            </w:tcMar>
          </w:tcPr>
          <w:p w14:paraId="0000038E" w14:textId="77777777" w:rsidR="005660EC" w:rsidRPr="00155F65" w:rsidRDefault="00FB0BCD">
            <w:pPr>
              <w:jc w:val="center"/>
              <w:rPr>
                <w:b/>
                <w:sz w:val="24"/>
                <w:szCs w:val="24"/>
              </w:rPr>
            </w:pPr>
            <w:r w:rsidRPr="00155F65">
              <w:rPr>
                <w:b/>
                <w:sz w:val="24"/>
                <w:szCs w:val="24"/>
              </w:rPr>
              <w:t>+</w:t>
            </w:r>
          </w:p>
        </w:tc>
        <w:tc>
          <w:tcPr>
            <w:tcW w:w="1275" w:type="dxa"/>
            <w:tcBorders>
              <w:top w:val="nil"/>
              <w:left w:val="nil"/>
              <w:bottom w:val="nil"/>
              <w:right w:val="nil"/>
            </w:tcBorders>
            <w:shd w:val="clear" w:color="auto" w:fill="auto"/>
            <w:tcMar>
              <w:top w:w="0" w:type="dxa"/>
              <w:left w:w="0" w:type="dxa"/>
              <w:bottom w:w="0" w:type="dxa"/>
              <w:right w:w="0" w:type="dxa"/>
            </w:tcMar>
          </w:tcPr>
          <w:p w14:paraId="0000038F" w14:textId="77777777" w:rsidR="005660EC" w:rsidRPr="00155F65" w:rsidRDefault="00FB0BCD">
            <w:pPr>
              <w:jc w:val="center"/>
              <w:rPr>
                <w:b/>
                <w:sz w:val="24"/>
                <w:szCs w:val="24"/>
              </w:rPr>
            </w:pPr>
            <w:r w:rsidRPr="00155F65">
              <w:rPr>
                <w:b/>
                <w:sz w:val="24"/>
                <w:szCs w:val="24"/>
              </w:rPr>
              <w:t>-</w:t>
            </w:r>
          </w:p>
        </w:tc>
        <w:tc>
          <w:tcPr>
            <w:tcW w:w="1140" w:type="dxa"/>
            <w:tcBorders>
              <w:top w:val="nil"/>
              <w:left w:val="nil"/>
              <w:bottom w:val="nil"/>
              <w:right w:val="nil"/>
            </w:tcBorders>
            <w:shd w:val="clear" w:color="auto" w:fill="auto"/>
            <w:tcMar>
              <w:top w:w="0" w:type="dxa"/>
              <w:left w:w="0" w:type="dxa"/>
              <w:bottom w:w="0" w:type="dxa"/>
              <w:right w:w="0" w:type="dxa"/>
            </w:tcMar>
          </w:tcPr>
          <w:p w14:paraId="00000390" w14:textId="77777777" w:rsidR="005660EC" w:rsidRPr="00155F65" w:rsidRDefault="00FB0BCD">
            <w:pPr>
              <w:jc w:val="center"/>
              <w:rPr>
                <w:b/>
                <w:sz w:val="24"/>
                <w:szCs w:val="24"/>
              </w:rPr>
            </w:pPr>
            <w:r w:rsidRPr="00155F65">
              <w:rPr>
                <w:b/>
                <w:sz w:val="24"/>
                <w:szCs w:val="24"/>
              </w:rPr>
              <w:t>+</w:t>
            </w:r>
          </w:p>
        </w:tc>
      </w:tr>
      <w:tr w:rsidR="005660EC" w:rsidRPr="00155F65" w14:paraId="4175544D" w14:textId="77777777">
        <w:trPr>
          <w:trHeight w:val="360"/>
          <w:jc w:val="center"/>
        </w:trPr>
        <w:tc>
          <w:tcPr>
            <w:tcW w:w="1180" w:type="dxa"/>
            <w:vMerge/>
            <w:tcBorders>
              <w:top w:val="nil"/>
              <w:left w:val="nil"/>
              <w:bottom w:val="single" w:sz="12" w:space="0" w:color="000000"/>
              <w:right w:val="nil"/>
            </w:tcBorders>
            <w:shd w:val="clear" w:color="auto" w:fill="auto"/>
            <w:tcMar>
              <w:top w:w="0" w:type="dxa"/>
              <w:left w:w="0" w:type="dxa"/>
              <w:bottom w:w="0" w:type="dxa"/>
              <w:right w:w="0" w:type="dxa"/>
            </w:tcMar>
          </w:tcPr>
          <w:p w14:paraId="00000391" w14:textId="77777777" w:rsidR="005660EC" w:rsidRPr="00155F65" w:rsidRDefault="005660EC">
            <w:pPr>
              <w:widowControl w:val="0"/>
              <w:pBdr>
                <w:top w:val="nil"/>
                <w:left w:val="nil"/>
                <w:bottom w:val="nil"/>
                <w:right w:val="nil"/>
                <w:between w:val="nil"/>
              </w:pBdr>
              <w:spacing w:line="276" w:lineRule="auto"/>
              <w:rPr>
                <w:b/>
                <w:sz w:val="24"/>
                <w:szCs w:val="24"/>
              </w:rPr>
            </w:pPr>
          </w:p>
        </w:tc>
        <w:tc>
          <w:tcPr>
            <w:tcW w:w="1485" w:type="dxa"/>
            <w:tcBorders>
              <w:top w:val="nil"/>
              <w:left w:val="nil"/>
              <w:bottom w:val="single" w:sz="12" w:space="0" w:color="000000"/>
              <w:right w:val="nil"/>
            </w:tcBorders>
            <w:shd w:val="clear" w:color="auto" w:fill="auto"/>
            <w:tcMar>
              <w:top w:w="0" w:type="dxa"/>
              <w:left w:w="0" w:type="dxa"/>
              <w:bottom w:w="0" w:type="dxa"/>
              <w:right w:w="0" w:type="dxa"/>
            </w:tcMar>
          </w:tcPr>
          <w:p w14:paraId="00000392" w14:textId="77777777" w:rsidR="005660EC" w:rsidRPr="00155F65" w:rsidRDefault="00FB0BCD">
            <w:pPr>
              <w:rPr>
                <w:sz w:val="24"/>
                <w:szCs w:val="24"/>
              </w:rPr>
            </w:pPr>
            <w:r w:rsidRPr="00155F65">
              <w:rPr>
                <w:sz w:val="24"/>
                <w:szCs w:val="24"/>
              </w:rPr>
              <w:t>LO-Cisco</w:t>
            </w:r>
          </w:p>
        </w:tc>
        <w:tc>
          <w:tcPr>
            <w:tcW w:w="1110" w:type="dxa"/>
            <w:tcBorders>
              <w:top w:val="nil"/>
              <w:left w:val="nil"/>
              <w:bottom w:val="single" w:sz="12" w:space="0" w:color="000000"/>
              <w:right w:val="nil"/>
            </w:tcBorders>
            <w:shd w:val="clear" w:color="auto" w:fill="auto"/>
            <w:tcMar>
              <w:top w:w="0" w:type="dxa"/>
              <w:left w:w="0" w:type="dxa"/>
              <w:bottom w:w="0" w:type="dxa"/>
              <w:right w:w="0" w:type="dxa"/>
            </w:tcMar>
          </w:tcPr>
          <w:p w14:paraId="00000393" w14:textId="77777777" w:rsidR="005660EC" w:rsidRPr="00155F65" w:rsidRDefault="00FB0BCD">
            <w:pPr>
              <w:jc w:val="center"/>
              <w:rPr>
                <w:sz w:val="24"/>
                <w:szCs w:val="24"/>
              </w:rPr>
            </w:pPr>
            <w:r w:rsidRPr="00155F65">
              <w:rPr>
                <w:sz w:val="24"/>
                <w:szCs w:val="24"/>
              </w:rPr>
              <w:t>0</w:t>
            </w:r>
          </w:p>
        </w:tc>
        <w:tc>
          <w:tcPr>
            <w:tcW w:w="1080" w:type="dxa"/>
            <w:tcBorders>
              <w:top w:val="nil"/>
              <w:left w:val="nil"/>
              <w:bottom w:val="single" w:sz="12" w:space="0" w:color="000000"/>
              <w:right w:val="nil"/>
            </w:tcBorders>
            <w:shd w:val="clear" w:color="auto" w:fill="auto"/>
            <w:tcMar>
              <w:top w:w="0" w:type="dxa"/>
              <w:left w:w="0" w:type="dxa"/>
              <w:bottom w:w="0" w:type="dxa"/>
              <w:right w:w="0" w:type="dxa"/>
            </w:tcMar>
          </w:tcPr>
          <w:p w14:paraId="00000394" w14:textId="77777777" w:rsidR="005660EC" w:rsidRPr="00155F65" w:rsidRDefault="00FB0BCD">
            <w:pPr>
              <w:jc w:val="center"/>
              <w:rPr>
                <w:sz w:val="24"/>
                <w:szCs w:val="24"/>
              </w:rPr>
            </w:pPr>
            <w:r w:rsidRPr="00155F65">
              <w:rPr>
                <w:sz w:val="24"/>
                <w:szCs w:val="24"/>
              </w:rPr>
              <w:t>0</w:t>
            </w:r>
          </w:p>
        </w:tc>
        <w:tc>
          <w:tcPr>
            <w:tcW w:w="1275" w:type="dxa"/>
            <w:tcBorders>
              <w:top w:val="nil"/>
              <w:left w:val="nil"/>
              <w:bottom w:val="single" w:sz="12" w:space="0" w:color="000000"/>
              <w:right w:val="nil"/>
            </w:tcBorders>
            <w:shd w:val="clear" w:color="auto" w:fill="auto"/>
            <w:tcMar>
              <w:top w:w="0" w:type="dxa"/>
              <w:left w:w="0" w:type="dxa"/>
              <w:bottom w:w="0" w:type="dxa"/>
              <w:right w:w="0" w:type="dxa"/>
            </w:tcMar>
          </w:tcPr>
          <w:p w14:paraId="00000395" w14:textId="77777777" w:rsidR="005660EC" w:rsidRPr="00155F65" w:rsidRDefault="00FB0BCD">
            <w:pPr>
              <w:jc w:val="center"/>
              <w:rPr>
                <w:sz w:val="24"/>
                <w:szCs w:val="24"/>
              </w:rPr>
            </w:pPr>
            <w:r w:rsidRPr="00155F65">
              <w:rPr>
                <w:sz w:val="24"/>
                <w:szCs w:val="24"/>
              </w:rPr>
              <w:t>0</w:t>
            </w:r>
          </w:p>
        </w:tc>
        <w:tc>
          <w:tcPr>
            <w:tcW w:w="1140" w:type="dxa"/>
            <w:tcBorders>
              <w:top w:val="nil"/>
              <w:left w:val="nil"/>
              <w:bottom w:val="single" w:sz="12" w:space="0" w:color="000000"/>
              <w:right w:val="nil"/>
            </w:tcBorders>
            <w:shd w:val="clear" w:color="auto" w:fill="auto"/>
            <w:tcMar>
              <w:top w:w="0" w:type="dxa"/>
              <w:left w:w="0" w:type="dxa"/>
              <w:bottom w:w="0" w:type="dxa"/>
              <w:right w:w="0" w:type="dxa"/>
            </w:tcMar>
          </w:tcPr>
          <w:p w14:paraId="00000396" w14:textId="77777777" w:rsidR="005660EC" w:rsidRPr="00155F65" w:rsidRDefault="00FB0BCD">
            <w:pPr>
              <w:jc w:val="center"/>
              <w:rPr>
                <w:sz w:val="24"/>
                <w:szCs w:val="24"/>
              </w:rPr>
            </w:pPr>
            <w:r w:rsidRPr="00155F65">
              <w:rPr>
                <w:sz w:val="24"/>
                <w:szCs w:val="24"/>
              </w:rPr>
              <w:t>0</w:t>
            </w:r>
          </w:p>
        </w:tc>
      </w:tr>
    </w:tbl>
    <w:p w14:paraId="00000397" w14:textId="77777777" w:rsidR="005660EC" w:rsidRPr="00155F65" w:rsidRDefault="00FB0BCD">
      <w:pPr>
        <w:pStyle w:val="Heading1"/>
        <w:spacing w:before="0" w:after="0"/>
        <w:rPr>
          <w:rFonts w:ascii="Times New Roman" w:eastAsia="Times New Roman" w:hAnsi="Times New Roman" w:cs="Times New Roman"/>
          <w:sz w:val="24"/>
          <w:szCs w:val="24"/>
        </w:rPr>
      </w:pPr>
      <w:bookmarkStart w:id="28" w:name="_heading=h.22rucecoi6s7" w:colFirst="0" w:colLast="0"/>
      <w:bookmarkEnd w:id="28"/>
      <w:r w:rsidRPr="00155F65">
        <w:rPr>
          <w:rFonts w:ascii="Times New Roman" w:hAnsi="Times New Roman" w:cs="Times New Roman"/>
          <w:sz w:val="24"/>
          <w:szCs w:val="24"/>
        </w:rPr>
        <w:br w:type="page"/>
      </w:r>
    </w:p>
    <w:p w14:paraId="00000398" w14:textId="5F2A394B" w:rsidR="005660EC" w:rsidRPr="00155F65" w:rsidRDefault="00FB0BCD">
      <w:pPr>
        <w:pStyle w:val="Heading1"/>
        <w:spacing w:before="0" w:after="0"/>
        <w:rPr>
          <w:rFonts w:ascii="Times New Roman" w:eastAsia="Times New Roman" w:hAnsi="Times New Roman" w:cs="Times New Roman"/>
          <w:sz w:val="24"/>
          <w:szCs w:val="24"/>
        </w:rPr>
      </w:pPr>
      <w:bookmarkStart w:id="29" w:name="_heading=h.y1zh5lu1drga" w:colFirst="0" w:colLast="0"/>
      <w:bookmarkEnd w:id="29"/>
      <w:r w:rsidRPr="00155F65">
        <w:rPr>
          <w:rFonts w:ascii="Times New Roman" w:eastAsia="Times New Roman" w:hAnsi="Times New Roman" w:cs="Times New Roman"/>
          <w:sz w:val="24"/>
          <w:szCs w:val="24"/>
        </w:rPr>
        <w:lastRenderedPageBreak/>
        <w:t>FIGURES:</w:t>
      </w:r>
    </w:p>
    <w:p w14:paraId="71E4D779" w14:textId="77777777" w:rsidR="00B16639" w:rsidRPr="00155F65" w:rsidRDefault="00B16639" w:rsidP="00B16639"/>
    <w:p w14:paraId="00000399" w14:textId="77777777" w:rsidR="005660EC" w:rsidRPr="00155F65" w:rsidRDefault="00FB0BCD">
      <w:pPr>
        <w:spacing w:line="276" w:lineRule="auto"/>
        <w:jc w:val="center"/>
      </w:pPr>
      <w:r w:rsidRPr="00155F65">
        <w:rPr>
          <w:noProof/>
        </w:rPr>
        <w:drawing>
          <wp:inline distT="114300" distB="114300" distL="114300" distR="114300" wp14:anchorId="0584475E" wp14:editId="3EB28258">
            <wp:extent cx="6858000" cy="3124200"/>
            <wp:effectExtent l="0" t="0" r="0" b="0"/>
            <wp:docPr id="5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6858000" cy="3124200"/>
                    </a:xfrm>
                    <a:prstGeom prst="rect">
                      <a:avLst/>
                    </a:prstGeom>
                    <a:ln/>
                  </pic:spPr>
                </pic:pic>
              </a:graphicData>
            </a:graphic>
          </wp:inline>
        </w:drawing>
      </w:r>
    </w:p>
    <w:p w14:paraId="0000039A" w14:textId="77777777" w:rsidR="005660EC" w:rsidRPr="00155F65" w:rsidRDefault="00FB0BCD">
      <w:pPr>
        <w:spacing w:line="276" w:lineRule="auto"/>
      </w:pPr>
      <w:r w:rsidRPr="00155F65">
        <w:t>Figure 1. Map showing the location of each lake (LS = Lake Superior; LO = Lake Ontario; LK = Lake Southern Konnevesi) sampled in North America (A) and Europe (B).</w:t>
      </w:r>
    </w:p>
    <w:p w14:paraId="0000039B" w14:textId="77777777" w:rsidR="005660EC" w:rsidRPr="00155F65" w:rsidRDefault="005660EC">
      <w:pPr>
        <w:spacing w:line="276" w:lineRule="auto"/>
      </w:pPr>
    </w:p>
    <w:p w14:paraId="0000039C" w14:textId="77777777" w:rsidR="005660EC" w:rsidRPr="00155F65" w:rsidRDefault="00FB0BCD">
      <w:pPr>
        <w:spacing w:line="276" w:lineRule="auto"/>
      </w:pPr>
      <w:r w:rsidRPr="00155F65">
        <w:rPr>
          <w:noProof/>
        </w:rPr>
        <w:drawing>
          <wp:inline distT="114300" distB="114300" distL="114300" distR="114300" wp14:anchorId="613F2F5A" wp14:editId="5008712D">
            <wp:extent cx="6858000" cy="4000500"/>
            <wp:effectExtent l="0" t="0" r="0" b="0"/>
            <wp:docPr id="5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6858000" cy="4000500"/>
                    </a:xfrm>
                    <a:prstGeom prst="rect">
                      <a:avLst/>
                    </a:prstGeom>
                    <a:ln/>
                  </pic:spPr>
                </pic:pic>
              </a:graphicData>
            </a:graphic>
          </wp:inline>
        </w:drawing>
      </w:r>
    </w:p>
    <w:p w14:paraId="0000039D" w14:textId="77777777" w:rsidR="005660EC" w:rsidRPr="00155F65" w:rsidRDefault="00FB0BCD">
      <w:pPr>
        <w:spacing w:line="276" w:lineRule="auto"/>
      </w:pPr>
      <w:r w:rsidRPr="00155F65">
        <w:t xml:space="preserve">Figure 2. Winter water temperatures from Lake Southern Konnevesi, Lake Superior, and Lake Ontario. Lake Southern Konnevesi and Lake Superior data were recorded using </w:t>
      </w:r>
      <w:r w:rsidRPr="00155F65">
        <w:rPr>
          <w:i/>
        </w:rPr>
        <w:t>in-situ</w:t>
      </w:r>
      <w:r w:rsidRPr="00155F65">
        <w:t xml:space="preserve"> sensors on the lakebed (10-m deep). Lake Ontario data was recorded using remote sensing sea surface temperatures. X indicates </w:t>
      </w:r>
      <w:r w:rsidRPr="00155F65">
        <w:rPr>
          <w:i/>
        </w:rPr>
        <w:t>ca.</w:t>
      </w:r>
      <w:r w:rsidRPr="00155F65">
        <w:t xml:space="preserve"> spawning and O indicates </w:t>
      </w:r>
      <w:r w:rsidRPr="00155F65">
        <w:rPr>
          <w:i/>
        </w:rPr>
        <w:t>ca.</w:t>
      </w:r>
      <w:r w:rsidRPr="00155F65">
        <w:t xml:space="preserve"> hatching.</w:t>
      </w:r>
      <w:r w:rsidRPr="00155F65">
        <w:br w:type="page"/>
      </w:r>
    </w:p>
    <w:p w14:paraId="0000039E" w14:textId="77777777" w:rsidR="005660EC" w:rsidRPr="00155F65" w:rsidRDefault="00FB0BCD">
      <w:pPr>
        <w:spacing w:line="276" w:lineRule="auto"/>
        <w:jc w:val="center"/>
      </w:pPr>
      <w:r w:rsidRPr="00155F65">
        <w:rPr>
          <w:noProof/>
        </w:rPr>
        <w:lastRenderedPageBreak/>
        <w:drawing>
          <wp:inline distT="114300" distB="114300" distL="114300" distR="114300" wp14:anchorId="6EEAB13F" wp14:editId="3C9EBF4A">
            <wp:extent cx="6858000" cy="6858000"/>
            <wp:effectExtent l="0" t="0" r="0" b="0"/>
            <wp:docPr id="5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6858000" cy="6858000"/>
                    </a:xfrm>
                    <a:prstGeom prst="rect">
                      <a:avLst/>
                    </a:prstGeom>
                    <a:ln/>
                  </pic:spPr>
                </pic:pic>
              </a:graphicData>
            </a:graphic>
          </wp:inline>
        </w:drawing>
      </w:r>
    </w:p>
    <w:p w14:paraId="0000039F" w14:textId="77777777" w:rsidR="005660EC" w:rsidRPr="00155F65" w:rsidRDefault="005660EC">
      <w:pPr>
        <w:spacing w:line="276" w:lineRule="auto"/>
        <w:jc w:val="center"/>
      </w:pPr>
    </w:p>
    <w:p w14:paraId="000003A0" w14:textId="77777777" w:rsidR="005660EC" w:rsidRPr="00155F65" w:rsidRDefault="00FB0BCD">
      <w:pPr>
        <w:spacing w:line="276" w:lineRule="auto"/>
      </w:pPr>
      <w:r w:rsidRPr="00155F65">
        <w:t>Figure 3. Mean embryo survival (%) and incubation period (number of days post-fertilization (DPF) and accumulated degree days (°C; ADD)) at each incubation temperature (°C; left) and standardized temperature responses within each study group (%; right) from Lake Southern Konnevesi (LK-Vendace (</w:t>
      </w:r>
      <w:r w:rsidRPr="00155F65">
        <w:rPr>
          <w:i/>
        </w:rPr>
        <w:t>Coregonus albula</w:t>
      </w:r>
      <w:r w:rsidRPr="00155F65">
        <w:t>) and LK-Whitefish (</w:t>
      </w:r>
      <w:r w:rsidRPr="00155F65">
        <w:rPr>
          <w:i/>
        </w:rPr>
        <w:t>C. lavaretus</w:t>
      </w:r>
      <w:r w:rsidRPr="00155F65">
        <w:t>)), Lake Superior (LS-Cisco (</w:t>
      </w:r>
      <w:r w:rsidRPr="00155F65">
        <w:rPr>
          <w:i/>
        </w:rPr>
        <w:t>C. artedi</w:t>
      </w:r>
      <w:r w:rsidRPr="00155F65">
        <w:t>)), and Lake Ontario (LO-Cisco). Error bars indicate standard error.</w:t>
      </w:r>
      <w:r w:rsidRPr="00155F65">
        <w:br w:type="page"/>
      </w:r>
    </w:p>
    <w:p w14:paraId="000003A1" w14:textId="77777777" w:rsidR="005660EC" w:rsidRPr="00155F65" w:rsidRDefault="00FB0BCD">
      <w:pPr>
        <w:spacing w:line="276" w:lineRule="auto"/>
      </w:pPr>
      <w:r w:rsidRPr="00155F65">
        <w:rPr>
          <w:noProof/>
        </w:rPr>
        <w:lastRenderedPageBreak/>
        <w:drawing>
          <wp:inline distT="114300" distB="114300" distL="114300" distR="114300" wp14:anchorId="311D4809" wp14:editId="4B61460E">
            <wp:extent cx="6858000" cy="5715000"/>
            <wp:effectExtent l="0" t="0" r="0" b="0"/>
            <wp:docPr id="6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6858000" cy="5715000"/>
                    </a:xfrm>
                    <a:prstGeom prst="rect">
                      <a:avLst/>
                    </a:prstGeom>
                    <a:ln/>
                  </pic:spPr>
                </pic:pic>
              </a:graphicData>
            </a:graphic>
          </wp:inline>
        </w:drawing>
      </w:r>
    </w:p>
    <w:p w14:paraId="000003A2" w14:textId="77777777" w:rsidR="005660EC" w:rsidRPr="00155F65" w:rsidRDefault="005660EC">
      <w:pPr>
        <w:spacing w:line="276" w:lineRule="auto"/>
      </w:pPr>
    </w:p>
    <w:p w14:paraId="000003A3" w14:textId="77777777" w:rsidR="005660EC" w:rsidRPr="00155F65" w:rsidRDefault="00FB0BCD">
      <w:pPr>
        <w:spacing w:line="276" w:lineRule="auto"/>
      </w:pPr>
      <w:r w:rsidRPr="00155F65">
        <w:t>Figure 4. Mean percent of total phenotypic variation across incubation temperatures for embryo survival, incubation period (number of days post-fertilization (DPF) and accumulated degree days (°C; ADD)), length-at-hatch (mm), and yolk-sac volume (mm</w:t>
      </w:r>
      <w:r w:rsidRPr="00155F65">
        <w:rPr>
          <w:vertAlign w:val="superscript"/>
        </w:rPr>
        <w:t>3</w:t>
      </w:r>
      <w:r w:rsidRPr="00155F65">
        <w:t>) from Lake Southern Konnevesi vendace (LK-Vendace (</w:t>
      </w:r>
      <w:r w:rsidRPr="00155F65">
        <w:rPr>
          <w:i/>
        </w:rPr>
        <w:t>Coregonus albula</w:t>
      </w:r>
      <w:r w:rsidRPr="00155F65">
        <w:t>), Lake Superior cisco (LS-Cisco (</w:t>
      </w:r>
      <w:r w:rsidRPr="00155F65">
        <w:rPr>
          <w:i/>
        </w:rPr>
        <w:t>C. artedi</w:t>
      </w:r>
      <w:r w:rsidRPr="00155F65">
        <w:t>)), and Lake Ontario cisco (LO-Cisco). Error bars indicate standard error.</w:t>
      </w:r>
    </w:p>
    <w:p w14:paraId="000003A4" w14:textId="77777777" w:rsidR="005660EC" w:rsidRPr="00155F65" w:rsidRDefault="005660EC">
      <w:pPr>
        <w:spacing w:line="276" w:lineRule="auto"/>
        <w:jc w:val="center"/>
      </w:pPr>
    </w:p>
    <w:p w14:paraId="000003A5" w14:textId="77777777" w:rsidR="005660EC" w:rsidRPr="00155F65" w:rsidRDefault="00FB0BCD">
      <w:pPr>
        <w:spacing w:line="276" w:lineRule="auto"/>
        <w:jc w:val="center"/>
      </w:pPr>
      <w:r w:rsidRPr="00155F65">
        <w:rPr>
          <w:noProof/>
        </w:rPr>
        <w:lastRenderedPageBreak/>
        <w:drawing>
          <wp:inline distT="114300" distB="114300" distL="114300" distR="114300" wp14:anchorId="6DC9572F" wp14:editId="60228695">
            <wp:extent cx="6858000" cy="5334000"/>
            <wp:effectExtent l="0" t="0" r="0" b="0"/>
            <wp:docPr id="5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6858000" cy="5334000"/>
                    </a:xfrm>
                    <a:prstGeom prst="rect">
                      <a:avLst/>
                    </a:prstGeom>
                    <a:ln/>
                  </pic:spPr>
                </pic:pic>
              </a:graphicData>
            </a:graphic>
          </wp:inline>
        </w:drawing>
      </w:r>
    </w:p>
    <w:p w14:paraId="000003A6" w14:textId="77777777" w:rsidR="005660EC" w:rsidRPr="00155F65" w:rsidRDefault="005660EC">
      <w:pPr>
        <w:spacing w:line="276" w:lineRule="auto"/>
      </w:pPr>
    </w:p>
    <w:p w14:paraId="000003A7" w14:textId="77777777" w:rsidR="005660EC" w:rsidRPr="00155F65" w:rsidRDefault="00FB0BCD">
      <w:pPr>
        <w:spacing w:line="276" w:lineRule="auto"/>
      </w:pPr>
      <w:r w:rsidRPr="00155F65">
        <w:t>Figure 5. Mean length-at-hatch (mm; LAH) and yolk-sac volume (mm</w:t>
      </w:r>
      <w:r w:rsidRPr="00155F65">
        <w:rPr>
          <w:vertAlign w:val="superscript"/>
        </w:rPr>
        <w:t>3</w:t>
      </w:r>
      <w:r w:rsidRPr="00155F65">
        <w:t>; YSV) at each incubation temperature (°C; left) and standardized temperature responses within each study group (%; right) from Lake Southern Konnevesi (LK-Vendace (</w:t>
      </w:r>
      <w:r w:rsidRPr="00155F65">
        <w:rPr>
          <w:i/>
        </w:rPr>
        <w:t>Coregonus albula</w:t>
      </w:r>
      <w:r w:rsidRPr="00155F65">
        <w:t>) and LK-Whitefish (</w:t>
      </w:r>
      <w:r w:rsidRPr="00155F65">
        <w:rPr>
          <w:i/>
        </w:rPr>
        <w:t>C. lavaretus</w:t>
      </w:r>
      <w:r w:rsidRPr="00155F65">
        <w:t>)), Lake Superior (LS-Cisco (</w:t>
      </w:r>
      <w:r w:rsidRPr="00155F65">
        <w:rPr>
          <w:i/>
        </w:rPr>
        <w:t>C. artedi</w:t>
      </w:r>
      <w:r w:rsidRPr="00155F65">
        <w:t>)), and Lake Ontario (LO-Cisco). Error bars indicate standard error.</w:t>
      </w:r>
    </w:p>
    <w:p w14:paraId="000003A8" w14:textId="77777777" w:rsidR="005660EC" w:rsidRPr="00155F65" w:rsidRDefault="00FB0BCD">
      <w:pPr>
        <w:spacing w:line="276" w:lineRule="auto"/>
      </w:pPr>
      <w:r w:rsidRPr="00155F65">
        <w:br w:type="page"/>
      </w:r>
    </w:p>
    <w:p w14:paraId="000003A9" w14:textId="77777777" w:rsidR="005660EC" w:rsidRPr="00155F65" w:rsidRDefault="005660EC">
      <w:pPr>
        <w:spacing w:line="276" w:lineRule="auto"/>
      </w:pPr>
    </w:p>
    <w:p w14:paraId="000003AA" w14:textId="10D12F2D" w:rsidR="005660EC" w:rsidRPr="00155F65" w:rsidRDefault="00E31053">
      <w:pPr>
        <w:spacing w:line="276" w:lineRule="auto"/>
      </w:pPr>
      <w:r w:rsidRPr="00155F65">
        <w:rPr>
          <w:noProof/>
        </w:rPr>
        <w:drawing>
          <wp:inline distT="0" distB="0" distL="0" distR="0" wp14:anchorId="440B8293" wp14:editId="252345A4">
            <wp:extent cx="6858000" cy="4572000"/>
            <wp:effectExtent l="0" t="0" r="0" b="0"/>
            <wp:docPr id="3" name="Picture 3"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 line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58000" cy="4572000"/>
                    </a:xfrm>
                    <a:prstGeom prst="rect">
                      <a:avLst/>
                    </a:prstGeom>
                  </pic:spPr>
                </pic:pic>
              </a:graphicData>
            </a:graphic>
          </wp:inline>
        </w:drawing>
      </w:r>
    </w:p>
    <w:p w14:paraId="000003AB" w14:textId="77777777" w:rsidR="005660EC" w:rsidRPr="00155F65" w:rsidRDefault="005660EC">
      <w:pPr>
        <w:spacing w:line="276" w:lineRule="auto"/>
      </w:pPr>
    </w:p>
    <w:p w14:paraId="000003BB" w14:textId="0788C447" w:rsidR="005660EC" w:rsidRPr="00155F65" w:rsidRDefault="00FB0BCD">
      <w:pPr>
        <w:spacing w:line="276" w:lineRule="auto"/>
      </w:pPr>
      <w:r w:rsidRPr="00155F65">
        <w:t xml:space="preserve">Figure 6. Theoretical winter incubation periods and responses of embryo demographics under normal (2.0°C; blue) and hypothetical warm (5.0°C; orange) winter thermal regimes. The shaded regions indicate spawning periods (left) and hatching periods (right) that may occur between </w:t>
      </w:r>
      <w:r w:rsidR="00BC74FD" w:rsidRPr="00155F65">
        <w:t>4</w:t>
      </w:r>
      <w:r w:rsidRPr="00155F65">
        <w:t>-</w:t>
      </w:r>
      <w:r w:rsidR="00BC74FD" w:rsidRPr="00155F65">
        <w:t>5</w:t>
      </w:r>
      <w:r w:rsidRPr="00155F65">
        <w:t xml:space="preserve">°C. The 2.0°C temperature regime is water temperature data collected from Lake Superior at 10-m depth in 2018. </w:t>
      </w:r>
      <w:bookmarkStart w:id="30" w:name="_heading=h.2b32k5s0nnfs" w:colFirst="0" w:colLast="0"/>
      <w:bookmarkEnd w:id="30"/>
    </w:p>
    <w:p w14:paraId="000003BC" w14:textId="77777777" w:rsidR="005660EC" w:rsidRPr="00155F65" w:rsidRDefault="005660EC">
      <w:pPr>
        <w:spacing w:line="276" w:lineRule="auto"/>
      </w:pPr>
    </w:p>
    <w:sectPr w:rsidR="005660EC" w:rsidRPr="00155F65">
      <w:pgSz w:w="12240" w:h="15840"/>
      <w:pgMar w:top="432" w:right="720" w:bottom="432" w:left="72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 w:author="Taylor Stewart" w:date="2021-01-25T10:52:00Z" w:initials="TS">
    <w:p w14:paraId="4674445C" w14:textId="0932421F" w:rsidR="00620F26" w:rsidRDefault="00620F26">
      <w:pPr>
        <w:pStyle w:val="CommentText"/>
      </w:pPr>
      <w:r>
        <w:rPr>
          <w:rStyle w:val="CommentReference"/>
        </w:rPr>
        <w:annotationRef/>
      </w:r>
      <w:r>
        <w:t>Juha, Mikko, or Timo – did you have any ethical animal care approval you wish to state?</w:t>
      </w:r>
    </w:p>
  </w:comment>
  <w:comment w:id="20" w:author="Chloé Goulon" w:date="2021-01-15T14:08:00Z" w:initials="">
    <w:p w14:paraId="000003CE" w14:textId="77777777" w:rsidR="00E54605" w:rsidRDefault="00E5460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Specify in what type of warming scenario? If the temperature rise to much it can block the ovulation</w:t>
      </w:r>
    </w:p>
  </w:comment>
  <w:comment w:id="21" w:author="Jason Stockwell" w:date="2020-12-13T15:33:00Z" w:initials="">
    <w:p w14:paraId="000003CB" w14:textId="77777777" w:rsidR="00E54605" w:rsidRDefault="00E5460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we'll see how reviewers respond to this  :-)</w:t>
      </w:r>
    </w:p>
  </w:comment>
  <w:comment w:id="22" w:author="Taylor Stewart" w:date="2020-12-13T22:18:00Z" w:initials="">
    <w:p w14:paraId="000003CC" w14:textId="77777777" w:rsidR="00E54605" w:rsidRDefault="00E5460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was wondering how long it would take for this comment to come! :)</w:t>
      </w:r>
    </w:p>
  </w:comment>
  <w:comment w:id="24" w:author="Taylor Stewart" w:date="2021-01-25T11:04:00Z" w:initials="TS">
    <w:p w14:paraId="2516366F" w14:textId="4DDB0C10" w:rsidR="00FB77B4" w:rsidRDefault="00FB77B4">
      <w:pPr>
        <w:pStyle w:val="CommentText"/>
      </w:pPr>
      <w:r>
        <w:rPr>
          <w:rStyle w:val="CommentReference"/>
        </w:rPr>
        <w:annotationRef/>
      </w:r>
      <w:r>
        <w:t>The journal requests ORCID if you have one. First author ORCID is mandatory.</w:t>
      </w:r>
    </w:p>
  </w:comment>
  <w:comment w:id="25" w:author="Taylor Stewart" w:date="2021-01-25T11:05:00Z" w:initials="TS">
    <w:p w14:paraId="2588ED6A" w14:textId="34F951AC" w:rsidR="00FB77B4" w:rsidRDefault="00FB77B4">
      <w:pPr>
        <w:pStyle w:val="CommentText"/>
      </w:pPr>
      <w:r>
        <w:rPr>
          <w:rStyle w:val="CommentReference"/>
        </w:rPr>
        <w:annotationRef/>
      </w:r>
      <w:r>
        <w:rPr>
          <w:rStyle w:val="CommentReference"/>
        </w:rPr>
        <w:annotationRef/>
      </w:r>
      <w:r>
        <w:t xml:space="preserve">Chloé, I found an ORCID for a “Chloé </w:t>
      </w:r>
      <w:r>
        <w:t>Goulon” but I was not positive it was you. Feel free to add if you do have 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674445C" w15:done="0"/>
  <w15:commentEx w15:paraId="000003CE" w15:done="0"/>
  <w15:commentEx w15:paraId="000003CB" w15:done="0"/>
  <w15:commentEx w15:paraId="000003CC" w15:paraIdParent="000003CB" w15:done="0"/>
  <w15:commentEx w15:paraId="2516366F" w15:done="0"/>
  <w15:commentEx w15:paraId="2588ED6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B92171" w16cex:dateUtc="2021-01-25T15:52:00Z"/>
  <w16cex:commentExtensible w16cex:durableId="23B9244D" w16cex:dateUtc="2021-01-25T16:04:00Z"/>
  <w16cex:commentExtensible w16cex:durableId="23B9246F" w16cex:dateUtc="2021-01-25T16: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674445C" w16cid:durableId="23B92171"/>
  <w16cid:commentId w16cid:paraId="000003CE" w16cid:durableId="23B519BE"/>
  <w16cid:commentId w16cid:paraId="000003CB" w16cid:durableId="23B519BD"/>
  <w16cid:commentId w16cid:paraId="000003CC" w16cid:durableId="23B519BC"/>
  <w16cid:commentId w16cid:paraId="2516366F" w16cid:durableId="23B9244D"/>
  <w16cid:commentId w16cid:paraId="2588ED6A" w16cid:durableId="23B9246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4CB053" w14:textId="77777777" w:rsidR="00A65FF0" w:rsidRDefault="00A65FF0">
      <w:r>
        <w:separator/>
      </w:r>
    </w:p>
  </w:endnote>
  <w:endnote w:type="continuationSeparator" w:id="0">
    <w:p w14:paraId="087D5C0D" w14:textId="77777777" w:rsidR="00A65FF0" w:rsidRDefault="00A65F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Apple Color Emoji">
    <w:altName w:val="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3BD" w14:textId="77777777" w:rsidR="00E54605" w:rsidRDefault="00E54605">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end"/>
    </w:r>
  </w:p>
  <w:p w14:paraId="000003BE" w14:textId="77777777" w:rsidR="00E54605" w:rsidRDefault="00E54605">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3BF" w14:textId="2DC90B63" w:rsidR="00E54605" w:rsidRDefault="00E54605">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28</w:t>
    </w:r>
    <w:r>
      <w:rPr>
        <w:color w:val="000000"/>
      </w:rPr>
      <w:fldChar w:fldCharType="end"/>
    </w:r>
  </w:p>
  <w:p w14:paraId="000003C0" w14:textId="77777777" w:rsidR="00E54605" w:rsidRDefault="00E54605">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12F6C5" w14:textId="77777777" w:rsidR="00A65FF0" w:rsidRDefault="00A65FF0">
      <w:r>
        <w:separator/>
      </w:r>
    </w:p>
  </w:footnote>
  <w:footnote w:type="continuationSeparator" w:id="0">
    <w:p w14:paraId="1CBF668E" w14:textId="77777777" w:rsidR="00A65FF0" w:rsidRDefault="00A65F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392FBB"/>
    <w:multiLevelType w:val="multilevel"/>
    <w:tmpl w:val="BE623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ylor Stewart">
    <w15:presenceInfo w15:providerId="AD" w15:userId="S::tstewar1@uvm.edu::a23ef66b-aa0a-48cb-bfb7-b5d061cffd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60EC"/>
    <w:rsid w:val="00047705"/>
    <w:rsid w:val="000803DD"/>
    <w:rsid w:val="0008158E"/>
    <w:rsid w:val="0008297B"/>
    <w:rsid w:val="00082BE2"/>
    <w:rsid w:val="000906B0"/>
    <w:rsid w:val="000F49CC"/>
    <w:rsid w:val="00155F65"/>
    <w:rsid w:val="00177438"/>
    <w:rsid w:val="001D0859"/>
    <w:rsid w:val="00256775"/>
    <w:rsid w:val="0033070D"/>
    <w:rsid w:val="0034274C"/>
    <w:rsid w:val="00373022"/>
    <w:rsid w:val="003B19D0"/>
    <w:rsid w:val="004069A0"/>
    <w:rsid w:val="00423EC2"/>
    <w:rsid w:val="00464B60"/>
    <w:rsid w:val="00473119"/>
    <w:rsid w:val="00480B2A"/>
    <w:rsid w:val="004A26C3"/>
    <w:rsid w:val="004B5723"/>
    <w:rsid w:val="004E738C"/>
    <w:rsid w:val="00521239"/>
    <w:rsid w:val="00535E63"/>
    <w:rsid w:val="00552EB9"/>
    <w:rsid w:val="00555150"/>
    <w:rsid w:val="005660EC"/>
    <w:rsid w:val="00571003"/>
    <w:rsid w:val="005A2B23"/>
    <w:rsid w:val="005C3385"/>
    <w:rsid w:val="005F5479"/>
    <w:rsid w:val="00620F26"/>
    <w:rsid w:val="006673AD"/>
    <w:rsid w:val="0068701A"/>
    <w:rsid w:val="006B0793"/>
    <w:rsid w:val="006B600D"/>
    <w:rsid w:val="006C44F7"/>
    <w:rsid w:val="006D5E2E"/>
    <w:rsid w:val="006F0F97"/>
    <w:rsid w:val="00706DB1"/>
    <w:rsid w:val="00710B6B"/>
    <w:rsid w:val="0072222B"/>
    <w:rsid w:val="00755FDC"/>
    <w:rsid w:val="00767571"/>
    <w:rsid w:val="00773F18"/>
    <w:rsid w:val="0077626E"/>
    <w:rsid w:val="00796F5F"/>
    <w:rsid w:val="007B1DD4"/>
    <w:rsid w:val="007B5FB8"/>
    <w:rsid w:val="007C52B6"/>
    <w:rsid w:val="00835E48"/>
    <w:rsid w:val="00855412"/>
    <w:rsid w:val="00884FC5"/>
    <w:rsid w:val="0089177D"/>
    <w:rsid w:val="008B5319"/>
    <w:rsid w:val="009350B8"/>
    <w:rsid w:val="0097654A"/>
    <w:rsid w:val="00981444"/>
    <w:rsid w:val="009A6248"/>
    <w:rsid w:val="009B2591"/>
    <w:rsid w:val="009E4754"/>
    <w:rsid w:val="00A65FF0"/>
    <w:rsid w:val="00A9481D"/>
    <w:rsid w:val="00AA5A4D"/>
    <w:rsid w:val="00AA6C0D"/>
    <w:rsid w:val="00AB113A"/>
    <w:rsid w:val="00AB1402"/>
    <w:rsid w:val="00B10952"/>
    <w:rsid w:val="00B1179E"/>
    <w:rsid w:val="00B16639"/>
    <w:rsid w:val="00B236CD"/>
    <w:rsid w:val="00B4243F"/>
    <w:rsid w:val="00B52D9A"/>
    <w:rsid w:val="00B6407E"/>
    <w:rsid w:val="00B769F5"/>
    <w:rsid w:val="00BB54EA"/>
    <w:rsid w:val="00BC74FD"/>
    <w:rsid w:val="00BC7B73"/>
    <w:rsid w:val="00BD42BC"/>
    <w:rsid w:val="00BE78C1"/>
    <w:rsid w:val="00C01EDB"/>
    <w:rsid w:val="00C23734"/>
    <w:rsid w:val="00C316E6"/>
    <w:rsid w:val="00C31D54"/>
    <w:rsid w:val="00C72BE0"/>
    <w:rsid w:val="00C96C4C"/>
    <w:rsid w:val="00CF5000"/>
    <w:rsid w:val="00D2618C"/>
    <w:rsid w:val="00D36BD9"/>
    <w:rsid w:val="00D41CD2"/>
    <w:rsid w:val="00D93979"/>
    <w:rsid w:val="00DA5381"/>
    <w:rsid w:val="00DB7556"/>
    <w:rsid w:val="00DF5CFF"/>
    <w:rsid w:val="00E009DE"/>
    <w:rsid w:val="00E31053"/>
    <w:rsid w:val="00E46F64"/>
    <w:rsid w:val="00E50A21"/>
    <w:rsid w:val="00E54605"/>
    <w:rsid w:val="00E6033C"/>
    <w:rsid w:val="00E751B6"/>
    <w:rsid w:val="00EC2D23"/>
    <w:rsid w:val="00EC3118"/>
    <w:rsid w:val="00EC6BD8"/>
    <w:rsid w:val="00F123BD"/>
    <w:rsid w:val="00F35200"/>
    <w:rsid w:val="00F47AE4"/>
    <w:rsid w:val="00F755AB"/>
    <w:rsid w:val="00F76345"/>
    <w:rsid w:val="00F87CD5"/>
    <w:rsid w:val="00FA64F1"/>
    <w:rsid w:val="00FB0BCD"/>
    <w:rsid w:val="00FB77B4"/>
    <w:rsid w:val="00FC4047"/>
    <w:rsid w:val="00FC61B1"/>
    <w:rsid w:val="00FD00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5842F3"/>
  <w15:docId w15:val="{E7953CC3-9B9A-1B44-A4EF-3CA0A7CD2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069A0"/>
    <w:rPr>
      <w:rFonts w:ascii="Times New Roman" w:eastAsia="Times New Roman" w:hAnsi="Times New Roman" w:cs="Times New Roman"/>
    </w:rPr>
  </w:style>
  <w:style w:type="paragraph" w:styleId="Heading1">
    <w:name w:val="heading 1"/>
    <w:basedOn w:val="Normal"/>
    <w:next w:val="Normal"/>
    <w:uiPriority w:val="9"/>
    <w:qFormat/>
    <w:pPr>
      <w:keepNext/>
      <w:keepLines/>
      <w:spacing w:before="480" w:after="120"/>
      <w:outlineLvl w:val="0"/>
    </w:pPr>
    <w:rPr>
      <w:rFonts w:ascii="Calibri" w:eastAsia="Calibri" w:hAnsi="Calibri" w:cs="Calibri"/>
      <w:b/>
      <w:sz w:val="48"/>
      <w:szCs w:val="48"/>
    </w:rPr>
  </w:style>
  <w:style w:type="paragraph" w:styleId="Heading2">
    <w:name w:val="heading 2"/>
    <w:basedOn w:val="Normal"/>
    <w:next w:val="Normal"/>
    <w:uiPriority w:val="9"/>
    <w:unhideWhenUsed/>
    <w:qFormat/>
    <w:pPr>
      <w:keepNext/>
      <w:keepLines/>
      <w:spacing w:before="360" w:after="80"/>
      <w:outlineLvl w:val="1"/>
    </w:pPr>
    <w:rPr>
      <w:rFonts w:ascii="Calibri" w:eastAsia="Calibri" w:hAnsi="Calibri" w:cs="Calibri"/>
      <w:b/>
      <w:sz w:val="36"/>
      <w:szCs w:val="36"/>
    </w:rPr>
  </w:style>
  <w:style w:type="paragraph" w:styleId="Heading3">
    <w:name w:val="heading 3"/>
    <w:basedOn w:val="Normal"/>
    <w:next w:val="Normal"/>
    <w:uiPriority w:val="9"/>
    <w:unhideWhenUsed/>
    <w:qFormat/>
    <w:pPr>
      <w:keepNext/>
      <w:keepLines/>
      <w:spacing w:before="280" w:after="80"/>
      <w:outlineLvl w:val="2"/>
    </w:pPr>
    <w:rPr>
      <w:rFonts w:ascii="Calibri" w:eastAsia="Calibri" w:hAnsi="Calibri" w:cs="Calibri"/>
      <w:b/>
      <w:sz w:val="28"/>
      <w:szCs w:val="28"/>
    </w:rPr>
  </w:style>
  <w:style w:type="paragraph" w:styleId="Heading4">
    <w:name w:val="heading 4"/>
    <w:basedOn w:val="Normal"/>
    <w:next w:val="Normal"/>
    <w:uiPriority w:val="9"/>
    <w:semiHidden/>
    <w:unhideWhenUsed/>
    <w:qFormat/>
    <w:pPr>
      <w:keepNext/>
      <w:keepLines/>
      <w:spacing w:before="240" w:after="40"/>
      <w:outlineLvl w:val="3"/>
    </w:pPr>
    <w:rPr>
      <w:rFonts w:ascii="Calibri" w:eastAsia="Calibri" w:hAnsi="Calibri" w:cs="Calibri"/>
      <w:b/>
    </w:rPr>
  </w:style>
  <w:style w:type="paragraph" w:styleId="Heading5">
    <w:name w:val="heading 5"/>
    <w:basedOn w:val="Normal"/>
    <w:next w:val="Normal"/>
    <w:uiPriority w:val="9"/>
    <w:semiHidden/>
    <w:unhideWhenUsed/>
    <w:qFormat/>
    <w:pPr>
      <w:keepNext/>
      <w:keepLines/>
      <w:spacing w:before="220" w:after="40"/>
      <w:outlineLvl w:val="4"/>
    </w:pPr>
    <w:rPr>
      <w:rFonts w:ascii="Calibri" w:eastAsia="Calibri" w:hAnsi="Calibri" w:cs="Calibri"/>
      <w:b/>
      <w:sz w:val="22"/>
      <w:szCs w:val="22"/>
    </w:rPr>
  </w:style>
  <w:style w:type="paragraph" w:styleId="Heading6">
    <w:name w:val="heading 6"/>
    <w:basedOn w:val="Normal"/>
    <w:next w:val="Normal"/>
    <w:uiPriority w:val="9"/>
    <w:semiHidden/>
    <w:unhideWhenUsed/>
    <w:qFormat/>
    <w:pPr>
      <w:keepNext/>
      <w:keepLines/>
      <w:spacing w:before="200" w:after="40"/>
      <w:outlineLvl w:val="5"/>
    </w:pPr>
    <w:rPr>
      <w:rFonts w:ascii="Calibri" w:eastAsia="Calibri" w:hAnsi="Calibri" w:cs="Calibri"/>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rFonts w:ascii="Calibri" w:eastAsia="Calibri" w:hAnsi="Calibri" w:cs="Calibri"/>
      <w:b/>
      <w:sz w:val="72"/>
      <w:szCs w:val="72"/>
    </w:rPr>
  </w:style>
  <w:style w:type="table" w:styleId="TableGrid">
    <w:name w:val="Table Grid"/>
    <w:basedOn w:val="TableNormal"/>
    <w:uiPriority w:val="39"/>
    <w:rsid w:val="00F03B03"/>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36ACA"/>
    <w:rPr>
      <w:color w:val="808080"/>
    </w:rPr>
  </w:style>
  <w:style w:type="paragraph" w:styleId="BalloonText">
    <w:name w:val="Balloon Text"/>
    <w:basedOn w:val="Normal"/>
    <w:link w:val="BalloonTextChar"/>
    <w:uiPriority w:val="99"/>
    <w:semiHidden/>
    <w:unhideWhenUsed/>
    <w:rsid w:val="005C60B3"/>
    <w:rPr>
      <w:rFonts w:eastAsia="Calibri"/>
      <w:sz w:val="18"/>
      <w:szCs w:val="18"/>
    </w:rPr>
  </w:style>
  <w:style w:type="character" w:customStyle="1" w:styleId="BalloonTextChar">
    <w:name w:val="Balloon Text Char"/>
    <w:basedOn w:val="DefaultParagraphFont"/>
    <w:link w:val="BalloonText"/>
    <w:uiPriority w:val="99"/>
    <w:semiHidden/>
    <w:rsid w:val="005C60B3"/>
    <w:rPr>
      <w:rFonts w:ascii="Times New Roman" w:hAnsi="Times New Roman" w:cs="Times New Roman"/>
      <w:sz w:val="18"/>
      <w:szCs w:val="18"/>
    </w:rPr>
  </w:style>
  <w:style w:type="paragraph" w:styleId="NormalWeb">
    <w:name w:val="Normal (Web)"/>
    <w:basedOn w:val="Normal"/>
    <w:uiPriority w:val="99"/>
    <w:semiHidden/>
    <w:unhideWhenUsed/>
    <w:rsid w:val="00954CAF"/>
    <w:pPr>
      <w:spacing w:before="100" w:beforeAutospacing="1" w:after="100" w:afterAutospacing="1"/>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Pr>
      <w:rFonts w:ascii="Calibri" w:eastAsia="Calibri" w:hAnsi="Calibri" w:cs="Calibri"/>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7074D6"/>
    <w:rPr>
      <w:b/>
      <w:bCs/>
    </w:rPr>
  </w:style>
  <w:style w:type="character" w:customStyle="1" w:styleId="CommentSubjectChar">
    <w:name w:val="Comment Subject Char"/>
    <w:basedOn w:val="CommentTextChar"/>
    <w:link w:val="CommentSubject"/>
    <w:uiPriority w:val="99"/>
    <w:semiHidden/>
    <w:rsid w:val="007074D6"/>
    <w:rPr>
      <w:b/>
      <w:bCs/>
      <w:sz w:val="20"/>
      <w:szCs w:val="20"/>
    </w:rPr>
  </w:style>
  <w:style w:type="character" w:styleId="Hyperlink">
    <w:name w:val="Hyperlink"/>
    <w:basedOn w:val="DefaultParagraphFont"/>
    <w:uiPriority w:val="99"/>
    <w:unhideWhenUsed/>
    <w:rsid w:val="00FB7EE4"/>
    <w:rPr>
      <w:color w:val="0563C1" w:themeColor="hyperlink"/>
      <w:u w:val="single"/>
    </w:rPr>
  </w:style>
  <w:style w:type="character" w:customStyle="1" w:styleId="UnresolvedMention1">
    <w:name w:val="Unresolved Mention1"/>
    <w:basedOn w:val="DefaultParagraphFont"/>
    <w:uiPriority w:val="99"/>
    <w:semiHidden/>
    <w:unhideWhenUsed/>
    <w:rsid w:val="00FB7EE4"/>
    <w:rPr>
      <w:color w:val="605E5C"/>
      <w:shd w:val="clear" w:color="auto" w:fill="E1DFDD"/>
    </w:rPr>
  </w:style>
  <w:style w:type="character" w:styleId="FollowedHyperlink">
    <w:name w:val="FollowedHyperlink"/>
    <w:basedOn w:val="DefaultParagraphFont"/>
    <w:uiPriority w:val="99"/>
    <w:semiHidden/>
    <w:unhideWhenUsed/>
    <w:rsid w:val="00FB7EE4"/>
    <w:rPr>
      <w:color w:val="954F72" w:themeColor="followedHyperlink"/>
      <w:u w:val="single"/>
    </w:rPr>
  </w:style>
  <w:style w:type="table" w:customStyle="1" w:styleId="a">
    <w:basedOn w:val="TableNormal"/>
    <w:rPr>
      <w:rFonts w:ascii="Times New Roman" w:eastAsia="Times New Roman" w:hAnsi="Times New Roman" w:cs="Times New Roman"/>
      <w:sz w:val="20"/>
      <w:szCs w:val="20"/>
    </w:rPr>
    <w:tblPr>
      <w:tblStyleRowBandSize w:val="1"/>
      <w:tblStyleColBandSize w:val="1"/>
    </w:tblPr>
  </w:style>
  <w:style w:type="paragraph" w:styleId="ListParagraph">
    <w:name w:val="List Paragraph"/>
    <w:basedOn w:val="Normal"/>
    <w:uiPriority w:val="34"/>
    <w:qFormat/>
    <w:rsid w:val="00C154CA"/>
    <w:pPr>
      <w:ind w:left="720"/>
      <w:contextualSpacing/>
    </w:pPr>
    <w:rPr>
      <w:rFonts w:ascii="Calibri" w:eastAsia="Calibri" w:hAnsi="Calibri" w:cs="Calibri"/>
    </w:rPr>
  </w:style>
  <w:style w:type="table" w:customStyle="1" w:styleId="a0">
    <w:basedOn w:val="TableNormal"/>
    <w:rPr>
      <w:rFonts w:ascii="Times New Roman" w:eastAsia="Times New Roman" w:hAnsi="Times New Roman" w:cs="Times New Roman"/>
      <w:sz w:val="20"/>
      <w:szCs w:val="20"/>
    </w:rPr>
    <w:tblPr>
      <w:tblStyleRowBandSize w:val="1"/>
      <w:tblStyleColBandSize w:val="1"/>
    </w:tblPr>
  </w:style>
  <w:style w:type="table" w:customStyle="1" w:styleId="a1">
    <w:basedOn w:val="TableNormal"/>
    <w:rPr>
      <w:rFonts w:ascii="Times New Roman" w:eastAsia="Times New Roman" w:hAnsi="Times New Roman" w:cs="Times New Roman"/>
      <w:sz w:val="20"/>
      <w:szCs w:val="20"/>
    </w:rPr>
    <w:tblPr>
      <w:tblStyleRowBandSize w:val="1"/>
      <w:tblStyleColBandSize w:val="1"/>
    </w:tblPr>
  </w:style>
  <w:style w:type="table" w:customStyle="1" w:styleId="a2">
    <w:basedOn w:val="TableNormal"/>
    <w:rPr>
      <w:rFonts w:ascii="Times New Roman" w:eastAsia="Times New Roman" w:hAnsi="Times New Roman" w:cs="Times New Roman"/>
      <w:sz w:val="20"/>
      <w:szCs w:val="20"/>
    </w:rPr>
    <w:tblPr>
      <w:tblStyleRowBandSize w:val="1"/>
      <w:tblStyleColBandSize w:val="1"/>
    </w:tblPr>
  </w:style>
  <w:style w:type="table" w:customStyle="1" w:styleId="a3">
    <w:basedOn w:val="TableNormal"/>
    <w:rPr>
      <w:rFonts w:ascii="Times New Roman" w:eastAsia="Times New Roman" w:hAnsi="Times New Roman" w:cs="Times New Roman"/>
      <w:sz w:val="20"/>
      <w:szCs w:val="20"/>
    </w:rPr>
    <w:tblPr>
      <w:tblStyleRowBandSize w:val="1"/>
      <w:tblStyleColBandSize w:val="1"/>
    </w:tblPr>
  </w:style>
  <w:style w:type="table" w:customStyle="1" w:styleId="a4">
    <w:basedOn w:val="TableNormal"/>
    <w:rPr>
      <w:rFonts w:ascii="Times New Roman" w:eastAsia="Times New Roman" w:hAnsi="Times New Roman" w:cs="Times New Roman"/>
      <w:sz w:val="20"/>
      <w:szCs w:val="20"/>
    </w:rPr>
    <w:tblPr>
      <w:tblStyleRowBandSize w:val="1"/>
      <w:tblStyleColBandSize w:val="1"/>
    </w:tblPr>
  </w:style>
  <w:style w:type="table" w:customStyle="1" w:styleId="a5">
    <w:basedOn w:val="TableNormal"/>
    <w:rPr>
      <w:rFonts w:ascii="Times New Roman" w:eastAsia="Times New Roman" w:hAnsi="Times New Roman" w:cs="Times New Roman"/>
      <w:sz w:val="20"/>
      <w:szCs w:val="20"/>
    </w:rPr>
    <w:tblPr>
      <w:tblStyleRowBandSize w:val="1"/>
      <w:tblStyleColBandSize w:val="1"/>
    </w:tblPr>
  </w:style>
  <w:style w:type="table" w:customStyle="1" w:styleId="a6">
    <w:basedOn w:val="TableNormal"/>
    <w:rPr>
      <w:rFonts w:ascii="Times New Roman" w:eastAsia="Times New Roman" w:hAnsi="Times New Roman" w:cs="Times New Roman"/>
      <w:sz w:val="20"/>
      <w:szCs w:val="20"/>
    </w:rPr>
    <w:tblPr>
      <w:tblStyleRowBandSize w:val="1"/>
      <w:tblStyleColBandSize w:val="1"/>
    </w:tblPr>
  </w:style>
  <w:style w:type="table" w:customStyle="1" w:styleId="a7">
    <w:basedOn w:val="TableNormal"/>
    <w:rPr>
      <w:rFonts w:ascii="Times New Roman" w:eastAsia="Times New Roman" w:hAnsi="Times New Roman" w:cs="Times New Roman"/>
      <w:sz w:val="20"/>
      <w:szCs w:val="20"/>
    </w:rPr>
    <w:tblPr>
      <w:tblStyleRowBandSize w:val="1"/>
      <w:tblStyleColBandSize w:val="1"/>
    </w:tblPr>
  </w:style>
  <w:style w:type="table" w:customStyle="1" w:styleId="a8">
    <w:basedOn w:val="TableNormal"/>
    <w:rPr>
      <w:rFonts w:ascii="Times New Roman" w:eastAsia="Times New Roman" w:hAnsi="Times New Roman" w:cs="Times New Roman"/>
      <w:sz w:val="20"/>
      <w:szCs w:val="20"/>
    </w:rPr>
    <w:tblPr>
      <w:tblStyleRowBandSize w:val="1"/>
      <w:tblStyleColBandSize w:val="1"/>
    </w:tblPr>
  </w:style>
  <w:style w:type="table" w:customStyle="1" w:styleId="a9">
    <w:basedOn w:val="TableNormal"/>
    <w:rPr>
      <w:rFonts w:ascii="Times New Roman" w:eastAsia="Times New Roman" w:hAnsi="Times New Roman" w:cs="Times New Roman"/>
      <w:sz w:val="20"/>
      <w:szCs w:val="20"/>
    </w:rPr>
    <w:tblPr>
      <w:tblStyleRowBandSize w:val="1"/>
      <w:tblStyleColBandSize w:val="1"/>
    </w:tblPr>
  </w:style>
  <w:style w:type="table" w:customStyle="1" w:styleId="aa">
    <w:basedOn w:val="TableNormal"/>
    <w:rPr>
      <w:rFonts w:ascii="Times New Roman" w:eastAsia="Times New Roman" w:hAnsi="Times New Roman" w:cs="Times New Roman"/>
      <w:sz w:val="20"/>
      <w:szCs w:val="20"/>
    </w:rPr>
    <w:tblPr>
      <w:tblStyleRowBandSize w:val="1"/>
      <w:tblStyleColBandSize w:val="1"/>
    </w:tblPr>
  </w:style>
  <w:style w:type="table" w:customStyle="1" w:styleId="ab">
    <w:basedOn w:val="TableNormal"/>
    <w:rPr>
      <w:rFonts w:ascii="Times New Roman" w:eastAsia="Times New Roman" w:hAnsi="Times New Roman" w:cs="Times New Roman"/>
      <w:sz w:val="20"/>
      <w:szCs w:val="20"/>
    </w:rPr>
    <w:tblPr>
      <w:tblStyleRowBandSize w:val="1"/>
      <w:tblStyleColBandSize w:val="1"/>
    </w:tblPr>
  </w:style>
  <w:style w:type="table" w:customStyle="1" w:styleId="ac">
    <w:basedOn w:val="TableNormal"/>
    <w:rPr>
      <w:rFonts w:ascii="Times New Roman" w:eastAsia="Times New Roman" w:hAnsi="Times New Roman" w:cs="Times New Roman"/>
      <w:sz w:val="20"/>
      <w:szCs w:val="20"/>
    </w:rPr>
    <w:tblPr>
      <w:tblStyleRowBandSize w:val="1"/>
      <w:tblStyleColBandSize w:val="1"/>
    </w:tblPr>
  </w:style>
  <w:style w:type="table" w:customStyle="1" w:styleId="ad">
    <w:basedOn w:val="TableNormal"/>
    <w:rPr>
      <w:rFonts w:ascii="Times New Roman" w:eastAsia="Times New Roman" w:hAnsi="Times New Roman" w:cs="Times New Roman"/>
      <w:sz w:val="20"/>
      <w:szCs w:val="20"/>
    </w:rPr>
    <w:tblPr>
      <w:tblStyleRowBandSize w:val="1"/>
      <w:tblStyleColBandSize w:val="1"/>
    </w:tblPr>
  </w:style>
  <w:style w:type="table" w:customStyle="1" w:styleId="ae">
    <w:basedOn w:val="TableNormal"/>
    <w:rPr>
      <w:rFonts w:ascii="Times New Roman" w:eastAsia="Times New Roman" w:hAnsi="Times New Roman" w:cs="Times New Roman"/>
      <w:sz w:val="20"/>
      <w:szCs w:val="20"/>
    </w:rPr>
    <w:tblPr>
      <w:tblStyleRowBandSize w:val="1"/>
      <w:tblStyleColBandSize w:val="1"/>
    </w:tblPr>
  </w:style>
  <w:style w:type="table" w:customStyle="1" w:styleId="af">
    <w:basedOn w:val="TableNormal"/>
    <w:rPr>
      <w:rFonts w:ascii="Times New Roman" w:eastAsia="Times New Roman" w:hAnsi="Times New Roman" w:cs="Times New Roman"/>
      <w:sz w:val="20"/>
      <w:szCs w:val="20"/>
    </w:rPr>
    <w:tblPr>
      <w:tblStyleRowBandSize w:val="1"/>
      <w:tblStyleColBandSize w:val="1"/>
    </w:tblPr>
  </w:style>
  <w:style w:type="table" w:customStyle="1" w:styleId="af0">
    <w:basedOn w:val="TableNormal"/>
    <w:rPr>
      <w:rFonts w:ascii="Times New Roman" w:eastAsia="Times New Roman" w:hAnsi="Times New Roman" w:cs="Times New Roman"/>
      <w:sz w:val="20"/>
      <w:szCs w:val="20"/>
    </w:rPr>
    <w:tblPr>
      <w:tblStyleRowBandSize w:val="1"/>
      <w:tblStyleColBandSize w:val="1"/>
    </w:tblPr>
  </w:style>
  <w:style w:type="table" w:customStyle="1" w:styleId="af1">
    <w:basedOn w:val="TableNormal"/>
    <w:rPr>
      <w:rFonts w:ascii="Times New Roman" w:eastAsia="Times New Roman" w:hAnsi="Times New Roman" w:cs="Times New Roman"/>
      <w:sz w:val="20"/>
      <w:szCs w:val="20"/>
    </w:rPr>
    <w:tblPr>
      <w:tblStyleRowBandSize w:val="1"/>
      <w:tblStyleColBandSize w:val="1"/>
    </w:tblPr>
  </w:style>
  <w:style w:type="paragraph" w:styleId="Footer">
    <w:name w:val="footer"/>
    <w:basedOn w:val="Normal"/>
    <w:link w:val="FooterChar"/>
    <w:uiPriority w:val="99"/>
    <w:unhideWhenUsed/>
    <w:rsid w:val="001D4A78"/>
    <w:pPr>
      <w:tabs>
        <w:tab w:val="center" w:pos="4680"/>
        <w:tab w:val="right" w:pos="9360"/>
      </w:tabs>
    </w:pPr>
    <w:rPr>
      <w:rFonts w:ascii="Calibri" w:eastAsia="Calibri" w:hAnsi="Calibri" w:cs="Calibri"/>
    </w:rPr>
  </w:style>
  <w:style w:type="character" w:customStyle="1" w:styleId="FooterChar">
    <w:name w:val="Footer Char"/>
    <w:basedOn w:val="DefaultParagraphFont"/>
    <w:link w:val="Footer"/>
    <w:uiPriority w:val="99"/>
    <w:rsid w:val="001D4A78"/>
  </w:style>
  <w:style w:type="character" w:styleId="PageNumber">
    <w:name w:val="page number"/>
    <w:basedOn w:val="DefaultParagraphFont"/>
    <w:uiPriority w:val="99"/>
    <w:semiHidden/>
    <w:unhideWhenUsed/>
    <w:rsid w:val="001D4A78"/>
  </w:style>
  <w:style w:type="table" w:customStyle="1" w:styleId="af2">
    <w:basedOn w:val="TableNormal"/>
    <w:rPr>
      <w:rFonts w:ascii="Times New Roman" w:eastAsia="Times New Roman" w:hAnsi="Times New Roman" w:cs="Times New Roman"/>
      <w:sz w:val="20"/>
      <w:szCs w:val="20"/>
    </w:rPr>
    <w:tblPr>
      <w:tblStyleRowBandSize w:val="1"/>
      <w:tblStyleColBandSize w:val="1"/>
    </w:tblPr>
  </w:style>
  <w:style w:type="table" w:customStyle="1" w:styleId="af3">
    <w:basedOn w:val="TableNormal"/>
    <w:rPr>
      <w:rFonts w:ascii="Times New Roman" w:eastAsia="Times New Roman" w:hAnsi="Times New Roman" w:cs="Times New Roman"/>
      <w:sz w:val="20"/>
      <w:szCs w:val="20"/>
    </w:rPr>
    <w:tblPr>
      <w:tblStyleRowBandSize w:val="1"/>
      <w:tblStyleColBandSize w:val="1"/>
    </w:tblPr>
  </w:style>
  <w:style w:type="table" w:customStyle="1" w:styleId="af4">
    <w:basedOn w:val="TableNormal"/>
    <w:rPr>
      <w:rFonts w:ascii="Times New Roman" w:eastAsia="Times New Roman" w:hAnsi="Times New Roman" w:cs="Times New Roman"/>
      <w:sz w:val="20"/>
      <w:szCs w:val="20"/>
    </w:rPr>
    <w:tblPr>
      <w:tblStyleRowBandSize w:val="1"/>
      <w:tblStyleColBandSize w:val="1"/>
    </w:tblPr>
  </w:style>
  <w:style w:type="table" w:customStyle="1" w:styleId="af5">
    <w:basedOn w:val="TableNormal"/>
    <w:rPr>
      <w:rFonts w:ascii="Times New Roman" w:eastAsia="Times New Roman" w:hAnsi="Times New Roman" w:cs="Times New Roman"/>
      <w:sz w:val="20"/>
      <w:szCs w:val="20"/>
    </w:rPr>
    <w:tblPr>
      <w:tblStyleRowBandSize w:val="1"/>
      <w:tblStyleColBandSize w:val="1"/>
    </w:tblPr>
  </w:style>
  <w:style w:type="table" w:customStyle="1" w:styleId="af6">
    <w:basedOn w:val="TableNormal"/>
    <w:rPr>
      <w:rFonts w:ascii="Times New Roman" w:eastAsia="Times New Roman" w:hAnsi="Times New Roman" w:cs="Times New Roman"/>
      <w:sz w:val="20"/>
      <w:szCs w:val="20"/>
    </w:rPr>
    <w:tblPr>
      <w:tblStyleRowBandSize w:val="1"/>
      <w:tblStyleColBandSize w:val="1"/>
    </w:tblPr>
  </w:style>
  <w:style w:type="table" w:customStyle="1" w:styleId="af7">
    <w:basedOn w:val="TableNormal"/>
    <w:rPr>
      <w:rFonts w:ascii="Times New Roman" w:eastAsia="Times New Roman" w:hAnsi="Times New Roman" w:cs="Times New Roman"/>
      <w:sz w:val="20"/>
      <w:szCs w:val="20"/>
    </w:rPr>
    <w:tblPr>
      <w:tblStyleRowBandSize w:val="1"/>
      <w:tblStyleColBandSize w:val="1"/>
    </w:tblPr>
  </w:style>
  <w:style w:type="table" w:customStyle="1" w:styleId="af8">
    <w:basedOn w:val="TableNormal"/>
    <w:rPr>
      <w:rFonts w:ascii="Times New Roman" w:eastAsia="Times New Roman" w:hAnsi="Times New Roman" w:cs="Times New Roman"/>
      <w:sz w:val="20"/>
      <w:szCs w:val="20"/>
    </w:rPr>
    <w:tblPr>
      <w:tblStyleRowBandSize w:val="1"/>
      <w:tblStyleColBandSize w:val="1"/>
    </w:tblPr>
  </w:style>
  <w:style w:type="table" w:customStyle="1" w:styleId="af9">
    <w:basedOn w:val="TableNormal"/>
    <w:rPr>
      <w:rFonts w:ascii="Times New Roman" w:eastAsia="Times New Roman" w:hAnsi="Times New Roman" w:cs="Times New Roman"/>
      <w:sz w:val="20"/>
      <w:szCs w:val="20"/>
    </w:rPr>
    <w:tblPr>
      <w:tblStyleRowBandSize w:val="1"/>
      <w:tblStyleColBandSize w:val="1"/>
    </w:tblPr>
  </w:style>
  <w:style w:type="table" w:customStyle="1" w:styleId="afa">
    <w:basedOn w:val="TableNormal"/>
    <w:rPr>
      <w:rFonts w:ascii="Times New Roman" w:eastAsia="Times New Roman" w:hAnsi="Times New Roman" w:cs="Times New Roman"/>
      <w:sz w:val="20"/>
      <w:szCs w:val="20"/>
    </w:rPr>
    <w:tblPr>
      <w:tblStyleRowBandSize w:val="1"/>
      <w:tblStyleColBandSize w:val="1"/>
    </w:tblPr>
  </w:style>
  <w:style w:type="table" w:customStyle="1" w:styleId="afb">
    <w:basedOn w:val="TableNormal"/>
    <w:rPr>
      <w:rFonts w:ascii="Times New Roman" w:eastAsia="Times New Roman" w:hAnsi="Times New Roman" w:cs="Times New Roman"/>
      <w:sz w:val="20"/>
      <w:szCs w:val="20"/>
    </w:rPr>
    <w:tblPr>
      <w:tblStyleRowBandSize w:val="1"/>
      <w:tblStyleColBandSize w:val="1"/>
    </w:tblPr>
  </w:style>
  <w:style w:type="table" w:customStyle="1" w:styleId="afc">
    <w:basedOn w:val="TableNormal"/>
    <w:rPr>
      <w:rFonts w:ascii="Times New Roman" w:eastAsia="Times New Roman" w:hAnsi="Times New Roman" w:cs="Times New Roman"/>
      <w:sz w:val="20"/>
      <w:szCs w:val="20"/>
    </w:rPr>
    <w:tblPr>
      <w:tblStyleRowBandSize w:val="1"/>
      <w:tblStyleColBandSize w:val="1"/>
    </w:tblPr>
  </w:style>
  <w:style w:type="table" w:customStyle="1" w:styleId="afd">
    <w:basedOn w:val="TableNormal"/>
    <w:rPr>
      <w:rFonts w:ascii="Times New Roman" w:eastAsia="Times New Roman" w:hAnsi="Times New Roman" w:cs="Times New Roman"/>
      <w:sz w:val="20"/>
      <w:szCs w:val="20"/>
    </w:rPr>
    <w:tblPr>
      <w:tblStyleRowBandSize w:val="1"/>
      <w:tblStyleColBandSize w:val="1"/>
    </w:tblPr>
  </w:style>
  <w:style w:type="table" w:customStyle="1" w:styleId="afe">
    <w:basedOn w:val="TableNormal"/>
    <w:rPr>
      <w:rFonts w:ascii="Times New Roman" w:eastAsia="Times New Roman" w:hAnsi="Times New Roman" w:cs="Times New Roman"/>
      <w:sz w:val="20"/>
      <w:szCs w:val="20"/>
    </w:rPr>
    <w:tblPr>
      <w:tblStyleRowBandSize w:val="1"/>
      <w:tblStyleColBandSize w:val="1"/>
    </w:tblPr>
  </w:style>
  <w:style w:type="table" w:customStyle="1" w:styleId="aff">
    <w:basedOn w:val="TableNormal"/>
    <w:rPr>
      <w:rFonts w:ascii="Times New Roman" w:eastAsia="Times New Roman" w:hAnsi="Times New Roman" w:cs="Times New Roman"/>
      <w:sz w:val="20"/>
      <w:szCs w:val="20"/>
    </w:rPr>
    <w:tblPr>
      <w:tblStyleRowBandSize w:val="1"/>
      <w:tblStyleColBandSize w:val="1"/>
    </w:tblPr>
  </w:style>
  <w:style w:type="table" w:customStyle="1" w:styleId="aff0">
    <w:basedOn w:val="TableNormal"/>
    <w:rPr>
      <w:rFonts w:ascii="Times New Roman" w:eastAsia="Times New Roman" w:hAnsi="Times New Roman" w:cs="Times New Roman"/>
      <w:sz w:val="20"/>
      <w:szCs w:val="20"/>
    </w:rPr>
    <w:tblPr>
      <w:tblStyleRowBandSize w:val="1"/>
      <w:tblStyleColBandSize w:val="1"/>
    </w:tblPr>
  </w:style>
  <w:style w:type="table" w:customStyle="1" w:styleId="aff1">
    <w:basedOn w:val="TableNormal"/>
    <w:rPr>
      <w:rFonts w:ascii="Times New Roman" w:eastAsia="Times New Roman" w:hAnsi="Times New Roman" w:cs="Times New Roman"/>
      <w:sz w:val="20"/>
      <w:szCs w:val="20"/>
    </w:rPr>
    <w:tblPr>
      <w:tblStyleRowBandSize w:val="1"/>
      <w:tblStyleColBandSize w:val="1"/>
    </w:tblPr>
  </w:style>
  <w:style w:type="table" w:customStyle="1" w:styleId="aff2">
    <w:basedOn w:val="TableNormal"/>
    <w:rPr>
      <w:rFonts w:ascii="Times New Roman" w:eastAsia="Times New Roman" w:hAnsi="Times New Roman" w:cs="Times New Roman"/>
      <w:sz w:val="20"/>
      <w:szCs w:val="20"/>
    </w:rPr>
    <w:tblPr>
      <w:tblStyleRowBandSize w:val="1"/>
      <w:tblStyleColBandSize w:val="1"/>
    </w:tblPr>
  </w:style>
  <w:style w:type="table" w:customStyle="1" w:styleId="aff3">
    <w:basedOn w:val="TableNormal"/>
    <w:rPr>
      <w:rFonts w:ascii="Times New Roman" w:eastAsia="Times New Roman" w:hAnsi="Times New Roman" w:cs="Times New Roman"/>
      <w:sz w:val="20"/>
      <w:szCs w:val="20"/>
    </w:rPr>
    <w:tblPr>
      <w:tblStyleRowBandSize w:val="1"/>
      <w:tblStyleColBandSize w:val="1"/>
    </w:tblPr>
  </w:style>
  <w:style w:type="character" w:styleId="LineNumber">
    <w:name w:val="line number"/>
    <w:basedOn w:val="DefaultParagraphFont"/>
    <w:uiPriority w:val="99"/>
    <w:semiHidden/>
    <w:unhideWhenUsed/>
    <w:rsid w:val="007A3013"/>
  </w:style>
  <w:style w:type="table" w:customStyle="1" w:styleId="aff4">
    <w:basedOn w:val="TableNormal"/>
    <w:rPr>
      <w:rFonts w:ascii="Times New Roman" w:eastAsia="Times New Roman" w:hAnsi="Times New Roman" w:cs="Times New Roman"/>
      <w:sz w:val="20"/>
      <w:szCs w:val="20"/>
    </w:rPr>
    <w:tblPr>
      <w:tblStyleRowBandSize w:val="1"/>
      <w:tblStyleColBandSize w:val="1"/>
    </w:tblPr>
  </w:style>
  <w:style w:type="table" w:customStyle="1" w:styleId="aff5">
    <w:basedOn w:val="TableNormal"/>
    <w:rPr>
      <w:rFonts w:ascii="Times New Roman" w:eastAsia="Times New Roman" w:hAnsi="Times New Roman" w:cs="Times New Roman"/>
      <w:sz w:val="20"/>
      <w:szCs w:val="20"/>
    </w:rPr>
    <w:tblPr>
      <w:tblStyleRowBandSize w:val="1"/>
      <w:tblStyleColBandSize w:val="1"/>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rPr>
      <w:rFonts w:ascii="Times New Roman" w:eastAsia="Times New Roman" w:hAnsi="Times New Roman" w:cs="Times New Roman"/>
      <w:sz w:val="20"/>
      <w:szCs w:val="20"/>
    </w:rPr>
    <w:tblPr>
      <w:tblStyleRowBandSize w:val="1"/>
      <w:tblStyleColBandSize w:val="1"/>
    </w:tblPr>
  </w:style>
  <w:style w:type="table" w:customStyle="1" w:styleId="aff8">
    <w:basedOn w:val="TableNormal"/>
    <w:rPr>
      <w:rFonts w:ascii="Times New Roman" w:eastAsia="Times New Roman" w:hAnsi="Times New Roman" w:cs="Times New Roman"/>
      <w:sz w:val="20"/>
      <w:szCs w:val="20"/>
    </w:rPr>
    <w:tblPr>
      <w:tblStyleRowBandSize w:val="1"/>
      <w:tblStyleColBandSize w:val="1"/>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b">
    <w:basedOn w:val="Table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c">
    <w:basedOn w:val="Table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d">
    <w:basedOn w:val="Table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e">
    <w:basedOn w:val="Table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f">
    <w:basedOn w:val="Table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f0">
    <w:basedOn w:val="Table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f1">
    <w:basedOn w:val="Table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f2">
    <w:basedOn w:val="Table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f3">
    <w:basedOn w:val="Table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f4">
    <w:basedOn w:val="Table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f5">
    <w:basedOn w:val="Table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f6">
    <w:basedOn w:val="Table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f7">
    <w:basedOn w:val="Table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f8">
    <w:basedOn w:val="Table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f9">
    <w:basedOn w:val="Table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fa">
    <w:basedOn w:val="Table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fb">
    <w:basedOn w:val="Table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307971">
      <w:bodyDiv w:val="1"/>
      <w:marLeft w:val="0"/>
      <w:marRight w:val="0"/>
      <w:marTop w:val="0"/>
      <w:marBottom w:val="0"/>
      <w:divBdr>
        <w:top w:val="none" w:sz="0" w:space="0" w:color="auto"/>
        <w:left w:val="none" w:sz="0" w:space="0" w:color="auto"/>
        <w:bottom w:val="none" w:sz="0" w:space="0" w:color="auto"/>
        <w:right w:val="none" w:sz="0" w:space="0" w:color="auto"/>
      </w:divBdr>
    </w:div>
    <w:div w:id="225919478">
      <w:bodyDiv w:val="1"/>
      <w:marLeft w:val="0"/>
      <w:marRight w:val="0"/>
      <w:marTop w:val="0"/>
      <w:marBottom w:val="0"/>
      <w:divBdr>
        <w:top w:val="none" w:sz="0" w:space="0" w:color="auto"/>
        <w:left w:val="none" w:sz="0" w:space="0" w:color="auto"/>
        <w:bottom w:val="none" w:sz="0" w:space="0" w:color="auto"/>
        <w:right w:val="none" w:sz="0" w:space="0" w:color="auto"/>
      </w:divBdr>
    </w:div>
    <w:div w:id="233394035">
      <w:bodyDiv w:val="1"/>
      <w:marLeft w:val="0"/>
      <w:marRight w:val="0"/>
      <w:marTop w:val="0"/>
      <w:marBottom w:val="0"/>
      <w:divBdr>
        <w:top w:val="none" w:sz="0" w:space="0" w:color="auto"/>
        <w:left w:val="none" w:sz="0" w:space="0" w:color="auto"/>
        <w:bottom w:val="none" w:sz="0" w:space="0" w:color="auto"/>
        <w:right w:val="none" w:sz="0" w:space="0" w:color="auto"/>
      </w:divBdr>
    </w:div>
    <w:div w:id="252664175">
      <w:bodyDiv w:val="1"/>
      <w:marLeft w:val="0"/>
      <w:marRight w:val="0"/>
      <w:marTop w:val="0"/>
      <w:marBottom w:val="0"/>
      <w:divBdr>
        <w:top w:val="none" w:sz="0" w:space="0" w:color="auto"/>
        <w:left w:val="none" w:sz="0" w:space="0" w:color="auto"/>
        <w:bottom w:val="none" w:sz="0" w:space="0" w:color="auto"/>
        <w:right w:val="none" w:sz="0" w:space="0" w:color="auto"/>
      </w:divBdr>
    </w:div>
    <w:div w:id="313141647">
      <w:bodyDiv w:val="1"/>
      <w:marLeft w:val="0"/>
      <w:marRight w:val="0"/>
      <w:marTop w:val="0"/>
      <w:marBottom w:val="0"/>
      <w:divBdr>
        <w:top w:val="none" w:sz="0" w:space="0" w:color="auto"/>
        <w:left w:val="none" w:sz="0" w:space="0" w:color="auto"/>
        <w:bottom w:val="none" w:sz="0" w:space="0" w:color="auto"/>
        <w:right w:val="none" w:sz="0" w:space="0" w:color="auto"/>
      </w:divBdr>
    </w:div>
    <w:div w:id="353115301">
      <w:bodyDiv w:val="1"/>
      <w:marLeft w:val="0"/>
      <w:marRight w:val="0"/>
      <w:marTop w:val="0"/>
      <w:marBottom w:val="0"/>
      <w:divBdr>
        <w:top w:val="none" w:sz="0" w:space="0" w:color="auto"/>
        <w:left w:val="none" w:sz="0" w:space="0" w:color="auto"/>
        <w:bottom w:val="none" w:sz="0" w:space="0" w:color="auto"/>
        <w:right w:val="none" w:sz="0" w:space="0" w:color="auto"/>
      </w:divBdr>
      <w:divsChild>
        <w:div w:id="1450007892">
          <w:marLeft w:val="0"/>
          <w:marRight w:val="0"/>
          <w:marTop w:val="0"/>
          <w:marBottom w:val="0"/>
          <w:divBdr>
            <w:top w:val="none" w:sz="0" w:space="0" w:color="auto"/>
            <w:left w:val="none" w:sz="0" w:space="0" w:color="auto"/>
            <w:bottom w:val="none" w:sz="0" w:space="0" w:color="auto"/>
            <w:right w:val="none" w:sz="0" w:space="0" w:color="auto"/>
          </w:divBdr>
          <w:divsChild>
            <w:div w:id="1582256266">
              <w:marLeft w:val="0"/>
              <w:marRight w:val="0"/>
              <w:marTop w:val="0"/>
              <w:marBottom w:val="0"/>
              <w:divBdr>
                <w:top w:val="none" w:sz="0" w:space="0" w:color="auto"/>
                <w:left w:val="none" w:sz="0" w:space="0" w:color="auto"/>
                <w:bottom w:val="none" w:sz="0" w:space="0" w:color="auto"/>
                <w:right w:val="none" w:sz="0" w:space="0" w:color="auto"/>
              </w:divBdr>
              <w:divsChild>
                <w:div w:id="106472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503580">
      <w:bodyDiv w:val="1"/>
      <w:marLeft w:val="0"/>
      <w:marRight w:val="0"/>
      <w:marTop w:val="0"/>
      <w:marBottom w:val="0"/>
      <w:divBdr>
        <w:top w:val="none" w:sz="0" w:space="0" w:color="auto"/>
        <w:left w:val="none" w:sz="0" w:space="0" w:color="auto"/>
        <w:bottom w:val="none" w:sz="0" w:space="0" w:color="auto"/>
        <w:right w:val="none" w:sz="0" w:space="0" w:color="auto"/>
      </w:divBdr>
    </w:div>
    <w:div w:id="679938703">
      <w:bodyDiv w:val="1"/>
      <w:marLeft w:val="0"/>
      <w:marRight w:val="0"/>
      <w:marTop w:val="0"/>
      <w:marBottom w:val="0"/>
      <w:divBdr>
        <w:top w:val="none" w:sz="0" w:space="0" w:color="auto"/>
        <w:left w:val="none" w:sz="0" w:space="0" w:color="auto"/>
        <w:bottom w:val="none" w:sz="0" w:space="0" w:color="auto"/>
        <w:right w:val="none" w:sz="0" w:space="0" w:color="auto"/>
      </w:divBdr>
    </w:div>
    <w:div w:id="757141503">
      <w:bodyDiv w:val="1"/>
      <w:marLeft w:val="0"/>
      <w:marRight w:val="0"/>
      <w:marTop w:val="0"/>
      <w:marBottom w:val="0"/>
      <w:divBdr>
        <w:top w:val="none" w:sz="0" w:space="0" w:color="auto"/>
        <w:left w:val="none" w:sz="0" w:space="0" w:color="auto"/>
        <w:bottom w:val="none" w:sz="0" w:space="0" w:color="auto"/>
        <w:right w:val="none" w:sz="0" w:space="0" w:color="auto"/>
      </w:divBdr>
    </w:div>
    <w:div w:id="773596179">
      <w:bodyDiv w:val="1"/>
      <w:marLeft w:val="0"/>
      <w:marRight w:val="0"/>
      <w:marTop w:val="0"/>
      <w:marBottom w:val="0"/>
      <w:divBdr>
        <w:top w:val="none" w:sz="0" w:space="0" w:color="auto"/>
        <w:left w:val="none" w:sz="0" w:space="0" w:color="auto"/>
        <w:bottom w:val="none" w:sz="0" w:space="0" w:color="auto"/>
        <w:right w:val="none" w:sz="0" w:space="0" w:color="auto"/>
      </w:divBdr>
    </w:div>
    <w:div w:id="863713890">
      <w:bodyDiv w:val="1"/>
      <w:marLeft w:val="0"/>
      <w:marRight w:val="0"/>
      <w:marTop w:val="0"/>
      <w:marBottom w:val="0"/>
      <w:divBdr>
        <w:top w:val="none" w:sz="0" w:space="0" w:color="auto"/>
        <w:left w:val="none" w:sz="0" w:space="0" w:color="auto"/>
        <w:bottom w:val="none" w:sz="0" w:space="0" w:color="auto"/>
        <w:right w:val="none" w:sz="0" w:space="0" w:color="auto"/>
      </w:divBdr>
    </w:div>
    <w:div w:id="968584471">
      <w:bodyDiv w:val="1"/>
      <w:marLeft w:val="0"/>
      <w:marRight w:val="0"/>
      <w:marTop w:val="0"/>
      <w:marBottom w:val="0"/>
      <w:divBdr>
        <w:top w:val="none" w:sz="0" w:space="0" w:color="auto"/>
        <w:left w:val="none" w:sz="0" w:space="0" w:color="auto"/>
        <w:bottom w:val="none" w:sz="0" w:space="0" w:color="auto"/>
        <w:right w:val="none" w:sz="0" w:space="0" w:color="auto"/>
      </w:divBdr>
    </w:div>
    <w:div w:id="974946154">
      <w:bodyDiv w:val="1"/>
      <w:marLeft w:val="0"/>
      <w:marRight w:val="0"/>
      <w:marTop w:val="0"/>
      <w:marBottom w:val="0"/>
      <w:divBdr>
        <w:top w:val="none" w:sz="0" w:space="0" w:color="auto"/>
        <w:left w:val="none" w:sz="0" w:space="0" w:color="auto"/>
        <w:bottom w:val="none" w:sz="0" w:space="0" w:color="auto"/>
        <w:right w:val="none" w:sz="0" w:space="0" w:color="auto"/>
      </w:divBdr>
    </w:div>
    <w:div w:id="1242327293">
      <w:bodyDiv w:val="1"/>
      <w:marLeft w:val="0"/>
      <w:marRight w:val="0"/>
      <w:marTop w:val="0"/>
      <w:marBottom w:val="0"/>
      <w:divBdr>
        <w:top w:val="none" w:sz="0" w:space="0" w:color="auto"/>
        <w:left w:val="none" w:sz="0" w:space="0" w:color="auto"/>
        <w:bottom w:val="none" w:sz="0" w:space="0" w:color="auto"/>
        <w:right w:val="none" w:sz="0" w:space="0" w:color="auto"/>
      </w:divBdr>
    </w:div>
    <w:div w:id="1298102362">
      <w:bodyDiv w:val="1"/>
      <w:marLeft w:val="0"/>
      <w:marRight w:val="0"/>
      <w:marTop w:val="0"/>
      <w:marBottom w:val="0"/>
      <w:divBdr>
        <w:top w:val="none" w:sz="0" w:space="0" w:color="auto"/>
        <w:left w:val="none" w:sz="0" w:space="0" w:color="auto"/>
        <w:bottom w:val="none" w:sz="0" w:space="0" w:color="auto"/>
        <w:right w:val="none" w:sz="0" w:space="0" w:color="auto"/>
      </w:divBdr>
    </w:div>
    <w:div w:id="1577011682">
      <w:bodyDiv w:val="1"/>
      <w:marLeft w:val="0"/>
      <w:marRight w:val="0"/>
      <w:marTop w:val="0"/>
      <w:marBottom w:val="0"/>
      <w:divBdr>
        <w:top w:val="none" w:sz="0" w:space="0" w:color="auto"/>
        <w:left w:val="none" w:sz="0" w:space="0" w:color="auto"/>
        <w:bottom w:val="none" w:sz="0" w:space="0" w:color="auto"/>
        <w:right w:val="none" w:sz="0" w:space="0" w:color="auto"/>
      </w:divBdr>
    </w:div>
    <w:div w:id="1588804008">
      <w:bodyDiv w:val="1"/>
      <w:marLeft w:val="0"/>
      <w:marRight w:val="0"/>
      <w:marTop w:val="0"/>
      <w:marBottom w:val="0"/>
      <w:divBdr>
        <w:top w:val="none" w:sz="0" w:space="0" w:color="auto"/>
        <w:left w:val="none" w:sz="0" w:space="0" w:color="auto"/>
        <w:bottom w:val="none" w:sz="0" w:space="0" w:color="auto"/>
        <w:right w:val="none" w:sz="0" w:space="0" w:color="auto"/>
      </w:divBdr>
    </w:div>
    <w:div w:id="1628853914">
      <w:bodyDiv w:val="1"/>
      <w:marLeft w:val="0"/>
      <w:marRight w:val="0"/>
      <w:marTop w:val="0"/>
      <w:marBottom w:val="0"/>
      <w:divBdr>
        <w:top w:val="none" w:sz="0" w:space="0" w:color="auto"/>
        <w:left w:val="none" w:sz="0" w:space="0" w:color="auto"/>
        <w:bottom w:val="none" w:sz="0" w:space="0" w:color="auto"/>
        <w:right w:val="none" w:sz="0" w:space="0" w:color="auto"/>
      </w:divBdr>
    </w:div>
    <w:div w:id="1642072290">
      <w:bodyDiv w:val="1"/>
      <w:marLeft w:val="0"/>
      <w:marRight w:val="0"/>
      <w:marTop w:val="0"/>
      <w:marBottom w:val="0"/>
      <w:divBdr>
        <w:top w:val="none" w:sz="0" w:space="0" w:color="auto"/>
        <w:left w:val="none" w:sz="0" w:space="0" w:color="auto"/>
        <w:bottom w:val="none" w:sz="0" w:space="0" w:color="auto"/>
        <w:right w:val="none" w:sz="0" w:space="0" w:color="auto"/>
      </w:divBdr>
    </w:div>
    <w:div w:id="1800109185">
      <w:bodyDiv w:val="1"/>
      <w:marLeft w:val="0"/>
      <w:marRight w:val="0"/>
      <w:marTop w:val="0"/>
      <w:marBottom w:val="0"/>
      <w:divBdr>
        <w:top w:val="none" w:sz="0" w:space="0" w:color="auto"/>
        <w:left w:val="none" w:sz="0" w:space="0" w:color="auto"/>
        <w:bottom w:val="none" w:sz="0" w:space="0" w:color="auto"/>
        <w:right w:val="none" w:sz="0" w:space="0" w:color="auto"/>
      </w:divBdr>
    </w:div>
    <w:div w:id="1865169510">
      <w:bodyDiv w:val="1"/>
      <w:marLeft w:val="0"/>
      <w:marRight w:val="0"/>
      <w:marTop w:val="0"/>
      <w:marBottom w:val="0"/>
      <w:divBdr>
        <w:top w:val="none" w:sz="0" w:space="0" w:color="auto"/>
        <w:left w:val="none" w:sz="0" w:space="0" w:color="auto"/>
        <w:bottom w:val="none" w:sz="0" w:space="0" w:color="auto"/>
        <w:right w:val="none" w:sz="0" w:space="0" w:color="auto"/>
      </w:divBdr>
    </w:div>
    <w:div w:id="1892569594">
      <w:bodyDiv w:val="1"/>
      <w:marLeft w:val="0"/>
      <w:marRight w:val="0"/>
      <w:marTop w:val="0"/>
      <w:marBottom w:val="0"/>
      <w:divBdr>
        <w:top w:val="none" w:sz="0" w:space="0" w:color="auto"/>
        <w:left w:val="none" w:sz="0" w:space="0" w:color="auto"/>
        <w:bottom w:val="none" w:sz="0" w:space="0" w:color="auto"/>
        <w:right w:val="none" w:sz="0" w:space="0" w:color="auto"/>
      </w:divBdr>
      <w:divsChild>
        <w:div w:id="1840804208">
          <w:marLeft w:val="0"/>
          <w:marRight w:val="0"/>
          <w:marTop w:val="0"/>
          <w:marBottom w:val="0"/>
          <w:divBdr>
            <w:top w:val="none" w:sz="0" w:space="0" w:color="auto"/>
            <w:left w:val="none" w:sz="0" w:space="0" w:color="auto"/>
            <w:bottom w:val="none" w:sz="0" w:space="0" w:color="auto"/>
            <w:right w:val="none" w:sz="0" w:space="0" w:color="auto"/>
          </w:divBdr>
          <w:divsChild>
            <w:div w:id="1578710306">
              <w:marLeft w:val="0"/>
              <w:marRight w:val="0"/>
              <w:marTop w:val="0"/>
              <w:marBottom w:val="0"/>
              <w:divBdr>
                <w:top w:val="none" w:sz="0" w:space="0" w:color="auto"/>
                <w:left w:val="none" w:sz="0" w:space="0" w:color="auto"/>
                <w:bottom w:val="none" w:sz="0" w:space="0" w:color="auto"/>
                <w:right w:val="none" w:sz="0" w:space="0" w:color="auto"/>
              </w:divBdr>
              <w:divsChild>
                <w:div w:id="71874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452050">
      <w:bodyDiv w:val="1"/>
      <w:marLeft w:val="0"/>
      <w:marRight w:val="0"/>
      <w:marTop w:val="0"/>
      <w:marBottom w:val="0"/>
      <w:divBdr>
        <w:top w:val="none" w:sz="0" w:space="0" w:color="auto"/>
        <w:left w:val="none" w:sz="0" w:space="0" w:color="auto"/>
        <w:bottom w:val="none" w:sz="0" w:space="0" w:color="auto"/>
        <w:right w:val="none" w:sz="0" w:space="0" w:color="auto"/>
      </w:divBdr>
    </w:div>
    <w:div w:id="1990284027">
      <w:bodyDiv w:val="1"/>
      <w:marLeft w:val="0"/>
      <w:marRight w:val="0"/>
      <w:marTop w:val="0"/>
      <w:marBottom w:val="0"/>
      <w:divBdr>
        <w:top w:val="none" w:sz="0" w:space="0" w:color="auto"/>
        <w:left w:val="none" w:sz="0" w:space="0" w:color="auto"/>
        <w:bottom w:val="none" w:sz="0" w:space="0" w:color="auto"/>
        <w:right w:val="none" w:sz="0" w:space="0" w:color="auto"/>
      </w:divBdr>
    </w:div>
    <w:div w:id="20190356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orcid.org/0000-0001-6207-7466" TargetMode="External"/><Relationship Id="rId18" Type="http://schemas.openxmlformats.org/officeDocument/2006/relationships/hyperlink" Target="https://orcid.org/0000-0003-3393-6799" TargetMode="External"/><Relationship Id="rId26"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image" Target="media/image1.png"/><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hyperlink" Target="https://orcid.org/0000-0001-9302-1174" TargetMode="External"/><Relationship Id="rId25"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hyperlink" Target="https://orcid.org/0000-0001-5289-4542" TargetMode="External"/><Relationship Id="rId20" Type="http://schemas.openxmlformats.org/officeDocument/2006/relationships/footer" Target="footer2.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hyperlink" Target="https://orcid.org/0000-0002-0563-3099" TargetMode="External"/><Relationship Id="rId23" Type="http://schemas.openxmlformats.org/officeDocument/2006/relationships/image" Target="media/image3.png"/><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hyperlink" Target="https://orcid.org/0000-0003-0116-1167" TargetMode="External"/><Relationship Id="rId22" Type="http://schemas.openxmlformats.org/officeDocument/2006/relationships/image" Target="media/image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HLJsekZik8PvsG2efcJpj8bvkKw==">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0F6852C-B654-2B48-9FD7-ADA382C0C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56</Pages>
  <Words>65121</Words>
  <Characters>371190</Characters>
  <Application>Microsoft Office Word</Application>
  <DocSecurity>0</DocSecurity>
  <Lines>3093</Lines>
  <Paragraphs>870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Taylor Stewart</dc:creator>
  <cp:lastModifiedBy>Taylor Stewart</cp:lastModifiedBy>
  <cp:revision>19</cp:revision>
  <dcterms:created xsi:type="dcterms:W3CDTF">2021-01-25T00:55:00Z</dcterms:created>
  <dcterms:modified xsi:type="dcterms:W3CDTF">2021-01-25T16:21:00Z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9e574481-e66e-31da-a4e0-3eca1e8dc8a4</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http://www.zotero.org/styles/ecology</vt:lpwstr>
  </property>
  <property fmtid="{D5CDD505-2E9C-101B-9397-08002B2CF9AE}" pid="16" name="Mendeley Recent Style Name 5_1">
    <vt:lpwstr>Ecology</vt:lpwstr>
  </property>
  <property fmtid="{D5CDD505-2E9C-101B-9397-08002B2CF9AE}" pid="17" name="Mendeley Recent Style Id 6_1">
    <vt:lpwstr>http://www.zotero.org/styles/global-change-biology</vt:lpwstr>
  </property>
  <property fmtid="{D5CDD505-2E9C-101B-9397-08002B2CF9AE}" pid="18" name="Mendeley Recent Style Name 6_1">
    <vt:lpwstr>Global Change Biology</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