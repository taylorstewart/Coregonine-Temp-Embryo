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660EC" w:rsidRPr="00155F65" w:rsidRDefault="00FB0BCD" w:rsidP="00373022">
      <w:pPr>
        <w:spacing w:line="480" w:lineRule="auto"/>
      </w:pPr>
      <w:r w:rsidRPr="00155F65">
        <w:t>Influence of warming temperatures on coregonine embryogenesis within and among species</w:t>
      </w:r>
    </w:p>
    <w:p w14:paraId="00000002" w14:textId="77777777" w:rsidR="005660EC" w:rsidRPr="00155F65" w:rsidRDefault="005660EC" w:rsidP="00373022">
      <w:pPr>
        <w:spacing w:line="480" w:lineRule="auto"/>
      </w:pPr>
    </w:p>
    <w:p w14:paraId="00000003" w14:textId="77777777" w:rsidR="005660EC" w:rsidRPr="00155F65" w:rsidRDefault="00FB0BCD" w:rsidP="00373022">
      <w:pPr>
        <w:spacing w:line="480" w:lineRule="auto"/>
      </w:pPr>
      <w:r w:rsidRPr="00155F65">
        <w:t>Taylor R. Stewart</w:t>
      </w:r>
      <w:r w:rsidRPr="00155F65">
        <w:rPr>
          <w:vertAlign w:val="superscript"/>
        </w:rPr>
        <w:t>1,5</w:t>
      </w:r>
      <w:r w:rsidRPr="00155F65">
        <w:t>, Mikko Mäkinen</w:t>
      </w:r>
      <w:r w:rsidRPr="00155F65">
        <w:rPr>
          <w:vertAlign w:val="superscript"/>
        </w:rPr>
        <w:t>2</w:t>
      </w:r>
      <w:r w:rsidRPr="00155F65">
        <w:t>, Chloé Goulon</w:t>
      </w:r>
      <w:r w:rsidRPr="00155F65">
        <w:rPr>
          <w:vertAlign w:val="superscript"/>
        </w:rPr>
        <w:t>3</w:t>
      </w:r>
      <w:r w:rsidRPr="00155F65">
        <w:t>, Jean Guillard</w:t>
      </w:r>
      <w:r w:rsidRPr="00155F65">
        <w:rPr>
          <w:vertAlign w:val="superscript"/>
        </w:rPr>
        <w:t>3</w:t>
      </w:r>
      <w:r w:rsidRPr="00155F65">
        <w:t>, Timo J. Marjomäki</w:t>
      </w:r>
      <w:r w:rsidRPr="00155F65">
        <w:rPr>
          <w:vertAlign w:val="superscript"/>
        </w:rPr>
        <w:t>2</w:t>
      </w:r>
      <w:r w:rsidRPr="00155F65">
        <w:t>, Emilien Lasne</w:t>
      </w:r>
      <w:r w:rsidRPr="00155F65">
        <w:rPr>
          <w:vertAlign w:val="superscript"/>
        </w:rPr>
        <w:t>4</w:t>
      </w:r>
      <w:r w:rsidRPr="00155F65">
        <w:t>, Juha Karjalainen</w:t>
      </w:r>
      <w:r w:rsidRPr="00155F65">
        <w:rPr>
          <w:vertAlign w:val="superscript"/>
        </w:rPr>
        <w:t>2</w:t>
      </w:r>
      <w:r w:rsidRPr="00155F65">
        <w:t>, and Jason D. Stockwell</w:t>
      </w:r>
      <w:r w:rsidRPr="00155F65">
        <w:rPr>
          <w:vertAlign w:val="superscript"/>
        </w:rPr>
        <w:t>5</w:t>
      </w:r>
    </w:p>
    <w:p w14:paraId="00000004" w14:textId="77777777" w:rsidR="005660EC" w:rsidRPr="00155F65" w:rsidRDefault="005660EC" w:rsidP="00373022">
      <w:pPr>
        <w:spacing w:line="480" w:lineRule="auto"/>
      </w:pPr>
    </w:p>
    <w:p w14:paraId="00000005" w14:textId="5AA1BEDA" w:rsidR="005660EC" w:rsidRPr="00155F65" w:rsidRDefault="00FB0BCD" w:rsidP="00373022">
      <w:pPr>
        <w:spacing w:line="480" w:lineRule="auto"/>
      </w:pPr>
      <w:r w:rsidRPr="00155F65">
        <w:rPr>
          <w:vertAlign w:val="superscript"/>
        </w:rPr>
        <w:t>1</w:t>
      </w:r>
      <w:r w:rsidRPr="00155F65">
        <w:t xml:space="preserve">Department of Biology, University of Vermont, Burlington, </w:t>
      </w:r>
      <w:r w:rsidR="00E751B6" w:rsidRPr="00155F65">
        <w:t>VT</w:t>
      </w:r>
      <w:r w:rsidRPr="00155F65">
        <w:t>, USA</w:t>
      </w:r>
    </w:p>
    <w:p w14:paraId="00000006" w14:textId="77777777" w:rsidR="005660EC" w:rsidRPr="00B43CA9" w:rsidRDefault="00FB0BCD" w:rsidP="00373022">
      <w:pPr>
        <w:spacing w:line="480" w:lineRule="auto"/>
        <w:rPr>
          <w:lang w:val="fr-FR"/>
          <w:rPrChange w:id="0" w:author="Emilien Lasne" w:date="2021-01-29T10:15:00Z">
            <w:rPr/>
          </w:rPrChange>
        </w:rPr>
      </w:pPr>
      <w:r w:rsidRPr="00B43CA9">
        <w:rPr>
          <w:vertAlign w:val="superscript"/>
          <w:lang w:val="fr-FR"/>
          <w:rPrChange w:id="1" w:author="Emilien Lasne" w:date="2021-01-29T10:15:00Z">
            <w:rPr>
              <w:vertAlign w:val="superscript"/>
            </w:rPr>
          </w:rPrChange>
        </w:rPr>
        <w:t>2</w:t>
      </w:r>
      <w:r w:rsidRPr="00B43CA9">
        <w:rPr>
          <w:lang w:val="fr-FR"/>
          <w:rPrChange w:id="2" w:author="Emilien Lasne" w:date="2021-01-29T10:15:00Z">
            <w:rPr/>
          </w:rPrChange>
        </w:rPr>
        <w:t>University of Jyväskylä, Jyväskylä, Finland</w:t>
      </w:r>
    </w:p>
    <w:p w14:paraId="00000007" w14:textId="77777777" w:rsidR="005660EC" w:rsidRPr="00B43CA9" w:rsidRDefault="00FB0BCD" w:rsidP="00373022">
      <w:pPr>
        <w:spacing w:line="480" w:lineRule="auto"/>
        <w:rPr>
          <w:lang w:val="fr-FR"/>
          <w:rPrChange w:id="3" w:author="Emilien Lasne" w:date="2021-01-29T10:15:00Z">
            <w:rPr/>
          </w:rPrChange>
        </w:rPr>
      </w:pPr>
      <w:r w:rsidRPr="00B43CA9">
        <w:rPr>
          <w:vertAlign w:val="superscript"/>
          <w:lang w:val="fr-FR"/>
          <w:rPrChange w:id="4" w:author="Emilien Lasne" w:date="2021-01-29T10:15:00Z">
            <w:rPr>
              <w:vertAlign w:val="superscript"/>
            </w:rPr>
          </w:rPrChange>
        </w:rPr>
        <w:t>3</w:t>
      </w:r>
      <w:r w:rsidRPr="00B43CA9">
        <w:rPr>
          <w:lang w:val="fr-FR"/>
          <w:rPrChange w:id="5" w:author="Emilien Lasne" w:date="2021-01-29T10:15:00Z">
            <w:rPr/>
          </w:rPrChange>
        </w:rPr>
        <w:t>University Savoie Mont Blanc, INRAE, CARRTEL, Thonon-les-Bains, France</w:t>
      </w:r>
    </w:p>
    <w:p w14:paraId="00000008" w14:textId="77777777" w:rsidR="005660EC" w:rsidRPr="00B43CA9" w:rsidRDefault="00FB0BCD" w:rsidP="00373022">
      <w:pPr>
        <w:spacing w:line="480" w:lineRule="auto"/>
        <w:rPr>
          <w:lang w:val="fr-FR"/>
          <w:rPrChange w:id="6" w:author="Emilien Lasne" w:date="2021-01-29T10:15:00Z">
            <w:rPr/>
          </w:rPrChange>
        </w:rPr>
      </w:pPr>
      <w:r w:rsidRPr="00B43CA9">
        <w:rPr>
          <w:vertAlign w:val="superscript"/>
          <w:lang w:val="fr-FR"/>
          <w:rPrChange w:id="7" w:author="Emilien Lasne" w:date="2021-01-29T10:15:00Z">
            <w:rPr>
              <w:vertAlign w:val="superscript"/>
            </w:rPr>
          </w:rPrChange>
        </w:rPr>
        <w:t>4</w:t>
      </w:r>
      <w:r w:rsidRPr="00B43CA9">
        <w:rPr>
          <w:lang w:val="fr-FR"/>
          <w:rPrChange w:id="8" w:author="Emilien Lasne" w:date="2021-01-29T10:15:00Z">
            <w:rPr/>
          </w:rPrChange>
        </w:rPr>
        <w:t>UMR ESE Agrocampus Ouest-INRAE, Rennes, France</w:t>
      </w:r>
    </w:p>
    <w:p w14:paraId="00000009" w14:textId="4D70F67A" w:rsidR="005660EC" w:rsidRPr="00155F65" w:rsidRDefault="00FB0BCD" w:rsidP="00373022">
      <w:pPr>
        <w:spacing w:line="480" w:lineRule="auto"/>
      </w:pPr>
      <w:r w:rsidRPr="00155F65">
        <w:rPr>
          <w:vertAlign w:val="superscript"/>
        </w:rPr>
        <w:t>5</w:t>
      </w:r>
      <w:r w:rsidRPr="00155F65">
        <w:t xml:space="preserve">Rubenstein Ecosystem Science Laboratory, University of Vermont, Burlington, </w:t>
      </w:r>
      <w:r w:rsidR="00E751B6" w:rsidRPr="00155F65">
        <w:t>VT</w:t>
      </w:r>
      <w:r w:rsidRPr="00155F65">
        <w:t>, USA</w:t>
      </w:r>
    </w:p>
    <w:p w14:paraId="0000000A" w14:textId="40ECA57E" w:rsidR="005660EC" w:rsidRPr="00155F65" w:rsidRDefault="005660EC" w:rsidP="00373022">
      <w:pPr>
        <w:spacing w:line="480" w:lineRule="auto"/>
      </w:pPr>
    </w:p>
    <w:p w14:paraId="3FD9500E" w14:textId="27807138" w:rsidR="00E751B6" w:rsidRPr="00155F65" w:rsidRDefault="00E751B6" w:rsidP="00373022">
      <w:pPr>
        <w:spacing w:line="480" w:lineRule="auto"/>
      </w:pPr>
      <w:r w:rsidRPr="00155F65">
        <w:t>Correspondence: Taylor R. Stewart, Department of Biology, Rubenstein Ecosystem Science Laboratory, University of Vermont, 3 College St, Burlington, VT 05401, USA. Email: taylor.stewart@uvm.edu</w:t>
      </w:r>
    </w:p>
    <w:p w14:paraId="7672C6B8" w14:textId="77777777" w:rsidR="00E751B6" w:rsidRPr="00155F65" w:rsidRDefault="00E751B6" w:rsidP="00373022">
      <w:pPr>
        <w:spacing w:line="480" w:lineRule="auto"/>
      </w:pPr>
    </w:p>
    <w:p w14:paraId="6B2C8A22" w14:textId="4D3E3E53" w:rsidR="006B600D"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9" w:name="_heading=h.ec6fwbo7yubr" w:colFirst="0" w:colLast="0"/>
      <w:bookmarkEnd w:id="9"/>
      <w:r w:rsidRPr="00155F65">
        <w:rPr>
          <w:rFonts w:ascii="Times New Roman" w:eastAsia="Times New Roman" w:hAnsi="Times New Roman" w:cs="Times New Roman"/>
          <w:sz w:val="24"/>
          <w:szCs w:val="24"/>
        </w:rPr>
        <w:t>ABSTRACT</w:t>
      </w:r>
      <w:r w:rsidR="0034274C" w:rsidRPr="00155F65">
        <w:rPr>
          <w:rFonts w:ascii="Times New Roman" w:eastAsia="Times New Roman" w:hAnsi="Times New Roman" w:cs="Times New Roman"/>
          <w:sz w:val="24"/>
          <w:szCs w:val="24"/>
        </w:rPr>
        <w:t xml:space="preserve"> (limit 300 words)</w:t>
      </w:r>
      <w:r w:rsidRPr="00155F65">
        <w:rPr>
          <w:rFonts w:ascii="Times New Roman" w:eastAsia="Times New Roman" w:hAnsi="Times New Roman" w:cs="Times New Roman"/>
          <w:sz w:val="24"/>
          <w:szCs w:val="24"/>
        </w:rPr>
        <w:t>:</w:t>
      </w:r>
    </w:p>
    <w:p w14:paraId="367CCC8E" w14:textId="52A78866" w:rsidR="001D0859" w:rsidRPr="00155F65" w:rsidRDefault="004A26C3" w:rsidP="00E54605">
      <w:pPr>
        <w:spacing w:line="480" w:lineRule="auto"/>
      </w:pPr>
      <w:r>
        <w:t>T</w:t>
      </w:r>
      <w:r w:rsidR="004069A0" w:rsidRPr="00155F65">
        <w:t xml:space="preserve">he greatest response </w:t>
      </w:r>
      <w:r>
        <w:t xml:space="preserve">of lakes </w:t>
      </w:r>
      <w:r w:rsidR="004069A0" w:rsidRPr="00155F65">
        <w:t xml:space="preserve">to climate change has been the unprecedented rise of water temperatures on a global scale. The responses </w:t>
      </w:r>
      <w:r w:rsidR="00C31D54" w:rsidRPr="00155F65">
        <w:t xml:space="preserve">of many lake fishes </w:t>
      </w:r>
      <w:r w:rsidR="005A2B23" w:rsidRPr="00155F65">
        <w:t>to</w:t>
      </w:r>
      <w:r w:rsidR="004069A0" w:rsidRPr="00155F65">
        <w:t xml:space="preserve"> warming water temperatures are projected to be inadequate to counter the speed and magnitude of climate change, leaving some species vulnerable to decline and extinction. We experimentally </w:t>
      </w:r>
      <w:r w:rsidR="0033070D">
        <w:t xml:space="preserve">evaluated the responses of embryos </w:t>
      </w:r>
      <w:r w:rsidR="00DA5381">
        <w:t>from</w:t>
      </w:r>
      <w:r w:rsidR="00423EC2">
        <w:t xml:space="preserve"> a group </w:t>
      </w:r>
      <w:r w:rsidR="004069A0" w:rsidRPr="00155F65">
        <w:t>of cold, stenothermic fishes (Salmonidae Coregoninae)</w:t>
      </w:r>
      <w:r w:rsidR="00423EC2">
        <w:t xml:space="preserve"> –</w:t>
      </w:r>
      <w:r w:rsidR="004069A0" w:rsidRPr="00155F65">
        <w:t xml:space="preserve"> within conspecifics across lake systems, between congeners within the same lake system, and among congeners across all lake systems</w:t>
      </w:r>
      <w:r w:rsidR="00423EC2">
        <w:t xml:space="preserve"> – </w:t>
      </w:r>
      <w:r w:rsidR="004069A0" w:rsidRPr="00155F65">
        <w:t xml:space="preserve"> to a thermal gradient using an incubation method that </w:t>
      </w:r>
      <w:r w:rsidR="004069A0" w:rsidRPr="00155F65">
        <w:lastRenderedPageBreak/>
        <w:t>enable</w:t>
      </w:r>
      <w:r w:rsidR="00423EC2">
        <w:t>d</w:t>
      </w:r>
      <w:r w:rsidR="004069A0" w:rsidRPr="00155F65">
        <w:t xml:space="preserve"> global comparisons. Study groups included cisco (</w:t>
      </w:r>
      <w:r w:rsidR="004069A0" w:rsidRPr="00155F65">
        <w:rPr>
          <w:i/>
          <w:iCs/>
        </w:rPr>
        <w:t>Coregonus artedi</w:t>
      </w:r>
      <w:r w:rsidR="004069A0" w:rsidRPr="00155F65">
        <w:t xml:space="preserve">) in </w:t>
      </w:r>
      <w:r w:rsidR="00423EC2">
        <w:t>l</w:t>
      </w:r>
      <w:r w:rsidR="004069A0" w:rsidRPr="00155F65">
        <w:t>ake</w:t>
      </w:r>
      <w:r w:rsidR="00423EC2">
        <w:t>s</w:t>
      </w:r>
      <w:r w:rsidR="004069A0" w:rsidRPr="00155F65">
        <w:t xml:space="preserve"> Superior and Ontario</w:t>
      </w:r>
      <w:r w:rsidR="00423EC2">
        <w:t xml:space="preserve"> (USA)</w:t>
      </w:r>
      <w:r w:rsidR="004069A0" w:rsidRPr="00155F65">
        <w:t>, and vendace (</w:t>
      </w:r>
      <w:r w:rsidR="004069A0" w:rsidRPr="00155F65">
        <w:rPr>
          <w:i/>
          <w:iCs/>
        </w:rPr>
        <w:t>C. albula</w:t>
      </w:r>
      <w:r w:rsidR="004069A0" w:rsidRPr="00155F65">
        <w:t>) and European whitefish (</w:t>
      </w:r>
      <w:r w:rsidR="004069A0" w:rsidRPr="00155F65">
        <w:rPr>
          <w:i/>
          <w:iCs/>
        </w:rPr>
        <w:t>C. lavaretus</w:t>
      </w:r>
      <w:r w:rsidR="004069A0" w:rsidRPr="00155F65">
        <w:t>) in Lake Southern Konnevesi</w:t>
      </w:r>
      <w:r w:rsidR="00423EC2">
        <w:t xml:space="preserve"> (Finland)</w:t>
      </w:r>
      <w:r w:rsidR="004069A0" w:rsidRPr="00155F65">
        <w:t xml:space="preserve">. </w:t>
      </w:r>
      <w:r w:rsidR="00423EC2">
        <w:t xml:space="preserve">All species spawn in the fall and their embryos incubate over winter before hatching in spring. </w:t>
      </w:r>
      <w:r w:rsidR="004069A0" w:rsidRPr="00155F65">
        <w:t>Embryos were incubated at water temperatures of 2.0, 4.5, 7.0, and 9.0°C</w:t>
      </w:r>
      <w:r w:rsidR="00423EC2">
        <w:t>,</w:t>
      </w:r>
      <w:r w:rsidR="004069A0" w:rsidRPr="00155F65">
        <w:t xml:space="preserve"> and the responses to </w:t>
      </w:r>
      <w:r w:rsidR="00423EC2">
        <w:t>the</w:t>
      </w:r>
      <w:r w:rsidR="00423EC2" w:rsidRPr="00155F65">
        <w:t xml:space="preserve"> </w:t>
      </w:r>
      <w:r w:rsidR="004069A0" w:rsidRPr="00155F65">
        <w:t xml:space="preserve">incubation temperatures </w:t>
      </w:r>
      <w:r w:rsidR="00423EC2">
        <w:t xml:space="preserve">were </w:t>
      </w:r>
      <w:r w:rsidR="004069A0" w:rsidRPr="00155F65">
        <w:t>quantified for life-history (</w:t>
      </w:r>
      <w:r w:rsidR="004069A0" w:rsidRPr="00155F65">
        <w:rPr>
          <w:i/>
          <w:iCs/>
        </w:rPr>
        <w:t>i.e.,</w:t>
      </w:r>
      <w:r w:rsidR="004069A0" w:rsidRPr="00155F65">
        <w:t xml:space="preserve"> embryo survival and incubation period) and morphological traits (</w:t>
      </w:r>
      <w:r w:rsidR="004069A0" w:rsidRPr="00155F65">
        <w:rPr>
          <w:i/>
          <w:iCs/>
        </w:rPr>
        <w:t>i.e.,</w:t>
      </w:r>
      <w:r w:rsidR="004069A0" w:rsidRPr="00155F65">
        <w:t xml:space="preserve"> length-at-hatch and yolk-sac volume). </w:t>
      </w:r>
      <w:r w:rsidR="00423EC2">
        <w:t>We found</w:t>
      </w:r>
      <w:r w:rsidR="004069A0" w:rsidRPr="00155F65">
        <w:t xml:space="preserve"> contrasting reaction norms to temperature </w:t>
      </w:r>
      <w:r w:rsidR="00DF5CFF">
        <w:t>in embryo survival</w:t>
      </w:r>
      <w:r w:rsidR="00E54605">
        <w:t xml:space="preserve"> and</w:t>
      </w:r>
      <w:r w:rsidR="00DF5CFF">
        <w:t xml:space="preserve"> similar </w:t>
      </w:r>
      <w:r w:rsidR="00E54605" w:rsidRPr="00155F65">
        <w:t xml:space="preserve">reaction norms </w:t>
      </w:r>
      <w:r w:rsidR="00DF5CFF">
        <w:t>to temperature for incubation period, length-at-hatch</w:t>
      </w:r>
      <w:r w:rsidR="00E54605">
        <w:t>,</w:t>
      </w:r>
      <w:r w:rsidR="00DF5CFF" w:rsidRPr="00DF5CFF">
        <w:t xml:space="preserve"> and </w:t>
      </w:r>
      <w:r w:rsidR="00DF5CFF">
        <w:t>yolk-sac volume</w:t>
      </w:r>
      <w:r w:rsidR="004069A0" w:rsidRPr="00155F65">
        <w:t xml:space="preserve"> in conspecific and congeneric coregonines. Differential levels of parental effects were found within and among study groups and traits</w:t>
      </w:r>
      <w:r w:rsidR="00E54605">
        <w:t xml:space="preserve"> suggesting population biodiversity</w:t>
      </w:r>
      <w:r w:rsidR="00E54605" w:rsidRPr="00E54605">
        <w:t xml:space="preserve"> </w:t>
      </w:r>
      <w:r w:rsidR="00E54605">
        <w:t>may</w:t>
      </w:r>
      <w:r w:rsidR="00E54605" w:rsidRPr="00E54605">
        <w:t xml:space="preserve"> provide more flexibility for</w:t>
      </w:r>
      <w:r w:rsidR="00E54605">
        <w:t xml:space="preserve"> </w:t>
      </w:r>
      <w:r w:rsidR="00E54605" w:rsidRPr="00E54605">
        <w:t>population</w:t>
      </w:r>
      <w:r w:rsidR="00E54605">
        <w:t>s</w:t>
      </w:r>
      <w:r w:rsidR="00E54605" w:rsidRPr="00E54605">
        <w:t xml:space="preserve"> to cope with changing inter-annual environmental conditions</w:t>
      </w:r>
      <w:r w:rsidR="004069A0" w:rsidRPr="00155F65">
        <w:t xml:space="preserve">. </w:t>
      </w:r>
      <w:commentRangeStart w:id="10"/>
      <w:r w:rsidR="008B5319">
        <w:t>O</w:t>
      </w:r>
      <w:r w:rsidR="008B5319" w:rsidRPr="008B5319">
        <w:t xml:space="preserve">ur results suggest a wide range of </w:t>
      </w:r>
      <w:r w:rsidR="0089177D">
        <w:t xml:space="preserve">embryo </w:t>
      </w:r>
      <w:r w:rsidR="008B5319" w:rsidRPr="008B5319">
        <w:t>responses are possibl</w:t>
      </w:r>
      <w:r w:rsidR="008B5319">
        <w:t xml:space="preserve">e </w:t>
      </w:r>
      <w:r w:rsidR="008B5319" w:rsidRPr="008B5319">
        <w:t>to climate change</w:t>
      </w:r>
      <w:r w:rsidR="008B5319">
        <w:t xml:space="preserve"> based on </w:t>
      </w:r>
      <w:r w:rsidR="008B5319" w:rsidRPr="00155F65">
        <w:t xml:space="preserve">how </w:t>
      </w:r>
      <w:r w:rsidR="00BE78C1">
        <w:t>study groups</w:t>
      </w:r>
      <w:r w:rsidR="008B5319" w:rsidRPr="00155F65">
        <w:t xml:space="preserve"> </w:t>
      </w:r>
      <w:r w:rsidR="008B5319">
        <w:t>responded</w:t>
      </w:r>
      <w:r w:rsidR="008B5319" w:rsidRPr="00155F65">
        <w:t xml:space="preserve"> to </w:t>
      </w:r>
      <w:r w:rsidR="0068701A">
        <w:t>warming incubation temperatures</w:t>
      </w:r>
      <w:r w:rsidR="008B5319">
        <w:t>.</w:t>
      </w:r>
      <w:commentRangeEnd w:id="10"/>
      <w:r w:rsidR="007716EF">
        <w:rPr>
          <w:rStyle w:val="Marquedecommentaire"/>
          <w:rFonts w:ascii="Calibri" w:eastAsia="Calibri" w:hAnsi="Calibri" w:cs="Calibri"/>
        </w:rPr>
        <w:commentReference w:id="10"/>
      </w:r>
    </w:p>
    <w:p w14:paraId="42479028" w14:textId="77777777" w:rsidR="001D0859" w:rsidRPr="00155F65" w:rsidRDefault="001D0859" w:rsidP="00373022">
      <w:pPr>
        <w:spacing w:line="480" w:lineRule="auto"/>
      </w:pPr>
    </w:p>
    <w:p w14:paraId="77A22F4A" w14:textId="5EB022A1" w:rsidR="00373022" w:rsidRPr="00155F65" w:rsidRDefault="001D0859" w:rsidP="00373022">
      <w:pPr>
        <w:spacing w:line="480" w:lineRule="auto"/>
      </w:pPr>
      <w:r w:rsidRPr="00155F65">
        <w:t xml:space="preserve">Keywords (6-10): climate change, cisco, European whitefish, vendace, embryo incubation, water temperature, thermal habitat, plasticity, reaction norm, </w:t>
      </w:r>
      <w:r w:rsidRPr="00155F65">
        <w:rPr>
          <w:color w:val="000000"/>
        </w:rPr>
        <w:t>parental effect</w:t>
      </w:r>
      <w:r w:rsidR="00373022" w:rsidRPr="00155F65">
        <w:br w:type="page"/>
      </w:r>
    </w:p>
    <w:p w14:paraId="0000000E"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11" w:name="_heading=h.txu0pjr7enbl" w:colFirst="0" w:colLast="0"/>
      <w:bookmarkEnd w:id="11"/>
      <w:r w:rsidRPr="00155F65">
        <w:rPr>
          <w:rFonts w:ascii="Times New Roman" w:eastAsia="Times New Roman" w:hAnsi="Times New Roman" w:cs="Times New Roman"/>
          <w:sz w:val="24"/>
          <w:szCs w:val="24"/>
        </w:rPr>
        <w:lastRenderedPageBreak/>
        <w:t>INTRODUCTION:</w:t>
      </w:r>
    </w:p>
    <w:p w14:paraId="0000000F" w14:textId="2060D481" w:rsidR="005660EC" w:rsidRPr="00155F65" w:rsidRDefault="00FB0BCD" w:rsidP="00F755AB">
      <w:pPr>
        <w:spacing w:line="480" w:lineRule="auto"/>
      </w:pPr>
      <w:r w:rsidRPr="00155F65">
        <w:t>Freshwater lakes are one of the most sensitive ecosystems to climate change</w:t>
      </w:r>
      <w:r w:rsidR="00FC61B1" w:rsidRPr="00155F65">
        <w:t xml:space="preserve"> </w:t>
      </w:r>
      <w:r w:rsidR="00767571" w:rsidRPr="00155F65">
        <w:fldChar w:fldCharType="begin" w:fldLock="1"/>
      </w:r>
      <w:r w:rsidR="00855412" w:rsidRPr="00155F65">
        <w:instrText>ADDIN CSL_CITATION {"citationItems":[{"id":"ITEM-1","itemData":{"DOI":"10.1016/j.jglr.2020.05.006","ISSN":"0380-1330","author":[{"dropping-particle":"","family":"Jenny","given":"Jean-Philippe","non-dropping-particle":"","parse-names":false,"suffix":""},{"dropping-particle":"","family":"Anneville","given":"Orlane","non-dropping-particle":"","parse-names":false,"suffix":""},{"dropping-particle":"","family":"Arnaud","given":"Fabien","non-dropping-particle":"","parse-names":false,"suffix":""},{"dropping-particle":"","family":"Baulaz","given":"Yoann","non-dropping-particle":"","parse-names":false,"suffix":""},{"dropping-particle":"","family":"Bouffard","given":"Damien","non-dropping-particle":"","parse-names":false,"suffix":""},{"dropping-particle":"","family":"Domaizon","given":"Isabelle","non-dropping-particle":"","parse-names":false,"suffix":""},{"dropping-particle":"","family":"Bocaniov","given":"Serghei A","non-dropping-particle":"","parse-names":false,"suffix":""},{"dropping-particle":"","family":"Chèvre","given":"Nathalie","non-dropping-particle":"","parse-names":false,"suffix":""},{"dropping-particle":"","family":"Dittrich","given":"Maria","non-dropping-particle":"","parse-names":false,"suffix":""},{"dropping-particle":"","family":"Dorioz","given":"Jean-Marcel","non-dropping-particle":"","parse-names":false,"suffix":""}],"container-title":"Journal of Great Lakes Research","id":"ITEM-1","issued":{"date-parts":[["2020"]]},"publisher":"Elsevier","title":"Scientists’ Warning to Humanity: Rapid degradation of the world’s large lakes","type":"article-journal"},"uris":["http://www.mendeley.com/documents/?uuid=7c0a0a71-080e-49c5-9a49-a80c6e0605c2"]},{"id":"ITEM-2","itemData":{"DOI":"10.1038/s43017-020-0067-5","ISSN":"2662-138X","author":[{"dropping-particle":"","family":"Woolway","given":"R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change","type":"article-journal"},"uris":["http://www.mendeley.com/documents/?uuid=dffc00bd-fb03-4206-89b4-19eb9b0b2588"]}],"mendeley":{"formattedCitation":"(Jenny et al., 2020; Woolway et al., 2020)","plainTextFormattedCitation":"(Jenny et al., 2020; Woolway et al., 2020)","previouslyFormattedCitation":"(Jenny et al., 2020; Woolway et al., 2020)"},"properties":{"noteIndex":0},"schema":"https://github.com/citation-style-language/schema/raw/master/csl-citation.json"}</w:instrText>
      </w:r>
      <w:r w:rsidR="00767571" w:rsidRPr="00155F65">
        <w:fldChar w:fldCharType="separate"/>
      </w:r>
      <w:r w:rsidR="00AB1402" w:rsidRPr="00155F65">
        <w:rPr>
          <w:noProof/>
        </w:rPr>
        <w:t>(Jenny et al., 2020; Woolway et al., 2020)</w:t>
      </w:r>
      <w:r w:rsidR="00767571" w:rsidRPr="00155F65">
        <w:fldChar w:fldCharType="end"/>
      </w:r>
      <w:r w:rsidRPr="00155F65">
        <w:t>. One of the greatest threats of climate change to lakes is the unprecedented rise of water temperatures on a global scale</w:t>
      </w:r>
      <w:r w:rsidR="00767571" w:rsidRPr="00155F65">
        <w:t xml:space="preserve"> </w:t>
      </w:r>
      <w:r w:rsidR="00767571" w:rsidRPr="00155F65">
        <w:fldChar w:fldCharType="begin" w:fldLock="1"/>
      </w:r>
      <w:r w:rsidR="00855412" w:rsidRPr="00155F65">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globe","type":"article-journal","volume":"42"},"uris":["http://www.mendeley.com/documents/?uuid=148ceb4a-054a-3a99-b7cc-8d1b9f93055f"]},{"id":"ITEM-3","itemData":{"DOI":"10.1007/s10584-017-1966-4","ISSN":"0165-0009","author":[{"dropping-particle":"","family":"Woolway","given":"R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&amp; Colman, 2007; O’Reilly et al., 2015; Woolway et al., 2017)","plainTextFormattedCitation":"(Austin &amp; Colman, 2007; O’Reilly et al., 2015; Woolway et al., 2017)","previouslyFormattedCitation":"(Austin &amp; Colman, 2007; O’Reilly et al., 2015; Woolway et al., 2017)"},"properties":{"noteIndex":0},"schema":"https://github.com/citation-style-language/schema/raw/master/csl-citation.json"}</w:instrText>
      </w:r>
      <w:r w:rsidR="00767571" w:rsidRPr="00155F65">
        <w:fldChar w:fldCharType="separate"/>
      </w:r>
      <w:r w:rsidR="00AB1402" w:rsidRPr="00155F65">
        <w:rPr>
          <w:noProof/>
        </w:rPr>
        <w:t>(Austin &amp; Colman, 2007; O’Reilly et al., 2015; Woolway et al., 2017)</w:t>
      </w:r>
      <w:r w:rsidR="00767571" w:rsidRPr="00155F65">
        <w:fldChar w:fldCharType="end"/>
      </w:r>
      <w:r w:rsidRPr="00155F65">
        <w:t>, although the rise is not projected to be consistent across regions, seasons, or lake types</w:t>
      </w:r>
      <w:r w:rsidR="00767571" w:rsidRPr="00155F65">
        <w:t xml:space="preserve"> </w:t>
      </w:r>
      <w:r w:rsidR="00767571" w:rsidRPr="00155F65">
        <w:fldChar w:fldCharType="begin" w:fldLock="1"/>
      </w:r>
      <w:r w:rsidR="00464B60" w:rsidRPr="00155F65">
        <w:instrText>ADDIN CSL_CITATION {"citationItems":[{"id":"ITEM-1","itemData":{"DOI":"10.1002/2015GL066235","ISSN":"1944-8007","abstract":"BIOGEOSCIENCES: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globe","type":"article-journal","volume":"42"},"uris":["http://www.mendeley.com/documents/?uuid=148ceb4a-054a-3a99-b7cc-8d1b9f93055f"]},{"id":"ITEM-2","itemData":{"DOI":"10.1002/eap.1836","ISSN":"1051-0761","author":[{"dropping-particle":"","family":"McCullough","given":"Ian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lakes","type":"article-journal","volume":"29"},"uris":["http://www.mendeley.com/documents/?uuid=097c358a-6e12-4a32-94e2-1e3c12dd23ce"]}],"mendeley":{"formattedCitation":"(McCullough et al., 2019; O’Reilly et al., 2015)","plainTextFormattedCitation":"(McCullough et al., 2019; O’Reilly et al., 2015)","previouslyFormattedCitation":"(McCullough et al., 2019; O’Reilly et al., 2015)"},"properties":{"noteIndex":0},"schema":"https://github.com/citation-style-language/schema/raw/master/csl-citation.json"}</w:instrText>
      </w:r>
      <w:r w:rsidR="00767571" w:rsidRPr="00155F65">
        <w:fldChar w:fldCharType="separate"/>
      </w:r>
      <w:r w:rsidR="00AB1402" w:rsidRPr="00155F65">
        <w:rPr>
          <w:noProof/>
        </w:rPr>
        <w:t>(McCullough et al., 2019; O’Reilly et al., 2015)</w:t>
      </w:r>
      <w:r w:rsidR="00767571" w:rsidRPr="00155F65">
        <w:fldChar w:fldCharType="end"/>
      </w:r>
      <w:r w:rsidRPr="00155F65">
        <w:t>. The greatest seasonal increase in water temperature of seasonally ice-covered lakes is projected to take place during the spring</w:t>
      </w:r>
      <w:r w:rsidR="00767571" w:rsidRPr="00155F65">
        <w:t xml:space="preserve"> </w:t>
      </w:r>
      <w:r w:rsidR="00767571" w:rsidRPr="00155F65">
        <w:fldChar w:fldCharType="begin" w:fldLock="1"/>
      </w:r>
      <w:r w:rsidR="006C44F7" w:rsidRPr="00155F65">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lakes.","author":[{"dropping-particle":"","family":"Schindler","given":"David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temperatures","type":"article-journal","volume":"62"},"uris":["http://www.mendeley.com/documents/?uuid=b3982b8e-4007-4997-afe0-0c62a1cb5f36"]}],"mendeley":{"formattedCitation":"(D. W. Schindler et al., 1990; Winslow et al., 2017)","manualFormatting":"(Schindler et al., 1990; Winslow et al., 2017)","plainTextFormattedCitation":"(D. W. Schindler et al., 1990; Winslow et al., 2017)","previouslyFormattedCitation":"(D. W. Schindler et al., 1990; Winslow et al., 2017)"},"properties":{"noteIndex":0},"schema":"https://github.com/citation-style-language/schema/raw/master/csl-citation.json"}</w:instrText>
      </w:r>
      <w:r w:rsidR="00767571" w:rsidRPr="00155F65">
        <w:fldChar w:fldCharType="separate"/>
      </w:r>
      <w:r w:rsidR="00555150" w:rsidRPr="00155F65">
        <w:rPr>
          <w:noProof/>
        </w:rPr>
        <w:t>(Schindler et al., 1990; Winslow et al., 2017)</w:t>
      </w:r>
      <w:r w:rsidR="00767571" w:rsidRPr="00155F65">
        <w:fldChar w:fldCharType="end"/>
      </w:r>
      <w:r w:rsidRPr="00155F65">
        <w:t>, and the greatest seasonal increase in air temperature is expected during winter in northern Europe and North America</w:t>
      </w:r>
      <w:r w:rsidR="00767571" w:rsidRPr="00155F65">
        <w:t xml:space="preserve"> </w:t>
      </w:r>
      <w:r w:rsidR="00767571" w:rsidRPr="00155F65">
        <w:fldChar w:fldCharType="begin" w:fldLock="1"/>
      </w:r>
      <w:r w:rsidR="00FC61B1" w:rsidRPr="00155F65">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767571" w:rsidRPr="00155F65">
        <w:fldChar w:fldCharType="separate"/>
      </w:r>
      <w:r w:rsidR="00AB1402" w:rsidRPr="00155F65">
        <w:rPr>
          <w:noProof/>
        </w:rPr>
        <w:t>(Christensen et al., 2007)</w:t>
      </w:r>
      <w:r w:rsidR="00767571" w:rsidRPr="00155F65">
        <w:fldChar w:fldCharType="end"/>
      </w:r>
      <w:r w:rsidRPr="00155F65">
        <w:t xml:space="preserve">. </w:t>
      </w:r>
    </w:p>
    <w:p w14:paraId="00000010" w14:textId="77777777" w:rsidR="005660EC" w:rsidRPr="00155F65" w:rsidRDefault="005660EC" w:rsidP="00F755AB">
      <w:pPr>
        <w:spacing w:line="480" w:lineRule="auto"/>
      </w:pPr>
    </w:p>
    <w:p w14:paraId="00000011" w14:textId="0353FC75" w:rsidR="005660EC" w:rsidRPr="00155F65" w:rsidRDefault="00FB0BCD" w:rsidP="00F755AB">
      <w:pPr>
        <w:spacing w:line="480" w:lineRule="auto"/>
      </w:pPr>
      <w:r w:rsidRPr="00155F65">
        <w:t>Warming spring water temperatures and increases in the length of the frost-free season can prolong annual growing seasons with warmer summers, longer and warmer autumns, and shorter ice-cover duration</w:t>
      </w:r>
      <w:r w:rsidR="00767571" w:rsidRPr="00155F65">
        <w:t xml:space="preserve"> </w:t>
      </w:r>
      <w:r w:rsidR="00767571" w:rsidRPr="00155F65">
        <w:fldChar w:fldCharType="begin" w:fldLock="1"/>
      </w:r>
      <w:r w:rsidR="00981444" w:rsidRPr="00155F65">
        <w:instrText>ADDIN CSL_CITATION {"citationItems":[{"id":"ITEM-1","itemData":{"DOI":"10.1038/s41558-018-0393-5","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Change","id":"ITEM-1","issue":"3","issued":{"date-parts":[["2019"]]},"page":"227","publisher":"Nature Publishing Group","title":"Widespread loss of lake ice around the Northern Hemisphere in a warming world","type":"article-journal","volume":"9"},"uris":["http://www.mendeley.com/documents/?uuid=4db19035-4a72-47db-a3c9-b0bfccd70518"]},{"id":"ITEM-2","itemData":{"DOI":"10.1029/2020JG005799","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Biogeosciences","id":"ITEM-2","issue":"8","issued":{"date-parts":[["2020"]]},"page":"1-18","publisher":"Wiley Online Library","title":"Integrating perspectives to understand lake ice dynamics in a changing world","type":"article-journal","volume":"125"},"uris":["http://www.mendeley.com/documents/?uuid=d5bbb989-f640-425c-9c5e-e929a9530b3c"]}],"mendeley":{"formattedCitation":"(Sharma et al., 2019, 2020)","plainTextFormattedCitation":"(Sharma et al., 2019, 2020)","previouslyFormattedCitation":"(Sharma et al., 2019, 2020)"},"properties":{"noteIndex":0},"schema":"https://github.com/citation-style-language/schema/raw/master/csl-citation.json"}</w:instrText>
      </w:r>
      <w:r w:rsidR="00767571" w:rsidRPr="00155F65">
        <w:fldChar w:fldCharType="separate"/>
      </w:r>
      <w:r w:rsidR="0008297B" w:rsidRPr="00155F65">
        <w:rPr>
          <w:noProof/>
        </w:rPr>
        <w:t>(Sharma et al., 2019, 2020)</w:t>
      </w:r>
      <w:r w:rsidR="00767571" w:rsidRPr="00155F65">
        <w:fldChar w:fldCharType="end"/>
      </w:r>
      <w:r w:rsidRPr="00155F65">
        <w:t>. Temperature is an abiotic master factor for aquatic ecosystems because water temperature directly affects the physical and chemical properties of water, and phenolog</w:t>
      </w:r>
      <w:r w:rsidR="009E4754">
        <w:t>y,</w:t>
      </w:r>
      <w:r w:rsidRPr="00155F65">
        <w:t xml:space="preserve"> reproductive events, metabolic rates, growth, and survival of aquatic organisms</w:t>
      </w:r>
      <w:r w:rsidR="00767571" w:rsidRPr="00155F65">
        <w:t xml:space="preserve"> </w:t>
      </w:r>
      <w:r w:rsidR="00767571" w:rsidRPr="00155F65">
        <w:fldChar w:fldCharType="begin" w:fldLock="1"/>
      </w:r>
      <w:r w:rsidR="005F5479" w:rsidRPr="00155F65">
        <w:instrText>ADDIN CSL_CITATION {"citationItems":[{"id":"ITEM-1","itemData":{"DOI":"10.1016/S1546-5098(08)60033-3","author":[{"dropping-particle":"","family":"Brett","given":"J R","non-dropping-particle":"","parse-names":false,"suffix":""}],"container-title":"Fish physiology, vol. VIII. Bioenergetics and growth","id":"ITEM-1","issued":{"date-parts":[["1979"]]},"number-of-pages":"599-677","publisher":"Academic press","title":"Environmental factors and growth","type":"book"},"uris":["http://www.mendeley.com/documents/?uuid=58f19bb3-a102-4904-81be-37246dd56f48"]},{"id":"ITEM-2","itemData":{"DOI":"doi.org/10.1038/417070a","ISSN":"1476-4687","author":[{"dropping-particle":"","family":"Gillooly","given":"James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time","type":"article-journal","volume":"417"},"uris":["http://www.mendeley.com/documents/?uuid=ae3f1f8e-bacb-4d5e-b3de-e76279029b59"]},{"id":"ITEM-3","itemData":{"DOI":"10.1890/03-9000","ISSN":"1939-9170","author":[{"dropping-particle":"","family":"Brown","given":"James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DOI":"10.1139/F08-120","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DOI":"10.1007/s00442-012-2286-z","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w:instrText>
      </w:r>
      <w:r w:rsidR="005F5479" w:rsidRPr="00B43CA9">
        <w:rPr>
          <w:lang w:val="fr-FR"/>
          <w:rPrChange w:id="12" w:author="Emilien Lasne" w:date="2021-01-29T10:15:00Z">
            <w:rPr/>
          </w:rPrChange>
        </w:rPr>
        <w:instrText>e-journal","volume":"170"},"uris":["http://www.mendeley.com/documents/?uuid=c498a69f-78e3-47d3-89b3-11ab95b5f821"]},{"id":"ITEM-6","itemData":{"DOI":"10.1111/jfb.14402","ISSN":"0022-1112","author":[{"dropping-particle":"","family":"Little","given":"Alexander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Biology","id":"ITEM-6","issued":{"date-parts":[["2020"]]},"page":"328-340","publisher":"Wiley Online Library","title":"What do warming waters mean for fish physiology and fisheries?","type":"article-journal","volume":"97"},"uris":["http://www.mendeley.com/documents/?uuid=0721a301-1198-4d8e-8d15-24181dd79059"]}],"mendeley":{"formattedCitation":"(Brett, 1979; Brown et al., 2004; Busch et al., 2012; Gillooly et al., 2002; Little et al., 2020; Ohlberger et al., 2007)","plainTextFormattedCitation":"(Brett, 1979; Brown et al., 2004; Busch et al., 2012; Gillooly et al., 2002; Little et al., 2020; Ohlberger et al., 2007)","previouslyFormattedCitation":"(Brett, 1979; Brown et al., 2004; Busch et al., 2012; Gillooly et al., 2002; Little et al., 2020; Ohlberger et al., 2007)"},"properties":{"noteIndex":0},"schema":"https://github.com/citation-style-language/schema/raw/master/csl-citation.json"}</w:instrText>
      </w:r>
      <w:r w:rsidR="00767571" w:rsidRPr="00155F65">
        <w:fldChar w:fldCharType="separate"/>
      </w:r>
      <w:r w:rsidR="00AB1402" w:rsidRPr="00B43CA9">
        <w:rPr>
          <w:noProof/>
          <w:lang w:val="fr-FR"/>
          <w:rPrChange w:id="13" w:author="Emilien Lasne" w:date="2021-01-29T10:15:00Z">
            <w:rPr>
              <w:noProof/>
            </w:rPr>
          </w:rPrChange>
        </w:rPr>
        <w:t>(Brett, 1979; Brown et al., 2004; Busch et al., 2012; Gillooly et al., 2002; Little et al., 2020; Ohlberger et al., 2007)</w:t>
      </w:r>
      <w:r w:rsidR="00767571" w:rsidRPr="00155F65">
        <w:fldChar w:fldCharType="end"/>
      </w:r>
      <w:r w:rsidRPr="00B43CA9">
        <w:rPr>
          <w:lang w:val="fr-FR"/>
          <w:rPrChange w:id="14" w:author="Emilien Lasne" w:date="2021-01-29T10:15:00Z">
            <w:rPr/>
          </w:rPrChange>
        </w:rPr>
        <w:t xml:space="preserve">. </w:t>
      </w:r>
      <w:r w:rsidRPr="00155F65">
        <w:t>Although the broader impacts of climate-derived changes in lake dynamics remain unclear</w:t>
      </w:r>
      <w:r w:rsidR="00767571" w:rsidRPr="00155F65">
        <w:t xml:space="preserve"> </w:t>
      </w:r>
      <w:r w:rsidR="00767571" w:rsidRPr="00155F65">
        <w:fldChar w:fldCharType="begin" w:fldLock="1"/>
      </w:r>
      <w:r w:rsidR="00855412" w:rsidRPr="00155F65">
        <w:instrText>ADDIN CSL_CITATION {"citationItems":[{"id":"ITEM-1","itemData":{"DOI":"10.5194/hess-23-1533-2019","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767571" w:rsidRPr="00155F65">
        <w:fldChar w:fldCharType="separate"/>
      </w:r>
      <w:r w:rsidR="00AB1402" w:rsidRPr="00155F65">
        <w:rPr>
          <w:noProof/>
        </w:rPr>
        <w:t>(Shatwell et al., 2019)</w:t>
      </w:r>
      <w:r w:rsidR="00767571" w:rsidRPr="00155F65">
        <w:fldChar w:fldCharType="end"/>
      </w:r>
      <w:r w:rsidRPr="00155F65">
        <w:t>, the responses of many lake organisms are projected to be inadequate to counter the speed and magnitude of climate change, leaving some species vulnerable to decline and extinction</w:t>
      </w:r>
      <w:r w:rsidR="00767571" w:rsidRPr="00155F65">
        <w:t xml:space="preserve"> </w:t>
      </w:r>
      <w:r w:rsidR="00767571"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767571" w:rsidRPr="00155F65">
        <w:fldChar w:fldCharType="separate"/>
      </w:r>
      <w:r w:rsidR="00AB1402" w:rsidRPr="00155F65">
        <w:rPr>
          <w:noProof/>
        </w:rPr>
        <w:t>(Hoffmann &amp; Sgrò, 2011)</w:t>
      </w:r>
      <w:r w:rsidR="00767571" w:rsidRPr="00155F65">
        <w:fldChar w:fldCharType="end"/>
      </w:r>
      <w:r w:rsidRPr="00155F65">
        <w:t xml:space="preserve">. These pressures present challenges for biodiversity conservation and sustainability of ecosystem services. To navigate challenges, a foundational understanding of the primary threats to aquatic </w:t>
      </w:r>
      <w:r w:rsidRPr="00155F65">
        <w:lastRenderedPageBreak/>
        <w:t>ecosystems and organisms across a range of spatial scales from local to global is needed</w:t>
      </w:r>
      <w:r w:rsidR="00767571" w:rsidRPr="00155F65">
        <w:t xml:space="preserve"> </w:t>
      </w:r>
      <w:r w:rsidR="00767571" w:rsidRPr="00155F65">
        <w:fldChar w:fldCharType="begin" w:fldLock="1"/>
      </w:r>
      <w:r w:rsidR="00855412" w:rsidRPr="00155F65">
        <w:instrText>ADDIN CSL_CITATION {"citationItems":[{"id":"ITEM-1","itemData":{"DOI":"10.1038/nature09440","ISSN":"1476-4687","author":[{"dropping-particle":"","family":"Vörösmarty","given":"Charles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ncomms8615","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DOI":"10.1016/j.scitotenv.2019.04.025","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container-title":"Science of The Total Environment","id":"ITEM-3","issued":{"date-parts":[["2019"]]},"page":"1017-1020","publisher":"Elsevier","title":"The potential of ecosystem-based management to integrate biodiversity conservation and ecosystem service provision in aquatic ecosystems","type":"article-journal","volume":"672"},"uris":["http://www.mendeley.com/documents/?uuid=c794aa3c-c1b8-4fd2-87f5-69c843df2d72"]}],"mendeley":{"formattedCitation":"(Halpern et al., 2015; Langhans et al., 2019; Vörösmarty et al., 2010)","plainTextFormattedCitation":"(Halpern et al., 2015; Langhans et al., 2019; Vörösmarty et al., 2010)","previouslyFormattedCitation":"(Halpern et al., 2015; Langhans et al., 2019; Vörösmarty et al., 2010)"},"properties":{"noteIndex":0},"schema":"https://github.com/citation-style-language/schema/raw/master/csl-citation.json"}</w:instrText>
      </w:r>
      <w:r w:rsidR="00767571" w:rsidRPr="00155F65">
        <w:fldChar w:fldCharType="separate"/>
      </w:r>
      <w:r w:rsidR="00AB1402" w:rsidRPr="00155F65">
        <w:rPr>
          <w:noProof/>
        </w:rPr>
        <w:t>(Halpern et al., 2015; Langhans et al., 2019; Vörösmarty et al., 2010)</w:t>
      </w:r>
      <w:r w:rsidR="00767571" w:rsidRPr="00155F65">
        <w:fldChar w:fldCharType="end"/>
      </w:r>
      <w:r w:rsidRPr="00155F65">
        <w:t>.</w:t>
      </w:r>
    </w:p>
    <w:p w14:paraId="00000012" w14:textId="77777777" w:rsidR="005660EC" w:rsidRPr="00155F65" w:rsidRDefault="005660EC" w:rsidP="00F755AB">
      <w:pPr>
        <w:spacing w:line="480" w:lineRule="auto"/>
      </w:pPr>
    </w:p>
    <w:p w14:paraId="00000013" w14:textId="32FFF9FC" w:rsidR="005660EC" w:rsidRPr="00155F65" w:rsidRDefault="00FB0BCD" w:rsidP="00F755AB">
      <w:pPr>
        <w:spacing w:line="480" w:lineRule="auto"/>
      </w:pPr>
      <w:r w:rsidRPr="00155F65">
        <w:t>The effects of increasing temperature on lake fishes are predicted to lead to declines in cold-water species and increases in warm-water species</w:t>
      </w:r>
      <w:r w:rsidR="00767571" w:rsidRPr="00155F65">
        <w:t xml:space="preserve"> </w:t>
      </w:r>
      <w:r w:rsidR="00767571" w:rsidRPr="00155F65">
        <w:fldChar w:fldCharType="begin" w:fldLock="1"/>
      </w:r>
      <w:r w:rsidR="00FC61B1" w:rsidRPr="00155F65">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767571" w:rsidRPr="00155F65">
        <w:fldChar w:fldCharType="separate"/>
      </w:r>
      <w:r w:rsidR="00AB1402" w:rsidRPr="00155F65">
        <w:rPr>
          <w:noProof/>
        </w:rPr>
        <w:t>(Comte et al., 2013; Hansen et al., 2017)</w:t>
      </w:r>
      <w:r w:rsidR="00767571" w:rsidRPr="00155F65">
        <w:fldChar w:fldCharType="end"/>
      </w:r>
      <w:r w:rsidRPr="00155F65">
        <w:t>. Species that possess narrow optimal thermal ranges, live near their thermal limits, or have long development times at cold temperatures are at-risk under warming climate scenarios as temperature can have strong direct and indirect effects at early-life stages</w:t>
      </w:r>
      <w:r w:rsidR="00767571" w:rsidRPr="00155F65">
        <w:t xml:space="preserve"> </w:t>
      </w:r>
      <w:r w:rsidR="00767571" w:rsidRPr="00155F65">
        <w:fldChar w:fldCharType="begin" w:fldLock="1"/>
      </w:r>
      <w:r w:rsidR="006C44F7"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DOI":"10.1139/f91-065","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Letters","id":"ITEM-4","issue":"12","issued":{"date-parts":[["2016"]]},"page":"20160745","title":"Higher temperature exacerbates the impact of sediments on embryo performances in a salmonid","type":"article-journal","volume":"12"},"uris":["http://www.mendeley.com/documents/?uuid=cb4afc67-4332-3427-ae97-d7d17fedaf0e"]},{"id":"ITEM-5","itemData":{"DOI":"10.1016/j.cbpa.2017.08.010","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Physiology","id":"ITEM-5","issued":{"date-parts":[["2017"]]},"page":"19-29","publisher":"Elsevier","title":"The effects of fluctuating temperature regimes on the embryonic development of lake whitefish (Coregonus clupeaformis)","type":"article-journal","volume":"214"},"uris":["http://www.mendeley.com/documents/?uuid=a6e513a3-f8db-4f0c-b604-836e4411419b"]},{</w:instrText>
      </w:r>
      <w:r w:rsidR="006C44F7" w:rsidRPr="00B43CA9">
        <w:rPr>
          <w:lang w:val="fr-FR"/>
          <w:rPrChange w:id="15" w:author="Emilien Lasne" w:date="2021-01-29T10:15:00Z">
            <w:rPr/>
          </w:rPrChange>
        </w:rPr>
        <w:instrText>"id":"ITEM-6","itemData":{"DOI":"10.1126/science.aaz3658","ISSN":"0036-8075","author":[{"dropping-particle":"","family":"Dahlke","given":"Flemming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-6","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Dahlke et al., 2020; Ficke et al., 2007; Lim et al., 2017; Mari et al., 2016; Pepin, 1991)","plainTextFormattedCitation":"(Blaxter, 1991; Dahlke et al., 2020; Ficke et al., 2007; Lim et al., 2017; Mari et al., 2016; Pepin, 1991)","previouslyFormattedCitation":"(Blaxter, 1991; Dahlke et al., 2020; Ficke et al., 2007; Lim et al., 2017; Mari et al., 2016; Pepin, 1991)"},"properties":{"noteIndex":0},"schema":"https://github.com/citation-style-language/schema/raw/master/csl-citation.json"}</w:instrText>
      </w:r>
      <w:r w:rsidR="00767571" w:rsidRPr="00155F65">
        <w:fldChar w:fldCharType="separate"/>
      </w:r>
      <w:r w:rsidR="00AB1402" w:rsidRPr="00B43CA9">
        <w:rPr>
          <w:noProof/>
          <w:lang w:val="fr-FR"/>
          <w:rPrChange w:id="16" w:author="Emilien Lasne" w:date="2021-01-29T10:15:00Z">
            <w:rPr>
              <w:noProof/>
            </w:rPr>
          </w:rPrChange>
        </w:rPr>
        <w:t>(Blaxter, 1991; Dahlke et al., 2020; Ficke et al., 2007; Lim et al., 2017; Mari et al., 2016; Pepin, 1991)</w:t>
      </w:r>
      <w:r w:rsidR="00767571" w:rsidRPr="00155F65">
        <w:fldChar w:fldCharType="end"/>
      </w:r>
      <w:r w:rsidRPr="00B43CA9">
        <w:rPr>
          <w:lang w:val="fr-FR"/>
          <w:rPrChange w:id="17" w:author="Emilien Lasne" w:date="2021-01-29T10:15:00Z">
            <w:rPr/>
          </w:rPrChange>
        </w:rPr>
        <w:t xml:space="preserve">. </w:t>
      </w:r>
      <w:r w:rsidRPr="00155F65">
        <w:t>Unlike their marine counterparts, most freshwater fishes are restricted to lake systems, where their ability to evade the effects of climate change is impeded due to the isolated nature of lakes</w:t>
      </w:r>
      <w:r w:rsidR="00E46F64" w:rsidRPr="00155F65">
        <w:t xml:space="preserve"> </w:t>
      </w:r>
      <w:r w:rsidR="00E46F64" w:rsidRPr="00155F65">
        <w:fldChar w:fldCharType="begin" w:fldLock="1"/>
      </w:r>
      <w:r w:rsidR="00F35200" w:rsidRPr="00155F65">
        <w:instrText>ADDIN CSL_CITATION {"citationItems":[{"id":"ITEM-1","itemData":{"DOI":"10.1007/s11160-007-9059-5","ISSN":"0960-3166","author":[{"dropping-particle":"","family":"Ficke","given":"Ashley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E46F64" w:rsidRPr="00155F65">
        <w:fldChar w:fldCharType="separate"/>
      </w:r>
      <w:r w:rsidR="00AB1402" w:rsidRPr="00155F65">
        <w:rPr>
          <w:noProof/>
        </w:rPr>
        <w:t>(Ficke et al., 2007)</w:t>
      </w:r>
      <w:r w:rsidR="00E46F64" w:rsidRPr="00155F65">
        <w:fldChar w:fldCharType="end"/>
      </w:r>
      <w:r w:rsidRPr="00155F65">
        <w:t xml:space="preserve"> and limited swimming capacity during early-life stages</w:t>
      </w:r>
      <w:r w:rsidR="00E46F64" w:rsidRPr="00155F65">
        <w:t xml:space="preserve"> </w:t>
      </w:r>
      <w:r w:rsidR="00E46F64" w:rsidRPr="00155F65">
        <w:fldChar w:fldCharType="begin" w:fldLock="1"/>
      </w:r>
      <w:r w:rsidR="00B4243F" w:rsidRPr="00155F65">
        <w:instrText>ADDIN CSL_CITATION {"citationItems":[{"id":"ITEM-1","itemData":{"DOI":"10.1111/j.1095-8649.2002.tb01848.x","ISSN":"0022-1112","author":[{"dropping-particle":"von","family":"Herbing","given":"I Hunt","non-dropping-particle":"","parse-names":false,"suffix":""}],"container-title":"Journal of Fish Biology","id":"ITEM-1","issue":"4","issued":{"date-parts":[["2002"]]},"page":"865-876","publisher":"Wiley Online Library","title":"Effects of temperature on larval fish swimming performance: the importance of physics to physiology","type":"article-journal","volume":"61"},"uris":["http://www.mendeley.com/documents/?uuid=f4f6e267-41de-4631-b31b-c366e3b0bf88"]},{"id":"ITEM-2","itemData":{"DOI":"10.1007/s11160-019-09592-w","ISSN":"1573-5184","author":[{"dropping-particle":"","family":"Downie","given":"Adam T","non-dropping-particle":"","parse-names":false,"suffix":""},{"dropping-particle":"","family":"Illing","given":"Björn","non-dropping-particle":"","parse-names":false,"suffix":""},{"dropping-particle":"","family":"Faria","given":"Ana M","non-dropping-particle":"","parse-names":false,"suffix":""},{"dropping-particle":"","family":"Rummer","given":"Jodie L","non-dropping-particle":"","parse-names":false,"suffix":""}],"container-title":"Reviews in Fish Biology and Fisheries","id":"ITEM-2","issued":{"date-parts":[["2020"]]},"page":"1-16","publisher":"Springer","title":"Swimming performance of marine fish larvae: review of a universal trait under ecological and environmental pressure","type":"article-journal"},"uris":["http://www.mendeley.com/documents/?uuid=025e7e4e-45d9-4bab-bbf3-5b5594613a1b"]}],"mendeley":{"formattedCitation":"(Downie et al., 2020; Herbing, 2002)","plainTextFormattedCitation":"(Downie et al., 2020; Herbing, 2002)","previouslyFormattedCitation":"(Downie et al., 2020; Herbing, 2002)"},"properties":{"noteIndex":0},"schema":"https://github.com/citation-style-language/schema/raw/master/csl-citation.json"}</w:instrText>
      </w:r>
      <w:r w:rsidR="00E46F64" w:rsidRPr="00155F65">
        <w:fldChar w:fldCharType="separate"/>
      </w:r>
      <w:r w:rsidR="00AB1402" w:rsidRPr="00155F65">
        <w:rPr>
          <w:noProof/>
        </w:rPr>
        <w:t>(Downie et al., 2020; Herbing, 2002)</w:t>
      </w:r>
      <w:r w:rsidR="00E46F64" w:rsidRPr="00155F65">
        <w:fldChar w:fldCharType="end"/>
      </w:r>
      <w:r w:rsidRPr="00155F65">
        <w:t>. Fundamental questions for eco-evolutionary and conservation biologists in a global change context include how lake fishes will respond to rising water temperatures and what adaptive mechanisms may be involved</w:t>
      </w:r>
      <w:r w:rsidR="00E46F64" w:rsidRPr="00155F65">
        <w:t xml:space="preserve"> </w:t>
      </w:r>
      <w:r w:rsidR="00E46F64" w:rsidRPr="00155F65">
        <w:fldChar w:fldCharType="begin" w:fldLock="1"/>
      </w:r>
      <w:r w:rsidR="00FC61B1" w:rsidRPr="00155F65">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&amp; Hairston, 2007; Pelletier et al., 2009)","plainTextFormattedCitation":"(Hairston et al., 2005; Kinnison &amp; Hairston, 2007; Pelletier et al., 2009)","previouslyFormattedCitation":"(Hairston et al., 2005; Kinnison &amp; Hairston, 2007; Pelletier et al., 2009)"},"properties":{"noteIndex":0},"schema":"https://github.com/citation-style-language/schema/raw/master/csl-citation.json"}</w:instrText>
      </w:r>
      <w:r w:rsidR="00E46F64" w:rsidRPr="00155F65">
        <w:fldChar w:fldCharType="separate"/>
      </w:r>
      <w:r w:rsidR="00AB1402" w:rsidRPr="00155F65">
        <w:rPr>
          <w:noProof/>
        </w:rPr>
        <w:t>(Hairston et al., 2005; Kinnison &amp; Hairston, 2007; Pelletier et al., 2009)</w:t>
      </w:r>
      <w:r w:rsidR="00E46F64" w:rsidRPr="00155F65">
        <w:fldChar w:fldCharType="end"/>
      </w:r>
      <w:r w:rsidRPr="00155F65">
        <w:t>. Shifts in physiology of lake fish populations living close to their upper thermal limits will be required if species are to persist under increasingly stressful thermal conditions</w:t>
      </w:r>
      <w:r w:rsidR="00E46F64" w:rsidRPr="00155F65">
        <w:t xml:space="preserve"> </w:t>
      </w:r>
      <w:r w:rsidR="00E46F64" w:rsidRPr="00155F65">
        <w:fldChar w:fldCharType="begin" w:fldLock="1"/>
      </w:r>
      <w:r w:rsidR="00855412" w:rsidRPr="00155F65">
        <w:instrText>ADDIN CSL_CITATION {"citationItems":[{"id":"ITEM-1","itemData":{"DOI":"10.1007/s00338-014-1253-z","ISSN":"0722-4028","author":[{"dropping-particle":"","family":"Woolsey","given":"E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corals","type":"article-journal","volume":"34"},"uris":["http://www.mendeley.com/documents/?uuid=3a341772-fa39-4844-b484-ecf25021358d"]},{"id":"ITEM-2","itemData":{"DOI":"10.1111/gcb.13250","ISSN":"1365-2486","author":[{"dropping-particle":"","family":"Howells","given":"Emily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temperatures","type":"article-journal","volume":"22"},"uris":["http://www.mendeley.com/documents/?uuid=adc8f89f-78d9-4dd0-9307-030799c57de6"]}],"mendeley":{"formattedCitation":"(Howells et al., 2016; Woolsey et al., 2015)","plainTextFormattedCitation":"(Howells et al., 2016; Woolsey et al., 2015)","previouslyFormattedCitation":"(Howells et al., 2016; Woolsey et al., 2015)"},"properties":{"noteIndex":0},"schema":"https://github.com/citation-style-language/schema/raw/master/csl-citation.json"}</w:instrText>
      </w:r>
      <w:r w:rsidR="00E46F64" w:rsidRPr="00155F65">
        <w:fldChar w:fldCharType="separate"/>
      </w:r>
      <w:r w:rsidR="00AB1402" w:rsidRPr="00155F65">
        <w:rPr>
          <w:noProof/>
        </w:rPr>
        <w:t>(Howells et al., 2016; Woolsey et al., 2015)</w:t>
      </w:r>
      <w:r w:rsidR="00E46F64" w:rsidRPr="00155F65">
        <w:fldChar w:fldCharType="end"/>
      </w:r>
      <w:r w:rsidRPr="00155F65">
        <w:t xml:space="preserve">. </w:t>
      </w:r>
    </w:p>
    <w:p w14:paraId="00000014" w14:textId="77777777" w:rsidR="005660EC" w:rsidRPr="00155F65" w:rsidRDefault="005660EC" w:rsidP="00F755AB">
      <w:pPr>
        <w:spacing w:line="480" w:lineRule="auto"/>
      </w:pPr>
    </w:p>
    <w:p w14:paraId="00000015" w14:textId="500E6E81" w:rsidR="005660EC" w:rsidRPr="00B43CA9" w:rsidRDefault="00FB0BCD" w:rsidP="00F755AB">
      <w:pPr>
        <w:spacing w:line="480" w:lineRule="auto"/>
        <w:rPr>
          <w:lang w:val="fr-FR"/>
          <w:rPrChange w:id="18" w:author="Emilien Lasne" w:date="2021-01-29T10:15:00Z">
            <w:rPr/>
          </w:rPrChange>
        </w:rPr>
      </w:pPr>
      <w:r w:rsidRPr="00155F65">
        <w:t>Freshwater whitefishes, Salmonidae Coregoninae (hereafter coregonines), are of great socio-economic value</w:t>
      </w:r>
      <w:r w:rsidR="00E46F64" w:rsidRPr="00155F65">
        <w:t xml:space="preserve"> </w:t>
      </w:r>
      <w:r w:rsidR="00E46F64" w:rsidRPr="00155F65">
        <w:fldChar w:fldCharType="begin" w:fldLock="1"/>
      </w:r>
      <w:r w:rsidR="00047705"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journal","volume":"1"},"uris":["http://www.mendeley.com/documents/?uuid=5e4dbd0d-0fff-3084-a60d-a56c35a656b8"]},{"id":"ITEM-3","itemData":{"DOI":"10.1111/j.1420-9101.2008.01670.x","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Biology","id":"ITEM-3","issue":"3","issued":{"date-parts":[["2009"]]},"page":"498-514","publisher":"Wiley Online Library","title":"Divergence along a steep ecological gradient in lake whitefish (Coregonus sp.)","type":"article-journal","volume":"22"},"uris":["http://www.mendeley.com/documents/?uuid=2b136426-e016-43ef-8b1d-907dded5da3f"]},{"id":"ITEM-4","itemData":{"DOI":"10.1038/nature10824","ISBN":"0028-0836","ISSN":"1476-4687","PMID":"22337055","abstract":"Species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fisheries","type":"article-journal","volume":"24"},"uris":["http://www.mendeley.com/documents/?uuid=55b239ce-dc4a-3d6f-8bfa-71e067cc5b25"]}],"mendeley":{"formattedCitation":"(Ebener et al., 2008; Lynch et al., 2015, 2016; Nyberg et al., 2001; Vonlanthen et al., 2009, 2012)","plainTextFormattedCitation":"(Ebener et al., 2008; Lynch et al., 2015, 2016; Nyberg et al., 2001; Vonlanthen et al., 2009, 2012)","previouslyFormattedCitation":"(Ebener et al., 2008; Lynch et al., 2015, 2016; Nyberg et al., 2001; Vonlanthen et al., 2009, 2012)"},"properties":{"noteIndex":0},"schema":"https://github.com/citation-style-language/schema/raw/master/csl-citation.json"}</w:instrText>
      </w:r>
      <w:r w:rsidR="00E46F64" w:rsidRPr="00155F65">
        <w:fldChar w:fldCharType="separate"/>
      </w:r>
      <w:r w:rsidR="00D2618C" w:rsidRPr="00155F65">
        <w:rPr>
          <w:noProof/>
        </w:rPr>
        <w:t>(Ebener et al., 2008; Lynch et al., 2015, 2016; Nyberg et al., 2001; Vonlanthen et al., 2009, 2012)</w:t>
      </w:r>
      <w:r w:rsidR="00E46F64" w:rsidRPr="00155F65">
        <w:fldChar w:fldCharType="end"/>
      </w:r>
      <w:r w:rsidRPr="00155F65">
        <w:t>, and are also considered to be critically sensitive to the effects of climate change because they are cold, stenothermic fishes</w:t>
      </w:r>
      <w:r w:rsidR="00E46F64" w:rsidRPr="00155F65">
        <w:t xml:space="preserve"> </w:t>
      </w:r>
      <w:r w:rsidR="00E46F64" w:rsidRPr="00155F65">
        <w:fldChar w:fldCharType="begin" w:fldLock="1"/>
      </w:r>
      <w:r w:rsidR="005F5479"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fishes","type":"article-journal","volume":"85"},"uris":["http://www.mendeley.com/documents/?uuid=fd5e17f6-7f67-3ecd-92b2-e5255d68c6c7"]},{"id":"ITEM-6","itemData":{"DOI":"10.1007/s10641-014-0331-y","abstract":"We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w:instrText>
      </w:r>
      <w:r w:rsidR="005F5479" w:rsidRPr="00B43CA9">
        <w:rPr>
          <w:lang w:val="fr-FR"/>
          <w:rPrChange w:id="19" w:author="Emilien Lasne" w:date="2021-01-29T10:15:00Z">
            <w:rPr/>
          </w:rPrChange>
        </w:rPr>
        <w:instrText>:"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coregonids","type":"article-journal","volume":"780"},"uris":["http://www.mendeley.com/documents/?uuid=0d549f7f-c7c3-3965-9f8a-2eeacb37787f"]}],"mendeley":{"formattedCitation":"(Elliott &amp; Bell, 2011; Isaak, 2014; Jeppesen et al., 2012; Jonsson &amp; Jonsson, 2014; Karjalainen et al., 2015; Karjalainen, Jokinen, et al., 2016; Stockwell et al., 2009)","plainTextFormattedCitation":"(Elliott &amp; Bell, 2011; Isaak, 2014; Jeppesen et al., 2012; Jonsson &amp; Jonsson, 2014; Karjalainen et al., 2015; Karjalainen, Jokinen, et al., 2016; Stockwell et al., 2009)","previouslyFormattedCitation":"(Elliott &amp; Bell, 2011; Isaak, 2014; Jeppesen et al., 2012; Jonsson &amp; Jonsson, 2014; Karjalainen et al., 2015; Karjalainen, Jokinen, et al., 2016; Stockwell et al., 2009)"},"properties":{"noteIndex":0},"schema":"https://github.com/citation-style-language/schema/raw/master/csl-citation.json"}</w:instrText>
      </w:r>
      <w:r w:rsidR="00E46F64" w:rsidRPr="00155F65">
        <w:fldChar w:fldCharType="separate"/>
      </w:r>
      <w:r w:rsidR="00AB1402" w:rsidRPr="00B43CA9">
        <w:rPr>
          <w:noProof/>
          <w:lang w:val="fr-FR"/>
          <w:rPrChange w:id="20" w:author="Emilien Lasne" w:date="2021-01-29T10:15:00Z">
            <w:rPr>
              <w:noProof/>
            </w:rPr>
          </w:rPrChange>
        </w:rPr>
        <w:t xml:space="preserve">(Elliott &amp; Bell, 2011; Isaak, 2014; Jeppesen et </w:t>
      </w:r>
      <w:r w:rsidR="00AB1402" w:rsidRPr="00B43CA9">
        <w:rPr>
          <w:noProof/>
          <w:lang w:val="fr-FR"/>
          <w:rPrChange w:id="21" w:author="Emilien Lasne" w:date="2021-01-29T10:15:00Z">
            <w:rPr>
              <w:noProof/>
            </w:rPr>
          </w:rPrChange>
        </w:rPr>
        <w:lastRenderedPageBreak/>
        <w:t>al., 2012; Jonsson &amp; Jonsson, 2014; Karjalainen et al., 2015; Karjalainen, Jokinen, et al., 2016; Stockwell et al., 2009)</w:t>
      </w:r>
      <w:r w:rsidR="00E46F64" w:rsidRPr="00155F65">
        <w:fldChar w:fldCharType="end"/>
      </w:r>
      <w:r w:rsidRPr="00B43CA9">
        <w:rPr>
          <w:lang w:val="fr-FR"/>
          <w:rPrChange w:id="22" w:author="Emilien Lasne" w:date="2021-01-29T10:15:00Z">
            <w:rPr/>
          </w:rPrChange>
        </w:rPr>
        <w:t xml:space="preserve">. </w:t>
      </w:r>
      <w:r w:rsidRPr="00155F65">
        <w:t>Coregonine fisheries worldwide have experienced population declines due to highly variable and weak year-class strengths</w:t>
      </w:r>
      <w:r w:rsidR="00E46F64" w:rsidRPr="00155F65">
        <w:t xml:space="preserve"> </w:t>
      </w:r>
      <w:r w:rsidR="00E46F64" w:rsidRPr="00155F65">
        <w:fldChar w:fldCharType="begin" w:fldLock="1"/>
      </w:r>
      <w:r w:rsidR="00177438"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w:instrText>
      </w:r>
      <w:r w:rsidR="00177438" w:rsidRPr="00B43CA9">
        <w:rPr>
          <w:lang w:val="fr-FR"/>
          <w:rPrChange w:id="23" w:author="Emilien Lasne" w:date="2021-01-29T10:15:00Z">
            <w:rPr/>
          </w:rPrChange>
        </w:rPr>
        <w:instrText>":"","parse-names":false,"suffix":""},{"dropping-particle":"","family":"Ahrenstorff","given":"Tyler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recruitment","type":"article-journal","volume":"165"},"uris":["http://www.mendeley.com/documents/?uuid=46a3e3dd-af57-35a3-9835-16f195c69b4e"]}],"mendeley":{"formattedCitation":"(Anneville et al., 2015; Myers et al., 2015; Nyberg et al., 2001; Vonlanthen et al., 2012)","plainTextFormattedCitation":"(Anneville et al., 2015; Myers et al., 2015; Nyberg et al., 2001; Vonlanthen et al., 2012)","previouslyFormattedCitation":"(Anneville et al., 2015; Myers et al., 2015; Nyberg et al., 2001; Vonlanthen et al., 2012)"},"properties":{"noteIndex":0},"schema":"https://github.com/citation-style-language/schema/raw/master/csl-citation.json"}</w:instrText>
      </w:r>
      <w:r w:rsidR="00E46F64" w:rsidRPr="00155F65">
        <w:fldChar w:fldCharType="separate"/>
      </w:r>
      <w:r w:rsidR="00AB1402" w:rsidRPr="00B43CA9">
        <w:rPr>
          <w:noProof/>
          <w:lang w:val="fr-FR"/>
          <w:rPrChange w:id="24" w:author="Emilien Lasne" w:date="2021-01-29T10:15:00Z">
            <w:rPr>
              <w:noProof/>
            </w:rPr>
          </w:rPrChange>
        </w:rPr>
        <w:t>(Anneville et al., 2015; Myers et al., 2015; Nyberg et al., 2001; Vonlanthen et al., 2012)</w:t>
      </w:r>
      <w:r w:rsidR="00E46F64" w:rsidRPr="00155F65">
        <w:fldChar w:fldCharType="end"/>
      </w:r>
      <w:r w:rsidRPr="00B43CA9">
        <w:rPr>
          <w:lang w:val="fr-FR"/>
          <w:rPrChange w:id="25" w:author="Emilien Lasne" w:date="2021-01-29T10:15:00Z">
            <w:rPr/>
          </w:rPrChange>
        </w:rPr>
        <w:t xml:space="preserve">. </w:t>
      </w:r>
      <w:r w:rsidRPr="00155F65">
        <w:t>In the 20th century, causes of decline included fishing and stocking practices</w:t>
      </w:r>
      <w:r w:rsidR="00E46F64" w:rsidRPr="00155F65">
        <w:t xml:space="preserve"> </w:t>
      </w:r>
      <w:r w:rsidR="00E46F64" w:rsidRPr="00155F65">
        <w:fldChar w:fldCharType="begin" w:fldLock="1"/>
      </w:r>
      <w:r w:rsidR="00FC61B1"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E46F64" w:rsidRPr="00155F65">
        <w:fldChar w:fldCharType="separate"/>
      </w:r>
      <w:r w:rsidR="00AB1402" w:rsidRPr="00155F65">
        <w:rPr>
          <w:noProof/>
        </w:rPr>
        <w:t>(Anneville et al., 2015)</w:t>
      </w:r>
      <w:r w:rsidR="00E46F64" w:rsidRPr="00155F65">
        <w:fldChar w:fldCharType="end"/>
      </w:r>
      <w:r w:rsidRPr="00155F65">
        <w:t xml:space="preserve"> and eutrophication causing poor incubation conditions</w:t>
      </w:r>
      <w:r w:rsidR="00E46F64" w:rsidRPr="00155F65">
        <w:t xml:space="preserve"> </w:t>
      </w:r>
      <w:r w:rsidR="00E46F64"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E46F64" w:rsidRPr="00155F65">
        <w:fldChar w:fldCharType="separate"/>
      </w:r>
      <w:r w:rsidR="00AB1402" w:rsidRPr="00155F65">
        <w:rPr>
          <w:noProof/>
        </w:rPr>
        <w:t>(Müller, 1992; Vonlanthen et al., 2012)</w:t>
      </w:r>
      <w:r w:rsidR="00E46F64" w:rsidRPr="00155F65">
        <w:fldChar w:fldCharType="end"/>
      </w:r>
      <w:r w:rsidRPr="00155F65">
        <w:t>. Today, the trophic state of lakes and fisheries management practices are improving, but coregonines continue to be the focus of reintroduction, restoration, and conservation efforts in many lakes</w:t>
      </w:r>
      <w:r w:rsidR="00E46F64" w:rsidRPr="00155F65">
        <w:t xml:space="preserve"> </w:t>
      </w:r>
      <w:r w:rsidR="00E46F64" w:rsidRPr="00155F65">
        <w:fldChar w:fldCharType="begin" w:fldLock="1"/>
      </w:r>
      <w:r w:rsidR="00F35200" w:rsidRPr="00155F65">
        <w:instrText>ADDIN CSL_CITATION {"citationItems":[{"id":"ITEM-1","itemData":{"DOI":"10.1007/s10592-007-9339-6","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Lakes","type":"article-journal","volume":"29"},"uris":["http://www.mendeley.com/documents/?uuid=56c8c22b-6af2-3714-bbe6-b7bc0b379ebb"]},{"id":"ITEM-3","itemData":{"DOI":"10.3133/ofr20171081","ISBN":"2331-1258","author":[{"dropping-particle":"","family":"Bronte","given":"Charles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science","type":"report"},"uris":["http://www.mendeley.com/documents/?uuid=2ad91efc-3e29-48e4-a580-90cf2cfe26f0"]}],"mendeley":{"formattedCitation":"(Bronte et al., 2017; Favé &amp; Turgeon, 2008; Zimmerman &amp; Krueger, 2009)","plainTextFormattedCitation":"(Bronte et al., 2017; Favé &amp; Turgeon, 2008; Zimmerman &amp; Krueger, 2009)","previouslyFormattedCitation":"(Bronte et al., 2017; Favé &amp; Turgeon, 2008; Zimmerman &amp; Krueger, 2009)"},"properties":{"noteIndex":0},"schema":"https://github.com/citation-style-language/schema/raw/master/csl-citation.json"}</w:instrText>
      </w:r>
      <w:r w:rsidR="00E46F64" w:rsidRPr="00155F65">
        <w:fldChar w:fldCharType="separate"/>
      </w:r>
      <w:r w:rsidR="00AB1402" w:rsidRPr="00155F65">
        <w:rPr>
          <w:noProof/>
        </w:rPr>
        <w:t>(Bronte et al., 2017; Favé &amp; Turgeon, 2008; Zimmerman &amp; Krueger, 2009)</w:t>
      </w:r>
      <w:r w:rsidR="00E46F64" w:rsidRPr="00155F65">
        <w:fldChar w:fldCharType="end"/>
      </w:r>
      <w:r w:rsidRPr="00155F65">
        <w:t>. Reasons for declining recruitment are unknown, but climate change, increasing water temperatures, and habitat degradation are hypothesized as causal factors</w:t>
      </w:r>
      <w:r w:rsidR="00E46F64" w:rsidRPr="00155F65">
        <w:t xml:space="preserve"> </w:t>
      </w:r>
      <w:r w:rsidR="00E46F64" w:rsidRPr="00155F65">
        <w:fldChar w:fldCharType="begin" w:fldLock="1"/>
      </w:r>
      <w:r w:rsidR="0008158E"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Sciences","id":"ITEM-4","issue":"11","issued":{"date-parts":[["2015"]]},"page":"1045-1055","title":"Impact of Fishing and Stocking Practices on Coregonid Diversity","type":"article-journal","volume":"06"},"uris":["http://www.mendeley.com/documents/?uuid=58b1ea73-5b06-3b17-8574-e90300108f85"]},{"id":"ITEM-5","itemData":{"DOI":"10.1007/s10641-014-0331-y","abstract":"We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w:instrText>
      </w:r>
      <w:r w:rsidR="0008158E" w:rsidRPr="00B43CA9">
        <w:rPr>
          <w:lang w:val="fr-FR"/>
          <w:rPrChange w:id="26" w:author="Emilien Lasne" w:date="2021-01-29T10:15:00Z">
            <w:rPr/>
          </w:rPrChange>
        </w:rPr>
        <w:instrText>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coregonids","type":"article-journal","volume":"780"},"uris":["http://www.mendeley.com/documents/?uuid=0d549f7f-c7c3-3965-9f8a-2eeacb37787f"]}],"mendeley":{"formattedCitation":"(Anneville et al., 2015; Jeppesen et al., 2012; Karjalainen et al., 2015; Karjalainen, Jokinen, et al., 2016; Marjomäki et al., 2004; Nyberg et al., 2001)","plainTextFormattedCitation":"(Anneville et al., 2015; Jeppesen et al., 2012; Karjalainen et al., 2015; Karjalainen, Jokinen, et al., 2016; Marjomäki et al., 2004; Nyberg et al., 2001)","previouslyFormattedCitation":"(Anneville et al., 2015; Jeppesen et al., 2012; Karjalainen et al., 2015; Karjalainen, Jokinen, et al., 2016; Marjomäki et al., 2004; Nyberg et al., 2001)"},"properties":{"noteIndex":0},"schema":"https://github.com/citation-style-language/schema/raw/master/csl-citation.json"}</w:instrText>
      </w:r>
      <w:r w:rsidR="00E46F64" w:rsidRPr="00155F65">
        <w:fldChar w:fldCharType="separate"/>
      </w:r>
      <w:r w:rsidR="00AB1402" w:rsidRPr="00B43CA9">
        <w:rPr>
          <w:noProof/>
          <w:lang w:val="fr-FR"/>
          <w:rPrChange w:id="27" w:author="Emilien Lasne" w:date="2021-01-29T10:15:00Z">
            <w:rPr>
              <w:noProof/>
            </w:rPr>
          </w:rPrChange>
        </w:rPr>
        <w:t>(Anneville et al., 2015; Jeppesen et al., 2012; Karjalainen et al., 2015; Karjalainen, Jokinen, et al., 2016; Marjomäki et al., 2004; Nyberg et al., 2001)</w:t>
      </w:r>
      <w:r w:rsidR="00E46F64" w:rsidRPr="00155F65">
        <w:fldChar w:fldCharType="end"/>
      </w:r>
      <w:r w:rsidRPr="00B43CA9">
        <w:rPr>
          <w:lang w:val="fr-FR"/>
          <w:rPrChange w:id="28" w:author="Emilien Lasne" w:date="2021-01-29T10:15:00Z">
            <w:rPr/>
          </w:rPrChange>
        </w:rPr>
        <w:t xml:space="preserve">. </w:t>
      </w:r>
    </w:p>
    <w:p w14:paraId="00000016" w14:textId="77777777" w:rsidR="005660EC" w:rsidRPr="00B43CA9" w:rsidRDefault="005660EC" w:rsidP="00F755AB">
      <w:pPr>
        <w:spacing w:line="480" w:lineRule="auto"/>
        <w:rPr>
          <w:lang w:val="fr-FR"/>
          <w:rPrChange w:id="29" w:author="Emilien Lasne" w:date="2021-01-29T10:15:00Z">
            <w:rPr/>
          </w:rPrChange>
        </w:rPr>
      </w:pPr>
    </w:p>
    <w:p w14:paraId="00000017" w14:textId="13D558A7" w:rsidR="005660EC" w:rsidRPr="00155F65" w:rsidRDefault="00FB0BCD" w:rsidP="00F755AB">
      <w:pPr>
        <w:spacing w:line="480" w:lineRule="auto"/>
      </w:pPr>
      <w:r w:rsidRPr="00155F65">
        <w:t>Coregonines generally spawn during late-autumn, embryos incubate over winter, and hatch in late-spring</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2015; Stockwell et al., 2009)","plainTextFormattedCitation":"(Karjalainen et al., 2015; Stockwell et al., 2009)","previouslyFormattedCitation":"(Karjalainen et al., 2015; Stockwell et al., 2009)"},"properties":{"noteIndex":0},"schema":"https://github.com/citation-style-language/schema/raw/master/csl-citation.json"}</w:instrText>
      </w:r>
      <w:r w:rsidR="00E46F64" w:rsidRPr="00155F65">
        <w:fldChar w:fldCharType="separate"/>
      </w:r>
      <w:r w:rsidR="00AB1402" w:rsidRPr="00155F65">
        <w:rPr>
          <w:noProof/>
        </w:rPr>
        <w:t>(Karjalainen et al., 2015; Stockwell et al., 2009)</w:t>
      </w:r>
      <w:r w:rsidR="00E46F64" w:rsidRPr="00155F65">
        <w:fldChar w:fldCharType="end"/>
      </w:r>
      <w:r w:rsidRPr="00155F65">
        <w:t>. The time between fertilization and hatching is inversely related to water temperature</w:t>
      </w:r>
      <w:r w:rsidR="00E46F64" w:rsidRPr="00155F65">
        <w:t xml:space="preserve"> </w:t>
      </w:r>
      <w:r w:rsidR="00E46F64" w:rsidRPr="00155F65">
        <w:fldChar w:fldCharType="begin" w:fldLock="1"/>
      </w:r>
      <w:r w:rsidR="006C44F7"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BF00004892","ISSN":"0378-1909","author":[{"dropping-particle":"","family":"Pauly","given":"Daniel","non-dropping-particle":"","parse-names":false,"suffix":""},{"dropping-particle":"V","family":"Pullin","given":"Roger S","non-dropping-particle":"","parse-names":false,"suffix":""}],"container-title":"Environmental biology of fishes","id":"ITEM-4","issue":"4","issued":{"date-parts":[["1988"]]},"page":"261-271","publisher":"Springer","title":"Hatching time in spherical, pelagic, marine fish eggs in response to temperature and egg size","type":"article-journal","volume":"22"},"uris":["http://www.mendeley.com/documents/?uuid=da994c04-97ea-42b3-a3ee-1b9981a1d4dc"]},{"id":"ITEM-5","itemData":{"DOI":"10.1007/s10750-016-2807-6","ISBN":"0018-8158","ISSN":"15735117","abstract":"Hatching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J","non-dropping-particle":"","parse-names":false,"suffix":""}],"container-title":"Hydrobiologia","id":"ITEM-5","issue":"1","issued":{"date-parts":[["2016"]]},"language":"English","page":"135-143","title":"Environmental and genetic effects on larval hatching time in two coregonids","type":"article-journal","volume":"780"},"uris":["http://www.mendeley.com/documents/?uuid=0d549f7f-c7c3-3965-9f8a-2eeacb37787f"]}],"mendeley":{"formattedCitation":"(Colby &amp; Brooke, 1970, 1973; Karjalainen, Jokinen, et al., 2016; Luczynski &amp; Kirklewska, 1984; Pauly &amp; Pullin, 1988)","plainTextFormattedCitation":"(Colby &amp; Brooke, 1970, 1973; Karjalainen, Jokinen, et al., 2016; Luczynski &amp; Kirklewska, 1984; Pauly &amp; Pullin, 1988)","previouslyFormattedCitation":"(Colby &amp; Brooke, 1970, 1973; Karjalainen, Jokinen, et al., 2016; Luczynski &amp; Kirklewska, 1984; Pauly &amp; Pullin, 1988)"},"properties":{"noteIndex":0},"schema":"https://github.com/citation-style-language/schema/raw/master/csl-citation.json"}</w:instrText>
      </w:r>
      <w:r w:rsidR="00E46F64" w:rsidRPr="00155F65">
        <w:fldChar w:fldCharType="separate"/>
      </w:r>
      <w:r w:rsidR="00AB1402" w:rsidRPr="00155F65">
        <w:rPr>
          <w:noProof/>
        </w:rPr>
        <w:t>(Colby &amp; Brooke, 1970, 1973; Karjalainen, Jokinen, et al., 2016; Luczynski &amp; Kirklewska, 1984; Pauly &amp; Pullin, 1988)</w:t>
      </w:r>
      <w:r w:rsidR="00E46F64" w:rsidRPr="00155F65">
        <w:fldChar w:fldCharType="end"/>
      </w:r>
      <w:r w:rsidRPr="00155F65">
        <w:t>. Rising spring water temperatures trigger hatching in autumn-spawned coregonine embryos</w:t>
      </w:r>
      <w:r w:rsidR="00E46F64" w:rsidRPr="00155F65">
        <w:t xml:space="preserve"> </w:t>
      </w:r>
      <w:r w:rsidR="00E46F64" w:rsidRPr="00155F65">
        <w:fldChar w:fldCharType="begin" w:fldLock="1"/>
      </w:r>
      <w:r w:rsidR="0008158E" w:rsidRPr="00155F65">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 J","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Karjalainen et al., 2015; Urpanen et al., 2005)","plainTextFormattedCitation":"(Häkkinen et al., 2002; Karjalainen et al., 2015; Urpanen et al., 2005)","previouslyFormattedCitation":"(Häkkinen et al., 2002; Karjalainen et al., 2015; Urpanen et al., 2005)"},"properties":{"noteIndex":0},"schema":"https://github.com/citation-style-language/schema/raw/master/csl-citation.json"}</w:instrText>
      </w:r>
      <w:r w:rsidR="00E46F64" w:rsidRPr="00155F65">
        <w:fldChar w:fldCharType="separate"/>
      </w:r>
      <w:r w:rsidR="00AB1402" w:rsidRPr="00155F65">
        <w:rPr>
          <w:noProof/>
        </w:rPr>
        <w:t>(Häkkinen et al., 2002; Karjalainen et al., 2015; Urpanen et al., 2005)</w:t>
      </w:r>
      <w:r w:rsidR="00E46F64" w:rsidRPr="00155F65">
        <w:fldChar w:fldCharType="end"/>
      </w:r>
      <w:r w:rsidRPr="00155F65">
        <w:t>. The length of the newly-hatched larvae is negatively correlated with the temperature of incubation</w:t>
      </w:r>
      <w:r w:rsidR="00E46F64" w:rsidRPr="00155F65">
        <w:t xml:space="preserve"> </w:t>
      </w:r>
      <w:r w:rsidR="00E46F64"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&amp; Brooke, 1970, 1973; Karjalainen et al., 2015; Luczynski &amp; Kirklewska, 1984)","plainTextFormattedCitation":"(Colby &amp; Brooke, 1970, 1973; Karjalainen et al., 2015; Luczynski &amp; Kirklewska, 1984)","previouslyFormattedCitation":"(Colby &amp; Brooke, 1970, 1973; Karjalainen et al., 2015; Luczynski &amp; Kirklewska, 1984)"},"properties":{"noteIndex":0},"schema":"https://github.com/citation-style-language/schema/raw/master/csl-citation.json"}</w:instrText>
      </w:r>
      <w:r w:rsidR="00E46F64" w:rsidRPr="00155F65">
        <w:fldChar w:fldCharType="separate"/>
      </w:r>
      <w:r w:rsidR="00AB1402" w:rsidRPr="00155F65">
        <w:rPr>
          <w:noProof/>
        </w:rPr>
        <w:t>(Colby &amp; Brooke, 1970, 1973; Karjalainen et al., 2015; Luczynski &amp; Kirklewska, 1984)</w:t>
      </w:r>
      <w:r w:rsidR="00E46F64" w:rsidRPr="00155F65">
        <w:fldChar w:fldCharType="end"/>
      </w:r>
      <w:r w:rsidRPr="00155F65">
        <w:t>. The long period between spawning and hatching exposes coregonines to a variety of thermal conditions, potentially resulting in a wide range of environmentally-induced phenotypes or plastic responses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w:instrText>
      </w:r>
      <w:r w:rsidR="0008158E" w:rsidRPr="00B43CA9">
        <w:rPr>
          <w:lang w:val="fr-FR"/>
          <w:rPrChange w:id="30" w:author="Emilien Lasne" w:date="2021-01-29T10:15:00Z">
            <w:rPr/>
          </w:rPrChange>
        </w:rPr>
        <w:instrTex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Karjalainen, Jokinen, et al., 2016; Karjalainen, Urpanen, et al., 2016)","plainTextFormattedCitation":"(Karjalainen et al., 2015; Karjalainen, Jokinen, et al., 2016; Karjalainen, Urpanen, et al., 2016)","previouslyFormattedCitation":"(Karjalainen et al., 2015; Karjalainen, Jokinen, et al., 2016; Karjalainen, Urpanen, et al., 2016)"},"properties":{"noteIndex":0},"schema":"https://github.com/citation-style-language/schema/raw/master/csl-citation.json"}</w:instrText>
      </w:r>
      <w:r w:rsidR="00E46F64" w:rsidRPr="00155F65">
        <w:fldChar w:fldCharType="separate"/>
      </w:r>
      <w:r w:rsidR="00AB1402" w:rsidRPr="00B43CA9">
        <w:rPr>
          <w:noProof/>
          <w:lang w:val="fr-FR"/>
          <w:rPrChange w:id="31" w:author="Emilien Lasne" w:date="2021-01-29T10:15:00Z">
            <w:rPr>
              <w:noProof/>
            </w:rPr>
          </w:rPrChange>
        </w:rPr>
        <w:t xml:space="preserve">(Karjalainen et al., 2015; </w:t>
      </w:r>
      <w:r w:rsidR="00AB1402" w:rsidRPr="00B43CA9">
        <w:rPr>
          <w:noProof/>
          <w:lang w:val="fr-FR"/>
          <w:rPrChange w:id="32" w:author="Emilien Lasne" w:date="2021-01-29T10:15:00Z">
            <w:rPr>
              <w:noProof/>
            </w:rPr>
          </w:rPrChange>
        </w:rPr>
        <w:lastRenderedPageBreak/>
        <w:t>Karjalainen, Jokinen, et al., 2016; Karjalainen, Urpanen, et al., 2016)</w:t>
      </w:r>
      <w:r w:rsidR="00E46F64" w:rsidRPr="00155F65">
        <w:fldChar w:fldCharType="end"/>
      </w:r>
      <w:r w:rsidRPr="00B43CA9">
        <w:rPr>
          <w:lang w:val="fr-FR"/>
          <w:rPrChange w:id="33" w:author="Emilien Lasne" w:date="2021-01-29T10:15:00Z">
            <w:rPr/>
          </w:rPrChange>
        </w:rPr>
        <w:t xml:space="preserve">. </w:t>
      </w:r>
      <w:r w:rsidR="003B19D0" w:rsidRPr="00155F65">
        <w:t>Coregonines are known to be highly</w:t>
      </w:r>
      <w:r w:rsidR="00256775" w:rsidRPr="00155F65">
        <w:t xml:space="preserve"> </w:t>
      </w:r>
      <w:r w:rsidR="003B19D0" w:rsidRPr="00155F65">
        <w:t xml:space="preserve">plastic </w:t>
      </w:r>
      <w:r w:rsidR="003B19D0" w:rsidRPr="00155F65">
        <w:fldChar w:fldCharType="begin" w:fldLock="1"/>
      </w:r>
      <w:r w:rsidR="00BC74FD" w:rsidRPr="00155F65">
        <w:instrText>ADDIN CSL_CITATION {"citationItems":[{"id":"ITEM-1","itemData":{"DOI":"10.1111/jfb.12016","ISSN":"0022-1112","author":[{"dropping-particle":"","family":"Muir","given":"Andrew M","non-dropping-particle":"","parse-names":false,"suffix":""},{"dropping-particle":"","family":"Vecsei","given":"P","non-dropping-particle":"","parse-names":false,"suffix":""},{"dropping-particle":"","family":"Pratt","given":"T C","non-dropping-particle":"","parse-names":false,"suffix":""},{"dropping-particle":"","family":"Krueger","given":"C C","non-dropping-particle":"","parse-names":false,"suffix":""},{"dropping-particle":"","family":"Power","given":"M","non-dropping-particle":"","parse-names":false,"suffix":""},{"dropping-particle":"","family":"Reist","given":"J D","non-dropping-particle":"","parse-names":false,"suffix":""}],"container-title":"Journal of fish biology","id":"ITEM-1","issue":"2","issued":{"date-parts":[["2013"]]},"page":"600-617","publisher":"Wiley Online Library","title":"Ontogenetic shifts in morphology and resource use of cisco Coregonus artedi","type":"article-journal","volume":"82"},"uris":["http://www.mendeley.com/documents/?uuid=df4a857f-6864-4f8e-9730-b8dbb7e342c9"]}],"mendeley":{"formattedCitation":"(Muir et al., 2013)","plainTextFormattedCitation":"(Muir et al., 2013)","previouslyFormattedCitation":"(Muir et al., 2013)"},"properties":{"noteIndex":0},"schema":"https://github.com/citation-style-language/schema/raw/master/csl-citation.json"}</w:instrText>
      </w:r>
      <w:r w:rsidR="003B19D0" w:rsidRPr="00155F65">
        <w:fldChar w:fldCharType="separate"/>
      </w:r>
      <w:r w:rsidR="003B19D0" w:rsidRPr="00155F65">
        <w:rPr>
          <w:noProof/>
        </w:rPr>
        <w:t>(Muir et al., 2013)</w:t>
      </w:r>
      <w:r w:rsidR="003B19D0" w:rsidRPr="00155F65">
        <w:fldChar w:fldCharType="end"/>
      </w:r>
      <w:r w:rsidR="003B19D0" w:rsidRPr="00155F65">
        <w:t xml:space="preserve"> and s</w:t>
      </w:r>
      <w:r w:rsidRPr="00155F65">
        <w:t xml:space="preserve">ome </w:t>
      </w:r>
      <w:r w:rsidR="003B19D0" w:rsidRPr="00155F65">
        <w:t>species</w:t>
      </w:r>
      <w:r w:rsidRPr="00155F65">
        <w:t xml:space="preserve"> (</w:t>
      </w:r>
      <w:r w:rsidRPr="00155F65">
        <w:rPr>
          <w:i/>
        </w:rPr>
        <w:t>e.g.,</w:t>
      </w:r>
      <w:r w:rsidRPr="00155F65">
        <w:t xml:space="preserve"> vendace </w:t>
      </w:r>
      <w:r w:rsidRPr="00155F65">
        <w:rPr>
          <w:i/>
        </w:rPr>
        <w:t>Coregonus albula</w:t>
      </w:r>
      <w:r w:rsidRPr="00155F65">
        <w:t xml:space="preserve"> and European whitefish </w:t>
      </w:r>
      <w:r w:rsidRPr="00155F65">
        <w:rPr>
          <w:i/>
        </w:rPr>
        <w:t>C. lavaretus</w:t>
      </w:r>
      <w:r w:rsidRPr="00155F65">
        <w:t>) have demonstrated the ability to respond to winter temperature changes within the limits of phenotypic plasticity and through genetic adaptive changes, such as different embryo developmental rates under short and long winter conditions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Karjalainen, Jokinen, et al., 2016)","plainTextFormattedCitation":"(Karjalainen et al., 2015; Karjalainen, Jokinen, et al., 2016)","previouslyFormattedCitation":"(Karjalainen et al., 2015; Karjalainen, Jokinen, et al., 2016)"},"properties":{"noteIndex":0},"schema":"https://github.com/citation-style-language/schema/raw/master/csl-citation.json"}</w:instrText>
      </w:r>
      <w:r w:rsidR="00E46F64" w:rsidRPr="00155F65">
        <w:fldChar w:fldCharType="separate"/>
      </w:r>
      <w:r w:rsidR="00AB1402" w:rsidRPr="00155F65">
        <w:rPr>
          <w:noProof/>
        </w:rPr>
        <w:t>(Karjalainen et al., 2015; Karjalainen, Jokinen, et al., 2016)</w:t>
      </w:r>
      <w:r w:rsidR="00E46F64" w:rsidRPr="00155F65">
        <w:fldChar w:fldCharType="end"/>
      </w:r>
      <w:r w:rsidRPr="00155F65">
        <w:t>.</w:t>
      </w:r>
    </w:p>
    <w:p w14:paraId="00000018" w14:textId="77777777" w:rsidR="005660EC" w:rsidRPr="00155F65" w:rsidRDefault="005660EC" w:rsidP="00F755AB">
      <w:pPr>
        <w:spacing w:line="480" w:lineRule="auto"/>
      </w:pPr>
    </w:p>
    <w:p w14:paraId="00000019" w14:textId="3AE01D31" w:rsidR="005660EC" w:rsidRPr="00155F65" w:rsidRDefault="00FB0BCD" w:rsidP="00F755AB">
      <w:pPr>
        <w:spacing w:line="480" w:lineRule="auto"/>
      </w:pPr>
      <w:r w:rsidRPr="00155F65">
        <w:t>Geographic variation is also important to consider with phenotypic plasticity. Many fishes in high-latitudes are adapted to relatively colder waters, extensive periods of ice cover, and strong seasonal daylight variations</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Thus, in high-latitude environments, populations can show differential long-term adaptation to climates across a latitudinal gradient</w:t>
      </w:r>
      <w:r w:rsidR="00E46F64" w:rsidRPr="00155F65">
        <w:t xml:space="preserve"> </w:t>
      </w:r>
      <w:r w:rsidR="00E46F64" w:rsidRPr="00155F65">
        <w:fldChar w:fldCharType="begin" w:fldLock="1"/>
      </w:r>
      <w:r w:rsidR="00855412"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DOI":"doi.org/10.1002/evl3.189","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genome","type":"article-journal","volume":"4"},"uris":["http://www.mendeley.com/documents/?uuid=67a76bc5-c8b8-4928-b54d-b5ef7594d66f"]}],"mendeley":{"formattedCitation":"(Chavarie et al., 2010; Conover &amp; Present, 1990; Wilder et al., 2020; Yamahira &amp; Conover, 2002)","plainTextFormattedCitation":"(Chavarie et al., 2010; Conover &amp; Present, 1990; Wilder et al., 2020; Yamahira &amp; Conover, 2002)","previouslyFormattedCitation":"(Chavarie et al., 2010; Conover &amp; Present, 1990; Wilder et al., 2020; Yamahira &amp; Conover, 2002)"},"properties":{"noteIndex":0},"schema":"https://github.com/citation-style-language/schema/raw/master/csl-citation.json"}</w:instrText>
      </w:r>
      <w:r w:rsidR="00E46F64" w:rsidRPr="00155F65">
        <w:fldChar w:fldCharType="separate"/>
      </w:r>
      <w:r w:rsidR="00AB1402" w:rsidRPr="00155F65">
        <w:rPr>
          <w:noProof/>
        </w:rPr>
        <w:t>(Chavarie et al., 2010; Conover &amp; Present, 1990; Wilder et al., 2020; Yamahira &amp; Conover, 2002)</w:t>
      </w:r>
      <w:r w:rsidR="00E46F64" w:rsidRPr="00155F65">
        <w:fldChar w:fldCharType="end"/>
      </w:r>
      <w:r w:rsidRPr="00155F65">
        <w:t>. For example, a number of fishes have demonstrated an inverse relationship between length of the growing season and reproductive characteristics (</w:t>
      </w:r>
      <w:r w:rsidRPr="00155F65">
        <w:rPr>
          <w:i/>
        </w:rPr>
        <w:t>i.e.,</w:t>
      </w:r>
      <w:r w:rsidRPr="00155F65">
        <w:t xml:space="preserve"> countergradient variation; </w:t>
      </w:r>
      <w:r w:rsidR="00E46F64" w:rsidRPr="00155F65">
        <w:fldChar w:fldCharType="begin" w:fldLock="1"/>
      </w:r>
      <w:r w:rsidR="00FC61B1"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FC61B1" w:rsidRPr="00155F65">
        <w:rPr>
          <w:rFonts w:ascii="Apple Color Emoji" w:hAnsi="Apple Color Emoji" w:cs="Apple Color Emoji"/>
        </w:rPr>
        <w:instrText>✉</w:instrText>
      </w:r>
      <w:r w:rsidR="00FC61B1" w:rsidRPr="00155F65">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variation?","type":"article-journal","volume":"650"},"uris":["http://www.mendeley.com/documents/?uuid=cb1e8c24-b300-3b55-a085-53a97720c755"]}],"mendeley":{"formattedCitation":"(Billerbeck et al., 2000; Chavarie et al., 2010; Conover &amp; Present, 1990; Conover &amp; Schultz, 1995; Jonassen, 2000; Schultz et al., 1996, 1998; Yamahira &amp; Conover, 2002)","manualFormatting":"Conover and Present 1990, Conover and Schultz 1995, Schultz et al. 1996, 1998, Billerbeck et al. 2000, Jonassen 2000, Yamahira and Conover 2002, Chavarie et al. 2010)","plainTextFormattedCitation":"(Billerbeck et al., 2000; Chavarie et al., 2010; Conover &amp; Present, 1990; Conover &amp; Schultz, 1995; Jonassen, 2000; Schultz et al., 1996, 1998; Yamahira &amp; Conover, 2002)","previouslyFormattedCitation":"(Billerbeck et al., 2000; Chavarie et al., 2010; Conover &amp; Present, 1990; Conover &amp; Schultz, 1995; Jonassen, 2000; Schultz et al., 1996, 1998; Yamahira &amp; Conover, 2002)"},"properties":{"noteIndex":0},"schema":"https://github.com/citation-style-language/schema/raw/master/csl-citation.json"}</w:instrText>
      </w:r>
      <w:r w:rsidR="00E46F64" w:rsidRPr="00155F65">
        <w:fldChar w:fldCharType="separate"/>
      </w:r>
      <w:r w:rsidR="00E46F64" w:rsidRPr="00155F65">
        <w:rPr>
          <w:noProof/>
        </w:rPr>
        <w:t>Conover and Present 1990, Conover and Schultz 1995, Schultz et al. 1996, 1998, Billerbeck et al. 2000, Jonassen 2000, Yamahira and Conover 2002, Chavarie et al. 2010)</w:t>
      </w:r>
      <w:r w:rsidR="00E46F64" w:rsidRPr="00155F65">
        <w:fldChar w:fldCharType="end"/>
      </w:r>
      <w:r w:rsidRPr="00155F65">
        <w:t>. Fishes at high latitudes experience lower temperatures overall and shorter growing seasons and should exhibit lower standard metabolic rates, growth rates, and smaller size-at-age than individuals at low latitudes</w:t>
      </w:r>
      <w:r w:rsidR="00E46F64" w:rsidRPr="00155F65">
        <w:t xml:space="preserve"> </w:t>
      </w:r>
      <w:r w:rsidR="00E46F64" w:rsidRPr="00155F65">
        <w:fldChar w:fldCharType="begin" w:fldLock="1"/>
      </w:r>
      <w:r w:rsidR="00855412"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id":"ITEM-2","itemData":{"DOI":"10.1098/rspb.2011.2060","ISSN":"0962-8452","author":[{"dropping-particle":"","family":"White","given":"Craig R","non-dropping-particle":"","parse-names":false,"suffix":""},{"dropping-particle":"","family":"Alton","given":"Lesley A","non-dropping-particle":"","parse-names":false,"suffix":""},{"dropping-particle":"","family":"Frappell","given":"Peter B","non-dropping-particle":"","parse-names":false,"suffix":""}],"container-title":"Proceedings of the Royal Society B: Biological Sciences","id":"ITEM-2","issue":"1734","issued":{"date-parts":[["2012"]]},"page":"1740-1747","publisher":"The Royal Society","title":"Metabolic cold adaptation in fishes occurs at the level of whole animal, mitochondria and enzyme","type":"article-journal","volume":"279"},"uris":["http://www.mendeley.com/documents/?uuid=3c4aa3d1-375b-408a-bd97-c2db4522684e"]}],"mendeley":{"formattedCitation":"(Reist et al., 2006; White et al., 2012)","plainTextFormattedCitation":"(Reist et al., 2006; White et al., 2012)","previouslyFormattedCitation":"(Reist et al., 2006; White et al., 2012)"},"properties":{"noteIndex":0},"schema":"https://github.com/citation-style-language/schema/raw/master/csl-citation.json"}</w:instrText>
      </w:r>
      <w:r w:rsidR="00E46F64" w:rsidRPr="00155F65">
        <w:fldChar w:fldCharType="separate"/>
      </w:r>
      <w:r w:rsidR="00AB1402" w:rsidRPr="00155F65">
        <w:rPr>
          <w:noProof/>
        </w:rPr>
        <w:t>(Reist et al., 2006; White et al., 2012)</w:t>
      </w:r>
      <w:r w:rsidR="00E46F64" w:rsidRPr="00155F65">
        <w:fldChar w:fldCharType="end"/>
      </w:r>
      <w:r w:rsidRPr="00155F65">
        <w:t xml:space="preserve">. However, for cold-water stenothermic fishes, water temperatures at low latitudes may exceed their optimal range for significant portions of the growing season, or the amount of optimal thermal habitat </w:t>
      </w:r>
      <w:r w:rsidR="007C52B6">
        <w:t>decrease</w:t>
      </w:r>
      <w:r w:rsidRPr="00155F65">
        <w:t>, while water temperatures at high latitudes may remain near the optimum for maximal growth efficiency throughout the growing season</w:t>
      </w:r>
      <w:r w:rsidR="00E46F64" w:rsidRPr="00155F65">
        <w:t xml:space="preserve"> </w:t>
      </w:r>
      <w:r w:rsidR="00E46F64" w:rsidRPr="00155F65">
        <w:fldChar w:fldCharType="begin" w:fldLock="1"/>
      </w:r>
      <w:r w:rsidR="00FC61B1" w:rsidRPr="00155F65">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&amp; Schultz, 1995)","plainTextFormattedCitation":"(Conover &amp; Schultz, 1995)","previouslyFormattedCitation":"(Conover &amp; Schultz, 1995)"},"properties":{"noteIndex":0},"schema":"https://github.com/citation-style-language/schema/raw/master/csl-citation.json"}</w:instrText>
      </w:r>
      <w:r w:rsidR="00E46F64" w:rsidRPr="00155F65">
        <w:fldChar w:fldCharType="separate"/>
      </w:r>
      <w:r w:rsidR="00AB1402" w:rsidRPr="00155F65">
        <w:rPr>
          <w:noProof/>
        </w:rPr>
        <w:t>(Conover &amp; Schultz, 1995)</w:t>
      </w:r>
      <w:r w:rsidR="00E46F64" w:rsidRPr="00155F65">
        <w:fldChar w:fldCharType="end"/>
      </w:r>
      <w:r w:rsidRPr="00155F65">
        <w:t xml:space="preserve">. Because water temperature has a great influence on </w:t>
      </w:r>
      <w:r w:rsidRPr="00155F65">
        <w:lastRenderedPageBreak/>
        <w:t>fish physiology and var</w:t>
      </w:r>
      <w:r w:rsidR="006B0793">
        <w:t>ies</w:t>
      </w:r>
      <w:r w:rsidRPr="00155F65">
        <w:t xml:space="preserve"> across latitudes, a wide range of responses by populations to increasing temperatures across latitudes is possible</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Coregonines occur broadly across northern latitudes and are an ideal group to test how cold-water fishes may</w:t>
      </w:r>
      <w:r w:rsidR="007C52B6">
        <w:t xml:space="preserve"> respond</w:t>
      </w:r>
      <w:r w:rsidR="007C52B6" w:rsidRPr="00155F65">
        <w:t xml:space="preserve"> </w:t>
      </w:r>
      <w:r w:rsidRPr="00155F65">
        <w:t>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46F64" w:rsidRPr="00155F65">
        <w:t xml:space="preserve"> </w:t>
      </w:r>
      <w:r w:rsidR="00E46F64"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E46F64" w:rsidRPr="00155F65">
        <w:fldChar w:fldCharType="separate"/>
      </w:r>
      <w:r w:rsidR="00AB1402" w:rsidRPr="00155F65">
        <w:rPr>
          <w:noProof/>
        </w:rPr>
        <w:t>(Hoffmann &amp; Sgrò, 2011)</w:t>
      </w:r>
      <w:r w:rsidR="00E46F64" w:rsidRPr="00155F65">
        <w:fldChar w:fldCharType="end"/>
      </w:r>
      <w:r w:rsidRPr="00155F65">
        <w:t>.</w:t>
      </w:r>
    </w:p>
    <w:p w14:paraId="0000001A" w14:textId="77777777" w:rsidR="005660EC" w:rsidRPr="00155F65" w:rsidRDefault="005660EC" w:rsidP="00F755AB">
      <w:pPr>
        <w:spacing w:line="480" w:lineRule="auto"/>
      </w:pPr>
    </w:p>
    <w:p w14:paraId="0000001B" w14:textId="42A3BC4D" w:rsidR="005660EC" w:rsidRPr="00155F65" w:rsidRDefault="00FB0BCD" w:rsidP="00F755AB">
      <w:pPr>
        <w:spacing w:line="480" w:lineRule="auto"/>
      </w:pPr>
      <w:r w:rsidRPr="00155F65">
        <w:t>Our objective was to experimentally analyze the response of coregonine</w:t>
      </w:r>
      <w:r w:rsidR="005A2B23" w:rsidRPr="00155F65">
        <w:t xml:space="preserve"> embryos</w:t>
      </w:r>
      <w:r w:rsidR="00D93979">
        <w:t xml:space="preserve"> –</w:t>
      </w:r>
      <w:r w:rsidRPr="00155F65">
        <w:t xml:space="preserve"> within conspecifics across lake systems, between congeners within the same lake system, and among congeners across all lake systems</w:t>
      </w:r>
      <w:r w:rsidR="00D93979">
        <w:t xml:space="preserve"> –</w:t>
      </w:r>
      <w:r w:rsidRPr="00155F65">
        <w:t xml:space="preserve"> to a thermal gradient using an incubation method that enable</w:t>
      </w:r>
      <w:r w:rsidR="00D93979">
        <w:t>d</w:t>
      </w:r>
      <w:r w:rsidRPr="00155F65">
        <w:t xml:space="preserve">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14:paraId="0000001C" w14:textId="77777777" w:rsidR="005660EC" w:rsidRPr="00155F65" w:rsidRDefault="005660EC" w:rsidP="00F755AB">
      <w:pPr>
        <w:spacing w:line="480" w:lineRule="auto"/>
      </w:pPr>
    </w:p>
    <w:p w14:paraId="0000001D"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34" w:name="_heading=h.wz1n5yk25ofm" w:colFirst="0" w:colLast="0"/>
      <w:bookmarkEnd w:id="34"/>
      <w:r w:rsidRPr="00155F65">
        <w:rPr>
          <w:rFonts w:ascii="Times New Roman" w:eastAsia="Times New Roman" w:hAnsi="Times New Roman" w:cs="Times New Roman"/>
          <w:sz w:val="24"/>
          <w:szCs w:val="24"/>
        </w:rPr>
        <w:t>METHODS:</w:t>
      </w:r>
    </w:p>
    <w:p w14:paraId="0000001E"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35" w:name="_heading=h.ipgfrzryk3m1" w:colFirst="0" w:colLast="0"/>
      <w:bookmarkEnd w:id="35"/>
      <w:r w:rsidRPr="00155F65">
        <w:rPr>
          <w:rFonts w:ascii="Times New Roman" w:eastAsia="Times New Roman" w:hAnsi="Times New Roman" w:cs="Times New Roman"/>
          <w:b w:val="0"/>
          <w:sz w:val="24"/>
          <w:szCs w:val="24"/>
          <w:u w:val="single"/>
        </w:rPr>
        <w:t>Study Species and Locations</w:t>
      </w:r>
    </w:p>
    <w:p w14:paraId="0000001F" w14:textId="708422F5" w:rsidR="005660EC" w:rsidRPr="00155F65" w:rsidRDefault="0077626E" w:rsidP="00F755AB">
      <w:pPr>
        <w:spacing w:line="480" w:lineRule="auto"/>
      </w:pPr>
      <w:r w:rsidRPr="00155F65">
        <w:rPr>
          <w:rFonts w:ascii="Calibri" w:hAnsi="Calibri" w:cs="Calibri"/>
        </w:rPr>
        <w:t>﻿</w:t>
      </w:r>
      <w:r w:rsidRPr="00155F65">
        <w:t xml:space="preserve"> </w:t>
      </w:r>
      <w:r w:rsidR="00FB0BCD" w:rsidRPr="00155F65">
        <w:t>We used a cross-lake, cross-continent, cross-species approach to evaluate the responses and thermal tolerances of coregonine embryos to changing thermal regimes. Wild-caught populations of cisco (</w:t>
      </w:r>
      <w:r w:rsidR="00FB0BCD" w:rsidRPr="00155F65">
        <w:rPr>
          <w:i/>
        </w:rPr>
        <w:t>C. artedi</w:t>
      </w:r>
      <w:r w:rsidR="00FB0BCD" w:rsidRPr="00155F65">
        <w:t xml:space="preserve">) in Lake Superior (LS-Cisco; USA/Canada) and Lake Ontario (LO-Cisco; </w:t>
      </w:r>
      <w:r w:rsidR="00FB0BCD" w:rsidRPr="00155F65">
        <w:lastRenderedPageBreak/>
        <w:t xml:space="preserve">USA/Canada), and vendace (LK-Vendace) and European whitefish (LK-Whitefish) in Lake Southern Konnevesi (Finland; Figure 1) were sampled. </w:t>
      </w:r>
    </w:p>
    <w:p w14:paraId="00000020" w14:textId="77777777" w:rsidR="005660EC" w:rsidRPr="00155F65" w:rsidRDefault="005660EC" w:rsidP="00F755AB">
      <w:pPr>
        <w:spacing w:line="480" w:lineRule="auto"/>
      </w:pPr>
    </w:p>
    <w:p w14:paraId="00000021" w14:textId="513455EF" w:rsidR="005660EC" w:rsidRPr="00155F65" w:rsidRDefault="00FB0BCD" w:rsidP="00F755AB">
      <w:pPr>
        <w:spacing w:line="480" w:lineRule="auto"/>
      </w:pPr>
      <w:r w:rsidRPr="00155F65">
        <w:t>Cisco is one of the most widespread of the North American species of coregonines</w:t>
      </w:r>
      <w:r w:rsidR="00E46F64" w:rsidRPr="00155F65">
        <w:t xml:space="preserve"> </w:t>
      </w:r>
      <w:r w:rsidR="00E46F64" w:rsidRPr="00155F65">
        <w:fldChar w:fldCharType="begin" w:fldLock="1"/>
      </w:r>
      <w:r w:rsidR="00FC61B1" w:rsidRPr="00155F65">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E46F64" w:rsidRPr="00155F65">
        <w:fldChar w:fldCharType="separate"/>
      </w:r>
      <w:r w:rsidR="00AB1402" w:rsidRPr="00155F65">
        <w:rPr>
          <w:noProof/>
        </w:rPr>
        <w:t>(Eshenroder et al., 2016)</w:t>
      </w:r>
      <w:r w:rsidR="00E46F64" w:rsidRPr="00155F65">
        <w:fldChar w:fldCharType="end"/>
      </w:r>
      <w:r w:rsidRPr="00155F65">
        <w:t xml:space="preserve"> and were one of the most abundant fish in the Great Lakes</w:t>
      </w:r>
      <w:r w:rsidR="00E46F64" w:rsidRPr="00155F65">
        <w:t xml:space="preserve"> </w:t>
      </w:r>
      <w:r w:rsidR="00E46F64" w:rsidRPr="00155F65">
        <w:fldChar w:fldCharType="begin" w:fldLock="1"/>
      </w:r>
      <w:r w:rsidR="00855412" w:rsidRPr="00155F65">
        <w:instrText>ADDIN CSL_CITATION {"citationItems":[{"id":"ITEM-1","itemData":{"DOI":"10.1127/1612-166X/2013/0064-0022","author":[{"dropping-particle":"","family":"Yule","given":"Daniel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E46F64" w:rsidRPr="00155F65">
        <w:fldChar w:fldCharType="separate"/>
      </w:r>
      <w:r w:rsidR="00AB1402" w:rsidRPr="00155F65">
        <w:rPr>
          <w:noProof/>
        </w:rPr>
        <w:t>(Yule et al., 2013)</w:t>
      </w:r>
      <w:r w:rsidR="00E46F64" w:rsidRPr="00155F65">
        <w:fldChar w:fldCharType="end"/>
      </w:r>
      <w:r w:rsidRPr="00155F65">
        <w:t>. Cisco is found in north-central to eastern United States and throughout most of Canada, with the lower Great Lakes close to its southernmost extent</w:t>
      </w:r>
      <w:r w:rsidR="00E46F64" w:rsidRPr="00155F65">
        <w:t xml:space="preserve"> </w:t>
      </w:r>
      <w:r w:rsidR="00E46F64" w:rsidRPr="00155F65">
        <w:fldChar w:fldCharType="begin" w:fldLock="1"/>
      </w:r>
      <w:r w:rsidR="00FC61B1" w:rsidRPr="00155F65">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&amp; Crossman, 1973)","plainTextFormattedCitation":"(Scott &amp; Crossman, 1973)","previouslyFormattedCitation":"(Scott &amp; Crossman, 1973)"},"properties":{"noteIndex":0},"schema":"https://github.com/citation-style-language/schema/raw/master/csl-citation.json"}</w:instrText>
      </w:r>
      <w:r w:rsidR="00E46F64" w:rsidRPr="00155F65">
        <w:fldChar w:fldCharType="separate"/>
      </w:r>
      <w:r w:rsidR="00AB1402" w:rsidRPr="00155F65">
        <w:rPr>
          <w:noProof/>
        </w:rPr>
        <w:t>(Scott &amp; Crossman, 1973)</w:t>
      </w:r>
      <w:r w:rsidR="00E46F64" w:rsidRPr="00155F65">
        <w:fldChar w:fldCharType="end"/>
      </w:r>
      <w:r w:rsidRPr="00155F65">
        <w:t>. Cisco spawning is initiated when water temperatures decrease to 4-5°C in late Autumn</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Pritchard, 1931)","plainTextFormattedCitation":"(Eshenroder et al., 2016; Pritchard, 1931)","previouslyFormattedCitation":"(Eshenroder et al., 2016; Pritchard, 1931)"},"properties":{"noteIndex":0},"schema":"https://github.com/citation-style-language/schema/raw/master/csl-citation.json"}</w:instrText>
      </w:r>
      <w:r w:rsidR="00E46F64" w:rsidRPr="00155F65">
        <w:fldChar w:fldCharType="separate"/>
      </w:r>
      <w:r w:rsidR="00AB1402" w:rsidRPr="00155F65">
        <w:rPr>
          <w:noProof/>
        </w:rPr>
        <w:t>(Eshenroder et al., 2016; Pritchard, 1931)</w:t>
      </w:r>
      <w:r w:rsidR="00E46F64" w:rsidRPr="00155F65">
        <w:fldChar w:fldCharType="end"/>
      </w:r>
      <w:r w:rsidRPr="00155F65">
        <w:t xml:space="preserve"> and occurs at different spawning depths. Spawning can occur at depths ranging from 1-5 m in Lake Ontario</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thesis]","type":"thesis"},"uris":["http://www.mendeley.com/documents/?uuid=259b0f0d-18b9-4c74-9df3-cabd02dbe234"]}],"mendeley":{"formattedCitation":"(Paufve, 2019; Pritchard, 1931)","plainTextFormattedCitation":"(Paufve, 2019; Pritchard, 1931)","previouslyFormattedCitation":"(Paufve, 2019; Pritchard, 1931)"},"properties":{"noteIndex":0},"schema":"https://github.com/citation-style-language/schema/raw/master/csl-citation.json"}</w:instrText>
      </w:r>
      <w:r w:rsidR="00E46F64" w:rsidRPr="00155F65">
        <w:fldChar w:fldCharType="separate"/>
      </w:r>
      <w:r w:rsidR="00AB1402" w:rsidRPr="00155F65">
        <w:rPr>
          <w:noProof/>
        </w:rPr>
        <w:t>(Paufve, 2019; Pritchard, 1931)</w:t>
      </w:r>
      <w:r w:rsidR="00E46F64" w:rsidRPr="00155F65">
        <w:fldChar w:fldCharType="end"/>
      </w:r>
      <w:r w:rsidRPr="00155F65">
        <w:t xml:space="preserve"> and 10-64 m in Lake Superior</w:t>
      </w:r>
      <w:r w:rsidR="00E46F64" w:rsidRPr="00155F65">
        <w:t xml:space="preserve"> </w:t>
      </w:r>
      <w:r w:rsidR="00E46F64" w:rsidRPr="00155F65">
        <w:fldChar w:fldCharType="begin" w:fldLock="1"/>
      </w:r>
      <w:r w:rsidR="00480B2A" w:rsidRPr="00155F65">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thesis]","type":"thesis"},"uris":["http://www.mendeley.com/documents/?uuid=259b0f0d-18b9-4c74-9df3-cabd02dbe234"]}],"mendeley":{"formattedCitation":"(Dryer &amp; Beil, 1964; Paufve, 2019)","plainTextFormattedCitation":"(Dryer &amp; Beil, 1964; Paufve, 2019)","previouslyFormattedCitation":"(Dryer &amp; Beil, 1964; Paufve, 2019)"},"properties":{"noteIndex":0},"schema":"https://github.com/citation-style-language/schema/raw/master/csl-citation.json"}</w:instrText>
      </w:r>
      <w:r w:rsidR="00E46F64" w:rsidRPr="00155F65">
        <w:fldChar w:fldCharType="separate"/>
      </w:r>
      <w:r w:rsidR="00AB1402" w:rsidRPr="00155F65">
        <w:rPr>
          <w:noProof/>
        </w:rPr>
        <w:t>(Dryer &amp; Beil, 1964; Paufve, 2019)</w:t>
      </w:r>
      <w:r w:rsidR="00E46F64" w:rsidRPr="00155F65">
        <w:fldChar w:fldCharType="end"/>
      </w:r>
      <w:r w:rsidRPr="00155F65">
        <w:t>. Experimental thermal optima for normal cisco embryo development is between 2 and 8°C</w:t>
      </w:r>
      <w:r w:rsidR="00E46F64" w:rsidRPr="00155F65">
        <w:t xml:space="preserve"> </w:t>
      </w:r>
      <w:r w:rsidR="00E46F64" w:rsidRPr="00155F65">
        <w:fldChar w:fldCharType="begin" w:fldLock="1"/>
      </w:r>
      <w:r w:rsidR="00177438"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temperatures","type":"article-journal","volume":"42"},"uris":["http://www.mendeley.com/documents/?uuid=8d41bcb9-6364-48ec-8c5f-7bdaf99688fa"]}],"mendeley":{"formattedCitation":"(Brooke &amp; Colby, 1980; Colby &amp; Brooke, 1970)","plainTextFormattedCitation":"(Brooke &amp; Colby, 1980; Colby &amp; Brooke, 1970)","previouslyFormattedCitation":"(Brooke &amp; Colby, 1980; Colby &amp; Brooke, 1970)"},"properties":{"noteIndex":0},"schema":"https://github.com/citation-style-language/schema/raw/master/csl-citation.json"}</w:instrText>
      </w:r>
      <w:r w:rsidR="00E46F64" w:rsidRPr="00155F65">
        <w:fldChar w:fldCharType="separate"/>
      </w:r>
      <w:r w:rsidR="00AB1402" w:rsidRPr="00155F65">
        <w:rPr>
          <w:noProof/>
        </w:rPr>
        <w:t>(Brooke &amp; Colby, 1980; Colby &amp; Brooke, 1970)</w:t>
      </w:r>
      <w:r w:rsidR="00E46F64" w:rsidRPr="00155F65">
        <w:fldChar w:fldCharType="end"/>
      </w:r>
      <w:r w:rsidRPr="00155F65">
        <w:t xml:space="preserve">. However, temperature data at historical spawning grounds indicate that </w:t>
      </w:r>
      <w:r w:rsidRPr="00155F65">
        <w:rPr>
          <w:i/>
        </w:rPr>
        <w:t>in-situ</w:t>
      </w:r>
      <w:r w:rsidRPr="00155F65">
        <w:t xml:space="preserve"> incubations typically occur between 1 and 4°C, with Lake Ontario warmer than Lake Superior (Figure 2; unpublished data). </w:t>
      </w:r>
    </w:p>
    <w:p w14:paraId="00000022" w14:textId="77777777" w:rsidR="005660EC" w:rsidRPr="00155F65" w:rsidRDefault="005660EC" w:rsidP="00F755AB">
      <w:pPr>
        <w:spacing w:line="480" w:lineRule="auto"/>
      </w:pPr>
    </w:p>
    <w:p w14:paraId="00000023" w14:textId="62E1CAAD" w:rsidR="005660EC" w:rsidRPr="00155F65" w:rsidRDefault="00FB0BCD" w:rsidP="00F755AB">
      <w:pPr>
        <w:spacing w:line="480" w:lineRule="auto"/>
      </w:pPr>
      <w:r w:rsidRPr="00155F65">
        <w:t>Vendace and European whitefish are widely distributed in Northern Europe</w:t>
      </w:r>
      <w:r w:rsidR="00E46F64" w:rsidRPr="00155F65">
        <w:t xml:space="preserve"> </w:t>
      </w:r>
      <w:r w:rsidR="00E46F64" w:rsidRPr="00155F65">
        <w:fldChar w:fldCharType="begin" w:fldLock="1"/>
      </w:r>
      <w:r w:rsidR="00855412" w:rsidRPr="00155F65">
        <w:instrText>ADDIN CSL_CITATION {"citationItems":[{"id":"ITEM-1","itemData":{"DOI":"10.1111/j.1365-2400.2006.00506.x","ISSN":"0969-997X","author":[{"dropping-particle":"","family":"Sipponen","given":"M","non-dropping-particle":"","parse-names":false,"suffix":""},{"dropping-particle":"","family":"Muje","given":"K","non-dropping-particle":"","parse-names":false,"suffix":""},{"dropping-particle":"","family":"Marjomäki","given":"Timo J","non-dropping-particle":"","parse-names":false,"suffix":""},{"dropping-particle":"","family":"Valkeajärvi","given":"P","non-dropping-particle":"","parse-names":false,"suffix":""},{"dropping-particle":"","family":"Karjalainen","given":"Juha","non-dropping-particle":"","parse-names":false,"suffix":""}],"container-title":"Fisheries Management and Ecology","id":"ITEM-1","issue":"5","issued":{"date-parts":[["2006"]]},"page":"299-307","publisher":"Wiley Online Library","title":"Interlocked use of inland fish resources: a new management strategy under private property rights","type":"article-journal","volume":"13"},"uris":["http://www.mendeley.com/documents/?uuid=db1e10b5-e1ed-4348-b9b4-045d306b3590"]}],"mendeley":{"formattedCitation":"(Sipponen et al., 2006)","plainTextFormattedCitation":"(Sipponen et al., 2006)","previouslyFormattedCitation":"(Sipponen et al., 2006)"},"properties":{"noteIndex":0},"schema":"https://github.com/citation-style-language/schema/raw/master/csl-citation.json"}</w:instrText>
      </w:r>
      <w:r w:rsidR="00E46F64" w:rsidRPr="00155F65">
        <w:fldChar w:fldCharType="separate"/>
      </w:r>
      <w:r w:rsidR="00AB1402" w:rsidRPr="00155F65">
        <w:rPr>
          <w:noProof/>
        </w:rPr>
        <w:t>(Sipponen et al., 2006)</w:t>
      </w:r>
      <w:r w:rsidR="00E46F64" w:rsidRPr="00155F65">
        <w:fldChar w:fldCharType="end"/>
      </w:r>
      <w:r w:rsidRPr="00155F65">
        <w:t>. Vendace spawning is initiated when water temperatures decrease to 6°C at the end of October in Lake Southern Konnevesi and lasts 2-3 weeks</w:t>
      </w:r>
      <w:r w:rsidR="00E46F64" w:rsidRPr="00155F65">
        <w:t xml:space="preserve"> </w:t>
      </w:r>
      <w:r w:rsidR="00E46F64" w:rsidRPr="00155F65">
        <w:fldChar w:fldCharType="begin" w:fldLock="1"/>
      </w:r>
      <w:r w:rsidR="0008158E" w:rsidRPr="00155F65">
        <w:instrText>ADDIN CSL_CITATION {"citationItems":[{"id":"ITEM-1","itemData":{"DOI":"10.1111/eff.12368","ISSN":"0906-6691","author":[{"dropping-particle":"","family":"Karjalainen","given":"Juha","non-dropping-particle":"","parse-names":false,"suffix":""},{"dropping-particle":"","family":"Marjomäki","given":"Timo J","non-dropping-particle":"","parse-names":false,"suffix":""}],"container-title":"Ecology of Freshwater Fish","id":"ITEM-1","issue":"2","issued":{"date-parts":[["2018"]]},"page":"542-548","publisher":"Wiley Online Library","title":"Communal pair spawning behaviour of vendace (Coregonus albula) in the dark","type":"article-journal","volume":"27"},"uris":["http://www.mendeley.com/documents/?uuid=93e61742-2bfd-4084-8b41-30361634cda7"]}],"mendeley":{"formattedCitation":"(Karjalainen &amp; Marjomäki, 2018)","plainTextFormattedCitation":"(Karjalainen &amp; Marjomäki, 2018)","previouslyFormattedCitation":"(Karjalainen &amp; Marjomäki, 2018)"},"properties":{"noteIndex":0},"schema":"https://github.com/citation-style-language/schema/raw/master/csl-citation.json"}</w:instrText>
      </w:r>
      <w:r w:rsidR="00E46F64" w:rsidRPr="00155F65">
        <w:fldChar w:fldCharType="separate"/>
      </w:r>
      <w:r w:rsidR="00AB1402" w:rsidRPr="00155F65">
        <w:rPr>
          <w:noProof/>
        </w:rPr>
        <w:t>(Karjalainen &amp; Marjomäki, 2018)</w:t>
      </w:r>
      <w:r w:rsidR="00E46F64" w:rsidRPr="00155F65">
        <w:fldChar w:fldCharType="end"/>
      </w:r>
      <w:r w:rsidRPr="00155F65">
        <w:t>. European whitefish spawn 2-3 weeks later in November when water temperatures decrease to 4-5°C</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 Spawning of vendace occurs in the littoral and sublittoral zone of lakes and eggs dispersed widely at depths less than 20 m</w:t>
      </w:r>
      <w:r w:rsidR="00E46F64" w:rsidRPr="00155F65">
        <w:t xml:space="preserve"> </w:t>
      </w:r>
      <w:r w:rsidR="00E46F64" w:rsidRPr="00155F65">
        <w:fldChar w:fldCharType="begin" w:fldLock="1"/>
      </w:r>
      <w:r w:rsidR="00535E63">
        <w:instrText>ADDIN CSL_CITATION {"citationItems":[{"id":"ITEM-1","itemData":{"DOI":"10.1080/03680770.2006.11902983","ISSN":"0368-0770","author":[{"dropping-particle":"","family":"Heikkilä","given":"Jarno J","non-dropping-particle":"","parse-names":false,"suffix":""},{"dropping-particle":"","family":"Huuskonen","given":"Hannu","non-dropping-particle":"","parse-names":false,"suffix":""},{"dropping-particle":"","family":"Karjalainen","given":"Juha","non-dropping-particle":"","parse-names":false,"suffix":""}],"container-title":"Internationale Vereinigung für theoretische und angewandte Limnologie: Verhandlungen","id":"ITEM-1","issue":"4","issued":{"date-parts":[["2006"]]},"page":"1725-1728","publisher":"Taylor &amp; Francis","title":"Location of spawning grounds of vendace (Coregonus albula (L.)): implication for dispersion of newly hatched larvae","type":"article-journal","volume":"29"},"uris":["http://www.mendeley.com/documents/?uuid=bbb85435-e7ee-4657-a514-3e424e5259d2"]},{"id":"ITEM-2","itemData":{"abstract":"Depending on their reproductive strategy, different fish species either aggregate or disperse eggs and larvae in their reproductive habitat. Because yolk-sac larvae of vendace (Coregonus albula) disperse widely across the littoral and pelagic zones of boreal lakes, it is unclear where the exact spawning and egg incubation locations are. Vendace egg and larvae densities were studied in Lake Southern Konnevesi to clarify itse spawning strategy. In autumn 2019, 1–2 weeks prior to spawning, 500 egg samplers were installed in five depth zones in 20 sampling plots. Fertilized eggs were found in 18 plots. The mean density of eggs was 74 eggs m–2 and the mean fertilization rate 85%. During spawning, vendace dispersed their offspring throughout the lake. The sampling-plot-specific egg density in autumn 2019 did not correlate with larval density in the spring next year. The reproduction strategy of vendace reduces the effects of high spatial and temporal fluctuation in their reproduction and nursery habitats.","author":[{"dropping-particle":"","family":"Karjalainen","given":"Juha","non-dropping-particle":"","parse-names":false,"suffix":""},{"dropping-particle":"","family":"Tuloisela","given":"Markus","non-dropping-particle":"","parse-names":false,"suffix":""},{"dropping-particle":"","family":"Nyholm","given":"Kristiina","non-dropping-particle":"","parse-names":false,"suffix":""},{"dropping-particle":"","family":"Marjomäki","given":"Timo J","non-dropping-particle":"","parse-names":false,"suffix":""}],"container-title":"Annales Zoologici Fennici","id":"ITEM-2","issued":{"date-parts":[["0"]]},"title":"Vendace (Coregonus albula) disperse their eggs widely during spawning","type":"article-journal","volume":"In press"},"uris":["http://www.mendeley.com/documents/?uuid=f120728f-1332-4c3d-b973-72630da4ab01"]}],"mendeley":{"formattedCitation":"(Heikkilä et al., 2006; Karjalainen et al., n.d.)","plainTextFormattedCitation":"(Heikkilä et al., 2006; Karjalainen et al., n.d.)","previouslyFormattedCitation":"(Heikkilä et al., 2006; Karjalainen et al., n.d.)"},"properties":{"noteIndex":0},"schema":"https://github.com/citation-style-language/schema/raw/master/csl-citation.json"}</w:instrText>
      </w:r>
      <w:r w:rsidR="00E46F64" w:rsidRPr="00155F65">
        <w:fldChar w:fldCharType="separate"/>
      </w:r>
      <w:r w:rsidR="00FD006C" w:rsidRPr="00155F65">
        <w:rPr>
          <w:noProof/>
        </w:rPr>
        <w:t>(Heikkilä et al., 2006; Karjalainen et al., n.d.)</w:t>
      </w:r>
      <w:r w:rsidR="00E46F64" w:rsidRPr="00155F65">
        <w:fldChar w:fldCharType="end"/>
      </w:r>
      <w:r w:rsidRPr="00155F65">
        <w:t xml:space="preserve">. Whitefish are known to spawn at shallower depths than vendace. Embryos are incubated at 1-2°C until the beginning of April, when water temperatures have gradually </w:t>
      </w:r>
      <w:r w:rsidRPr="00155F65">
        <w:lastRenderedPageBreak/>
        <w:t xml:space="preserve">increased, and hatching peaks after ice-out at 4-6°C (Figure 2,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2015)","manualFormatting":"Karjalainen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E46F64" w:rsidRPr="00155F65">
        <w:rPr>
          <w:noProof/>
        </w:rPr>
        <w:t>Karjalainen et al. 2015)</w:t>
      </w:r>
      <w:r w:rsidR="00E46F64" w:rsidRPr="00155F65">
        <w:fldChar w:fldCharType="end"/>
      </w:r>
      <w:r w:rsidRPr="00155F65">
        <w:t>. Although whitefish spawn later than vendace, their hatching occurs at the same time or slightly earlier than vendace</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w:t>
      </w:r>
    </w:p>
    <w:p w14:paraId="00000024" w14:textId="77777777" w:rsidR="005660EC" w:rsidRPr="00155F65" w:rsidRDefault="005660EC" w:rsidP="00F755AB">
      <w:pPr>
        <w:spacing w:line="480" w:lineRule="auto"/>
        <w:rPr>
          <w:i/>
        </w:rPr>
      </w:pPr>
    </w:p>
    <w:p w14:paraId="00000025"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36" w:name="_heading=h.rx4n1jxi3be" w:colFirst="0" w:colLast="0"/>
      <w:bookmarkEnd w:id="36"/>
      <w:r w:rsidRPr="00155F65">
        <w:rPr>
          <w:rFonts w:ascii="Times New Roman" w:eastAsia="Times New Roman" w:hAnsi="Times New Roman" w:cs="Times New Roman"/>
          <w:b w:val="0"/>
          <w:sz w:val="24"/>
          <w:szCs w:val="24"/>
          <w:u w:val="single"/>
        </w:rPr>
        <w:t>Adult Collections</w:t>
      </w:r>
    </w:p>
    <w:p w14:paraId="00000026" w14:textId="77777777" w:rsidR="005660EC" w:rsidRPr="00155F65" w:rsidRDefault="00FB0BCD" w:rsidP="00F755AB">
      <w:pPr>
        <w:spacing w:line="480" w:lineRule="auto"/>
      </w:pPr>
      <w:r w:rsidRPr="00155F65">
        <w:t>Adults were sampled using multi-mesh gillnets in Lake Superior, trap nets in Lake Ontario, and seines (vendace) and multi-mesh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14:paraId="00000027" w14:textId="77777777" w:rsidR="005660EC" w:rsidRPr="00155F65" w:rsidRDefault="005660EC" w:rsidP="00F755AB">
      <w:pPr>
        <w:spacing w:line="480" w:lineRule="auto"/>
      </w:pPr>
    </w:p>
    <w:p w14:paraId="00000028" w14:textId="77777777" w:rsidR="005660EC" w:rsidRPr="00155F65" w:rsidRDefault="00FB0BCD" w:rsidP="00F755AB">
      <w:pPr>
        <w:spacing w:line="480" w:lineRule="auto"/>
      </w:pPr>
      <w:r w:rsidRPr="00155F65">
        <w:t>For clarity, our operational use of a study group is to represent a single species within a single lake (</w:t>
      </w:r>
      <w:r w:rsidRPr="00155F65">
        <w:rPr>
          <w:i/>
        </w:rPr>
        <w:t>e.g.,</w:t>
      </w:r>
      <w:r w:rsidRPr="00155F65">
        <w:t xml:space="preserve"> cisco in Lake Superior).</w:t>
      </w:r>
    </w:p>
    <w:p w14:paraId="00000029" w14:textId="77777777" w:rsidR="005660EC" w:rsidRPr="00155F65" w:rsidRDefault="005660EC" w:rsidP="00F755AB">
      <w:pPr>
        <w:spacing w:line="480" w:lineRule="auto"/>
      </w:pPr>
    </w:p>
    <w:p w14:paraId="0000002A"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37" w:name="_heading=h.owmww4ubsyql" w:colFirst="0" w:colLast="0"/>
      <w:bookmarkEnd w:id="37"/>
      <w:r w:rsidRPr="00155F65">
        <w:rPr>
          <w:rFonts w:ascii="Times New Roman" w:eastAsia="Times New Roman" w:hAnsi="Times New Roman" w:cs="Times New Roman"/>
          <w:b w:val="0"/>
          <w:sz w:val="24"/>
          <w:szCs w:val="24"/>
          <w:u w:val="single"/>
        </w:rPr>
        <w:t>Crossing Design and Fertilization</w:t>
      </w:r>
    </w:p>
    <w:p w14:paraId="0000002B" w14:textId="21A9B7B7" w:rsidR="005660EC" w:rsidRPr="00155F65" w:rsidRDefault="00FB0BCD" w:rsidP="00F755AB">
      <w:pPr>
        <w:spacing w:line="480" w:lineRule="auto"/>
      </w:pPr>
      <w:r w:rsidRPr="00155F65">
        <w:t xml:space="preserve">Eggs and milt were stripped from 12 females and 16 males from each study group and artificially fertilized under a blocked, nested full-sib, half-sib fertilization design to create a maximum of 48 full-sibling families nested within half-siblings per group. The crossing design maximized the amount of genetic variation and minimized the potential loss of multiple families if a female or </w:t>
      </w:r>
      <w:r w:rsidRPr="00155F65">
        <w:lastRenderedPageBreak/>
        <w:t>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14:paraId="0000002C" w14:textId="77777777" w:rsidR="005660EC" w:rsidRPr="00155F65" w:rsidRDefault="005660EC" w:rsidP="00F755AB">
      <w:pPr>
        <w:spacing w:line="480" w:lineRule="auto"/>
      </w:pPr>
    </w:p>
    <w:p w14:paraId="0000002D" w14:textId="24909996" w:rsidR="005660EC" w:rsidRPr="00155F65" w:rsidRDefault="00FB0BCD" w:rsidP="00F755AB">
      <w:pPr>
        <w:spacing w:line="480" w:lineRule="auto"/>
      </w:pPr>
      <w:r w:rsidRPr="00155F65">
        <w:t>Approximately 200 eggs per female were fertilized with an equal amount of milt (5-15 μl) from each male in the block.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RPr="00155F65">
        <w:rPr>
          <w:i/>
        </w:rPr>
        <w:t>e.g.,</w:t>
      </w:r>
      <w:r w:rsidRPr="00155F65">
        <w:t xml:space="preserve"> total length, mass, and egg diameter) were collected on adults. Fertilization success was determined by haphazardly taking 10 embryos from each family and assessing under microscopy within 72-hours post-fertilization</w:t>
      </w:r>
      <w:r w:rsidR="00521239" w:rsidRPr="00155F65">
        <w:t xml:space="preserve"> </w:t>
      </w:r>
      <w:r w:rsidR="00521239" w:rsidRPr="00155F65">
        <w:fldChar w:fldCharType="begin" w:fldLock="1"/>
      </w:r>
      <w:r w:rsidR="006C44F7" w:rsidRPr="00155F65">
        <w:instrText>ADDIN CSL_CITATION {"citationItems":[{"id":"ITEM-1","itemData":{"DOI":"10.1111/fme.12197","ISSN":"0969-997X","author":[{"dropping-particle":"","family":"Oberlercher","given":"T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&amp; Wanzenböck, 2016)","plainTextFormattedCitation":"(Oberlercher &amp; Wanzenböck, 2016)","previouslyFormattedCitation":"(Oberlercher &amp; Wanzenböck, 2016)"},"properties":{"noteIndex":0},"schema":"https://github.com/citation-style-language/schema/raw/master/csl-citation.json"}</w:instrText>
      </w:r>
      <w:r w:rsidR="00521239" w:rsidRPr="00155F65">
        <w:fldChar w:fldCharType="separate"/>
      </w:r>
      <w:r w:rsidR="00AB1402" w:rsidRPr="00155F65">
        <w:rPr>
          <w:noProof/>
        </w:rPr>
        <w:t>(Oberlercher &amp; Wanzenböck, 2016)</w:t>
      </w:r>
      <w:r w:rsidR="00521239" w:rsidRPr="00155F65">
        <w:fldChar w:fldCharType="end"/>
      </w:r>
      <w:r w:rsidRPr="00155F65">
        <w:t xml:space="preserve">. If fertilization was low (&lt;30%), the family was removed from the experimental setup. </w:t>
      </w:r>
    </w:p>
    <w:p w14:paraId="0000002E" w14:textId="77777777" w:rsidR="005660EC" w:rsidRPr="00155F65" w:rsidRDefault="005660EC" w:rsidP="00F755AB">
      <w:pPr>
        <w:spacing w:line="480" w:lineRule="auto"/>
      </w:pPr>
    </w:p>
    <w:p w14:paraId="0000002F"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38" w:name="_heading=h.mrfhcf7xdzp5" w:colFirst="0" w:colLast="0"/>
      <w:bookmarkEnd w:id="38"/>
      <w:r w:rsidRPr="00155F65">
        <w:rPr>
          <w:rFonts w:ascii="Times New Roman" w:eastAsia="Times New Roman" w:hAnsi="Times New Roman" w:cs="Times New Roman"/>
          <w:b w:val="0"/>
          <w:sz w:val="24"/>
          <w:szCs w:val="24"/>
          <w:u w:val="single"/>
        </w:rPr>
        <w:lastRenderedPageBreak/>
        <w:t>Rearing Conditions</w:t>
      </w:r>
    </w:p>
    <w:p w14:paraId="00000030" w14:textId="56B4A3F8" w:rsidR="005660EC" w:rsidRPr="00155F65" w:rsidRDefault="00FB0BCD" w:rsidP="00F755AB">
      <w:pPr>
        <w:spacing w:line="480" w:lineRule="auto"/>
      </w:pPr>
      <w:r w:rsidRPr="00155F65">
        <w:t>Embryos from successfully fertilized families were individually distributed into 24-well cell culture microplates and incubated in 2 ml of reconstructed fresh water (OECD ISO 6341:2012).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RPr="00155F65">
        <w:rPr>
          <w:i/>
        </w:rPr>
        <w:t>i.e.,</w:t>
      </w:r>
      <w:r w:rsidRPr="00155F65">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RPr="00155F65">
        <w:rPr>
          <w:vertAlign w:val="superscript"/>
        </w:rPr>
        <w:t>®</w:t>
      </w:r>
      <w:r w:rsidRPr="00155F65">
        <w:t xml:space="preserve"> IPP260Plus) and climate-controlled rooms at JYU (Huurre</w:t>
      </w:r>
      <w:r w:rsidRPr="00155F65">
        <w:rPr>
          <w:vertAlign w:val="superscript"/>
        </w:rPr>
        <w:t>®</w:t>
      </w:r>
      <w:r w:rsidRPr="00155F65">
        <w:t xml:space="preserve">). Experimental incubation temperature treatments were chosen to mimic </w:t>
      </w:r>
      <w:r w:rsidRPr="00155F65">
        <w:rPr>
          <w:i/>
        </w:rPr>
        <w:t>in-situ</w:t>
      </w:r>
      <w:r w:rsidRPr="00155F65">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id w:val="-1525093083"/>
        </w:sdtPr>
        <w:sdtContent/>
      </w:sdt>
      <w:r w:rsidRPr="00155F65">
        <w:t>Microplate orientation and position were rotated weekly to eliminate any temperature heterogeneity within the chambers and rooms. Water temperatures were recorded hourly with loggers (HOBO</w:t>
      </w:r>
      <w:r w:rsidRPr="00155F65">
        <w:rPr>
          <w:vertAlign w:val="superscript"/>
        </w:rPr>
        <w:t>®</w:t>
      </w:r>
      <w:r w:rsidRPr="00155F65">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life-history and morphological traits (Nikon</w:t>
      </w:r>
      <w:r w:rsidRPr="00155F65">
        <w:rPr>
          <w:vertAlign w:val="superscript"/>
        </w:rPr>
        <w:t>®</w:t>
      </w:r>
      <w:r w:rsidRPr="00155F65">
        <w:t xml:space="preserve"> D5600 and Nikon</w:t>
      </w:r>
      <w:r w:rsidRPr="00155F65">
        <w:rPr>
          <w:vertAlign w:val="superscript"/>
        </w:rPr>
        <w:t>®</w:t>
      </w:r>
      <w:r w:rsidRPr="00155F65">
        <w:t xml:space="preserve"> AF-S DX 18-55mm lens). Egg size, total length, and yolk-sac axes </w:t>
      </w:r>
      <w:r w:rsidRPr="00155F65">
        <w:lastRenderedPageBreak/>
        <w:t>were measured from images using Olympus</w:t>
      </w:r>
      <w:r w:rsidRPr="00155F65">
        <w:rPr>
          <w:vertAlign w:val="superscript"/>
        </w:rPr>
        <w:t>®</w:t>
      </w:r>
      <w:r w:rsidRPr="00155F65">
        <w:t xml:space="preserve"> LCmicro. For Lake Southern Konnevesi, the larvae were preserved in ethanol at hatch and flushed and soak in distilled water for 15 min before measuring the total length and fresh mass under the microscope</w:t>
      </w:r>
      <w:r w:rsidR="00521239" w:rsidRPr="00155F65">
        <w:t xml:space="preserve"> </w:t>
      </w:r>
      <w:r w:rsidR="00521239" w:rsidRPr="00155F65">
        <w:fldChar w:fldCharType="begin" w:fldLock="1"/>
      </w:r>
      <w:r w:rsidR="00FC61B1" w:rsidRPr="00155F65">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521239" w:rsidRPr="00155F65">
        <w:fldChar w:fldCharType="separate"/>
      </w:r>
      <w:r w:rsidR="00AB1402" w:rsidRPr="00155F65">
        <w:rPr>
          <w:noProof/>
        </w:rPr>
        <w:t>(Karjalainen, 1992)</w:t>
      </w:r>
      <w:r w:rsidR="00521239" w:rsidRPr="00155F65">
        <w:fldChar w:fldCharType="end"/>
      </w:r>
      <w:r w:rsidRPr="00155F65">
        <w:t>.</w:t>
      </w:r>
      <w:r w:rsidR="000803DD" w:rsidRPr="00155F65">
        <w:t xml:space="preserve"> </w:t>
      </w:r>
    </w:p>
    <w:p w14:paraId="00000031" w14:textId="77777777" w:rsidR="005660EC" w:rsidRPr="00155F65" w:rsidRDefault="005660EC" w:rsidP="00F755AB">
      <w:pPr>
        <w:spacing w:line="480" w:lineRule="auto"/>
      </w:pPr>
    </w:p>
    <w:p w14:paraId="33EAD5F3" w14:textId="2F876FDF" w:rsidR="000803DD" w:rsidRDefault="00FB0BCD" w:rsidP="00F755AB">
      <w:pPr>
        <w:spacing w:line="480" w:lineRule="auto"/>
        <w:rPr>
          <w:ins w:id="39" w:author="Taylor Stewart" w:date="2021-01-25T10:52:00Z"/>
        </w:rPr>
      </w:pPr>
      <w:r w:rsidRPr="00155F65">
        <w:t>Mean water temperature during incubations was maintained near the target incubation temperature for the cold and warm treatments at each lab. Mean incubation water temperatures for the cold and warmest treatments were lower than the target incubation temperature at JYU, but not at UVM (Table 1).</w:t>
      </w:r>
    </w:p>
    <w:p w14:paraId="79DB9154" w14:textId="77777777" w:rsidR="004B5723" w:rsidRPr="00155F65" w:rsidRDefault="004B5723" w:rsidP="00F755AB">
      <w:pPr>
        <w:spacing w:line="480" w:lineRule="auto"/>
      </w:pPr>
    </w:p>
    <w:p w14:paraId="535E0B16" w14:textId="59DC2C53" w:rsidR="00B10952" w:rsidRPr="00155F65" w:rsidRDefault="00B10952" w:rsidP="00F755AB">
      <w:pPr>
        <w:spacing w:line="480" w:lineRule="auto"/>
      </w:pPr>
      <w:commentRangeStart w:id="40"/>
      <w:r w:rsidRPr="00155F65">
        <w:t>All work described here was approved for ethical animal care under University of Vermont’s Institutional Animal Care and Use Committee (Protocol # PROTO202000021).</w:t>
      </w:r>
      <w:commentRangeEnd w:id="40"/>
      <w:r w:rsidR="00620F26">
        <w:rPr>
          <w:rStyle w:val="Marquedecommentaire"/>
          <w:rFonts w:ascii="Calibri" w:eastAsia="Calibri" w:hAnsi="Calibri" w:cs="Calibri"/>
        </w:rPr>
        <w:commentReference w:id="40"/>
      </w:r>
    </w:p>
    <w:p w14:paraId="00000033" w14:textId="77777777" w:rsidR="005660EC" w:rsidRPr="00155F65" w:rsidRDefault="005660EC" w:rsidP="00F755AB">
      <w:pPr>
        <w:spacing w:line="480" w:lineRule="auto"/>
      </w:pPr>
    </w:p>
    <w:p w14:paraId="00000034"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41" w:name="_heading=h.c186d8msxn74" w:colFirst="0" w:colLast="0"/>
      <w:bookmarkEnd w:id="41"/>
      <w:r w:rsidRPr="00155F65">
        <w:rPr>
          <w:rFonts w:ascii="Times New Roman" w:eastAsia="Times New Roman" w:hAnsi="Times New Roman" w:cs="Times New Roman"/>
          <w:b w:val="0"/>
          <w:sz w:val="24"/>
          <w:szCs w:val="24"/>
          <w:u w:val="single"/>
        </w:rPr>
        <w:t>Life-History and Morphological Traits</w:t>
      </w:r>
    </w:p>
    <w:p w14:paraId="00000035" w14:textId="00278D73" w:rsidR="005660EC" w:rsidRPr="00155F65" w:rsidRDefault="00FB0BCD" w:rsidP="00F755AB">
      <w:pPr>
        <w:spacing w:line="480" w:lineRule="auto"/>
      </w:pPr>
      <w:r w:rsidRPr="00155F65">
        <w:t>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RPr="00155F65">
        <w:rPr>
          <w:vertAlign w:val="superscript"/>
        </w:rPr>
        <w:t>3</w:t>
      </w:r>
      <w:r w:rsidRPr="00155F65">
        <w:t>) were measured from five individuals per family at, or as close as possible to, 50% hatching for each family. Yolk-sac volume was calculated assuming the shape of an ellipse</w:t>
      </w:r>
      <w:r w:rsidR="00521239" w:rsidRPr="00155F65">
        <w:t xml:space="preserve"> </w:t>
      </w:r>
      <w:r w:rsidR="00521239" w:rsidRPr="00155F65">
        <w:fldChar w:fldCharType="begin" w:fldLock="1"/>
      </w:r>
      <w:r w:rsidR="00177438"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521239" w:rsidRPr="00155F65">
        <w:fldChar w:fldCharType="separate"/>
      </w:r>
      <w:r w:rsidR="00AB1402" w:rsidRPr="00155F65">
        <w:rPr>
          <w:noProof/>
        </w:rPr>
        <w:t>(Blaxter, 1963)</w:t>
      </w:r>
      <w:r w:rsidR="00521239" w:rsidRPr="00155F65">
        <w:fldChar w:fldCharType="end"/>
      </w:r>
      <w:r w:rsidRPr="00155F65">
        <w:t xml:space="preserve">: </w:t>
      </w:r>
    </w:p>
    <w:p w14:paraId="00000036" w14:textId="77777777" w:rsidR="005660EC" w:rsidRPr="00155F65" w:rsidRDefault="00FB0BCD" w:rsidP="00F755AB">
      <w:pPr>
        <w:spacing w:line="480" w:lineRule="auto"/>
        <w:jc w:val="center"/>
      </w:pPr>
      <m:oMathPara>
        <m:oMath>
          <m:r>
            <w:rPr>
              <w:rFonts w:ascii="Cambria Math" w:hAnsi="Cambria Math"/>
            </w:rPr>
            <m:t xml:space="preserve">YSV=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 xml:space="preserve"> 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m:t>
          </m:r>
        </m:oMath>
      </m:oMathPara>
    </w:p>
    <w:p w14:paraId="00000037" w14:textId="77777777" w:rsidR="005660EC" w:rsidRPr="00155F65" w:rsidRDefault="00FB0BCD" w:rsidP="00F755AB">
      <w:pPr>
        <w:spacing w:line="480" w:lineRule="auto"/>
      </w:pPr>
      <w:r w:rsidRPr="00155F65">
        <w:t xml:space="preserve">where a = length of the yolk sac (mm) and b = height of the yolk sac (mm). </w:t>
      </w:r>
    </w:p>
    <w:p w14:paraId="00000038" w14:textId="77777777" w:rsidR="005660EC" w:rsidRPr="00155F65" w:rsidRDefault="005660EC" w:rsidP="00F755AB">
      <w:pPr>
        <w:spacing w:line="480" w:lineRule="auto"/>
      </w:pPr>
    </w:p>
    <w:p w14:paraId="00000039"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42" w:name="_heading=h.92umldlhlf2o" w:colFirst="0" w:colLast="0"/>
      <w:bookmarkEnd w:id="42"/>
      <w:r w:rsidRPr="00155F65">
        <w:rPr>
          <w:rFonts w:ascii="Times New Roman" w:eastAsia="Times New Roman" w:hAnsi="Times New Roman" w:cs="Times New Roman"/>
          <w:b w:val="0"/>
          <w:sz w:val="24"/>
          <w:szCs w:val="24"/>
          <w:u w:val="single"/>
        </w:rPr>
        <w:lastRenderedPageBreak/>
        <w:t>Statistical Analyses and Estimation of Variance Components</w:t>
      </w:r>
    </w:p>
    <w:p w14:paraId="2B4B8380" w14:textId="2837389F" w:rsidR="009350B8" w:rsidRPr="00155F65" w:rsidRDefault="00FB0BCD" w:rsidP="00EC2D23">
      <w:pPr>
        <w:spacing w:line="480" w:lineRule="auto"/>
      </w:pPr>
      <w:r w:rsidRPr="00155F65">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RPr="00155F65">
        <w:rPr>
          <w:i/>
          <w:iCs/>
        </w:rPr>
        <w:t>(i.e.,</w:t>
      </w:r>
      <w:r w:rsidRPr="00155F65">
        <w:t xml:space="preserve"> embryo survival) were analyzed with binomial generalized linear mixed-effects models (LMM) and variables with distributions not strongly deviating from normal (</w:t>
      </w:r>
      <w:r w:rsidRPr="00155F65">
        <w:rPr>
          <w:i/>
          <w:iCs/>
        </w:rPr>
        <w:t>i.e.,</w:t>
      </w:r>
      <w:r w:rsidRPr="00155F65">
        <w:t xml:space="preserve"> incubation period, length-at-hatch, and yolk-sac volume) were analyzed with restricted maximum likelihood LMMs with the lme4 package</w:t>
      </w:r>
      <w:r w:rsidR="00521239" w:rsidRPr="00155F65">
        <w:t xml:space="preserve"> </w:t>
      </w:r>
      <w:r w:rsidR="00521239" w:rsidRPr="00155F65">
        <w:fldChar w:fldCharType="begin" w:fldLock="1"/>
      </w:r>
      <w:r w:rsidR="00FC61B1" w:rsidRPr="00155F65">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521239" w:rsidRPr="00155F65">
        <w:fldChar w:fldCharType="separate"/>
      </w:r>
      <w:r w:rsidR="00AB1402" w:rsidRPr="00155F65">
        <w:rPr>
          <w:noProof/>
        </w:rPr>
        <w:t>(Bates et al., 2015)</w:t>
      </w:r>
      <w:r w:rsidR="00521239" w:rsidRPr="00155F65">
        <w:fldChar w:fldCharType="end"/>
      </w:r>
      <w:r w:rsidRPr="00155F65">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w:t>
      </w:r>
      <w:r w:rsidR="00EC2D23">
        <w:t>B</w:t>
      </w:r>
      <w:r w:rsidRPr="00155F65">
        <w:t xml:space="preserve">ecause embryos were raised independently, the replication unit in the statistical models is the individual embryo. </w:t>
      </w:r>
      <w:r w:rsidR="00EC2D23">
        <w:t>Although incubation temperature was treated as fixed variable based on our experimental design (</w:t>
      </w:r>
      <w:r w:rsidR="00EC2D23" w:rsidRPr="00CF27B5">
        <w:rPr>
          <w:i/>
          <w:iCs/>
        </w:rPr>
        <w:t>i.e.,</w:t>
      </w:r>
      <w:r w:rsidR="00EC2D23">
        <w:t xml:space="preserve"> few treatment levels with high replication), we acknowledge that temperature is a continuous, independent variable in nature. </w:t>
      </w:r>
      <w:r w:rsidRPr="00155F65">
        <w:t xml:space="preserve">All traits were examined for population or species, depending on </w:t>
      </w:r>
      <w:r w:rsidRPr="00155F65">
        <w:lastRenderedPageBreak/>
        <w:t xml:space="preserve">the continent, and incubation temperature effects in addition to individual parental effects (female, male, and family effects), fertilization block, and all possible interactions with backward, stepwise effect-selection using the </w:t>
      </w:r>
      <w:r w:rsidRPr="00155F65">
        <w:rPr>
          <w:i/>
        </w:rPr>
        <w:t xml:space="preserve">buildmer </w:t>
      </w:r>
      <w:r w:rsidRPr="00155F65">
        <w:t>package</w:t>
      </w:r>
      <w:r w:rsidR="00521239" w:rsidRPr="00155F65">
        <w:t xml:space="preserve"> </w:t>
      </w:r>
      <w:r w:rsidR="00521239" w:rsidRPr="00155F65">
        <w:fldChar w:fldCharType="begin" w:fldLock="1"/>
      </w:r>
      <w:r w:rsidR="00FC61B1" w:rsidRPr="00155F65">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521239" w:rsidRPr="00155F65">
        <w:fldChar w:fldCharType="separate"/>
      </w:r>
      <w:r w:rsidR="00AB1402" w:rsidRPr="00155F65">
        <w:rPr>
          <w:noProof/>
        </w:rPr>
        <w:t>(Voeten, 2020)</w:t>
      </w:r>
      <w:r w:rsidR="00521239" w:rsidRPr="00155F65">
        <w:fldChar w:fldCharType="end"/>
      </w:r>
      <w:r w:rsidRPr="00155F65">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w:t>
      </w:r>
      <w:r w:rsidR="009350B8" w:rsidRPr="00155F65">
        <w:t>Significance values for the mixed-effects model parameters (</w:t>
      </w:r>
      <w:r w:rsidR="009350B8" w:rsidRPr="00155F65">
        <w:rPr>
          <w:i/>
          <w:iCs/>
        </w:rPr>
        <w:t>i.e.,</w:t>
      </w:r>
      <w:r w:rsidR="009350B8" w:rsidRPr="00155F65">
        <w:t xml:space="preserve">  population, species, incubation temperature, interaction effects, and any random-effects selected) were determined using a likelihood ratio test between the maximal model and reduced models with the model parameter of interest removed.</w:t>
      </w:r>
    </w:p>
    <w:p w14:paraId="412CF1C4" w14:textId="77777777" w:rsidR="009350B8" w:rsidRPr="00155F65" w:rsidRDefault="009350B8" w:rsidP="00F755AB">
      <w:pPr>
        <w:spacing w:line="480" w:lineRule="auto"/>
      </w:pPr>
    </w:p>
    <w:p w14:paraId="0000003A" w14:textId="09E2142E" w:rsidR="005660EC" w:rsidRPr="00155F65" w:rsidRDefault="00FB0BCD" w:rsidP="00F755AB">
      <w:pPr>
        <w:spacing w:line="480" w:lineRule="auto"/>
      </w:pPr>
      <w:r w:rsidRPr="00155F65">
        <w:t xml:space="preserve">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14:paraId="0000003B" w14:textId="77777777" w:rsidR="005660EC" w:rsidRPr="00155F65" w:rsidRDefault="005660EC" w:rsidP="00F755AB">
      <w:pPr>
        <w:spacing w:line="480" w:lineRule="auto"/>
      </w:pPr>
    </w:p>
    <w:p w14:paraId="0000003C" w14:textId="77777777" w:rsidR="005660EC" w:rsidRPr="00155F65" w:rsidRDefault="00FB0BCD" w:rsidP="00F755AB">
      <w:pPr>
        <w:spacing w:line="480" w:lineRule="auto"/>
      </w:pPr>
      <w:r w:rsidRPr="00155F65">
        <w:t>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14:paraId="0000003D" w14:textId="77777777" w:rsidR="005660EC" w:rsidRPr="00155F65" w:rsidRDefault="005660EC" w:rsidP="00F755AB">
      <w:pPr>
        <w:spacing w:line="480" w:lineRule="auto"/>
      </w:pPr>
    </w:p>
    <w:p w14:paraId="0000003E" w14:textId="4817CAF2" w:rsidR="005660EC" w:rsidRPr="00155F65" w:rsidRDefault="00FB0BCD" w:rsidP="00F755AB">
      <w:pPr>
        <w:spacing w:line="480" w:lineRule="auto"/>
      </w:pPr>
      <w:r w:rsidRPr="00155F65">
        <w:lastRenderedPageBreak/>
        <w:t xml:space="preserve">The phenotypic variance components were partitioned into random effects for female, male, female x male, and random residual variance components using mixed-effects models with the </w:t>
      </w:r>
      <w:r w:rsidRPr="00155F65">
        <w:rPr>
          <w:i/>
        </w:rPr>
        <w:t>fullfact</w:t>
      </w:r>
      <w:r w:rsidRPr="00155F65">
        <w:t xml:space="preserve"> package</w:t>
      </w:r>
      <w:r w:rsidR="00521239" w:rsidRPr="00155F65">
        <w:t xml:space="preserve"> </w:t>
      </w:r>
      <w:r w:rsidR="00521239" w:rsidRPr="00155F65">
        <w:fldChar w:fldCharType="begin" w:fldLock="1"/>
      </w:r>
      <w:r w:rsidR="00FC61B1" w:rsidRPr="00155F65">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&amp; Pitcher, 2019)","plainTextFormattedCitation":"(Houde &amp; Pitcher, 2019)","previouslyFormattedCitation":"(Houde &amp; Pitcher, 2019)"},"properties":{"noteIndex":0},"schema":"https://github.com/citation-style-language/schema/raw/master/csl-citation.json"}</w:instrText>
      </w:r>
      <w:r w:rsidR="00521239" w:rsidRPr="00155F65">
        <w:fldChar w:fldCharType="separate"/>
      </w:r>
      <w:r w:rsidR="00AB1402" w:rsidRPr="00155F65">
        <w:rPr>
          <w:noProof/>
        </w:rPr>
        <w:t>(Houde &amp; Pitcher, 2019)</w:t>
      </w:r>
      <w:r w:rsidR="00521239" w:rsidRPr="00155F65">
        <w:fldChar w:fldCharType="end"/>
      </w:r>
      <w:r w:rsidRPr="00155F65">
        <w:t xml:space="preserve"> for each study group and incubation temperature treatment. Negative variance components were treated as zero</w:t>
      </w:r>
      <w:r w:rsidR="00521239" w:rsidRPr="00155F65">
        <w:t xml:space="preserve"> </w:t>
      </w:r>
      <w:r w:rsidR="00521239" w:rsidRPr="00155F65">
        <w:fldChar w:fldCharType="begin" w:fldLock="1"/>
      </w:r>
      <w:r w:rsidR="006C44F7" w:rsidRPr="00155F65">
        <w:instrText>ADDIN CSL_CITATION {"citationItems":[{"id":"ITEM-1","itemData":{"DOI":"10.1111/j.1365-294X.2004.02395.x","ISSN":"0962-1083","author":[{"dropping-particle":"","family":"Neff","given":"Bryan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&amp; Pitcher, 2005)","plainTextFormattedCitation":"(Neff &amp; Pitcher, 2005)","previouslyFormattedCitation":"(Neff &amp; Pitcher, 2005)"},"properties":{"noteIndex":0},"schema":"https://github.com/citation-style-language/schema/raw/master/csl-citation.json"}</w:instrText>
      </w:r>
      <w:r w:rsidR="00521239" w:rsidRPr="00155F65">
        <w:fldChar w:fldCharType="separate"/>
      </w:r>
      <w:r w:rsidR="00AB1402" w:rsidRPr="00155F65">
        <w:rPr>
          <w:noProof/>
        </w:rPr>
        <w:t>(Neff &amp; Pitcher, 2005)</w:t>
      </w:r>
      <w:r w:rsidR="00521239" w:rsidRPr="00155F65">
        <w:fldChar w:fldCharType="end"/>
      </w:r>
      <w:r w:rsidRPr="00155F65">
        <w:t xml:space="preserve">. The percent of total phenotypic variation was used to calculate the Pearson correlation coefficient between each variance component and the increase in incubation temperature for each study group. A threshold of ±0.7 was used to categorize correlations either positive </w:t>
      </w:r>
      <w:r w:rsidR="00521239" w:rsidRPr="00155F65">
        <w:t>or</w:t>
      </w:r>
      <w:r w:rsidRPr="00155F65">
        <w:t xml:space="preserve"> negative, with all values in between as no correlation. European whitefish from Lake Southern Konnevesi were removed from this analysis due to a low embryo survival and a low number of families.</w:t>
      </w:r>
    </w:p>
    <w:p w14:paraId="0000003F" w14:textId="77777777" w:rsidR="005660EC" w:rsidRPr="00155F65" w:rsidRDefault="005660EC" w:rsidP="00F755AB">
      <w:pPr>
        <w:spacing w:line="480" w:lineRule="auto"/>
      </w:pPr>
    </w:p>
    <w:p w14:paraId="00000040" w14:textId="745C1778" w:rsidR="005660EC" w:rsidRPr="00155F65" w:rsidRDefault="00FB0BCD" w:rsidP="00F755AB">
      <w:pPr>
        <w:spacing w:line="480" w:lineRule="auto"/>
      </w:pPr>
      <w:r w:rsidRPr="00155F65">
        <w:t>All analyses were performed in R version 4.0.3</w:t>
      </w:r>
      <w:r w:rsidR="00521239" w:rsidRPr="00155F65">
        <w:t xml:space="preserve"> </w:t>
      </w:r>
      <w:r w:rsidR="00521239" w:rsidRPr="00155F65">
        <w:fldChar w:fldCharType="begin" w:fldLock="1"/>
      </w:r>
      <w:r w:rsidR="00FC61B1" w:rsidRPr="00155F65">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521239" w:rsidRPr="00155F65">
        <w:fldChar w:fldCharType="separate"/>
      </w:r>
      <w:r w:rsidR="00AB1402" w:rsidRPr="00155F65">
        <w:rPr>
          <w:noProof/>
        </w:rPr>
        <w:t>(R Core Team, 2020)</w:t>
      </w:r>
      <w:r w:rsidR="00521239" w:rsidRPr="00155F65">
        <w:fldChar w:fldCharType="end"/>
      </w:r>
      <w:r w:rsidRPr="00155F65">
        <w:t>.</w:t>
      </w:r>
    </w:p>
    <w:p w14:paraId="00000041" w14:textId="77777777" w:rsidR="005660EC" w:rsidRPr="00155F65" w:rsidRDefault="005660EC" w:rsidP="00F755AB">
      <w:pPr>
        <w:spacing w:line="480" w:lineRule="auto"/>
      </w:pPr>
    </w:p>
    <w:p w14:paraId="00000042"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43" w:name="_heading=h.vvaum7t6l9nd" w:colFirst="0" w:colLast="0"/>
      <w:bookmarkEnd w:id="43"/>
      <w:r w:rsidRPr="00155F65">
        <w:rPr>
          <w:rFonts w:ascii="Times New Roman" w:eastAsia="Times New Roman" w:hAnsi="Times New Roman" w:cs="Times New Roman"/>
          <w:sz w:val="24"/>
          <w:szCs w:val="24"/>
        </w:rPr>
        <w:t>RESULTS:</w:t>
      </w:r>
    </w:p>
    <w:p w14:paraId="00000043"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44" w:name="_heading=h.r1wyxo7lcm9s" w:colFirst="0" w:colLast="0"/>
      <w:bookmarkEnd w:id="44"/>
      <w:r w:rsidRPr="00155F65">
        <w:rPr>
          <w:rFonts w:ascii="Times New Roman" w:eastAsia="Times New Roman" w:hAnsi="Times New Roman" w:cs="Times New Roman"/>
          <w:b w:val="0"/>
          <w:sz w:val="24"/>
          <w:szCs w:val="24"/>
          <w:u w:val="single"/>
        </w:rPr>
        <w:t>Spawning Adults</w:t>
      </w:r>
    </w:p>
    <w:p w14:paraId="00000044" w14:textId="77777777" w:rsidR="005660EC" w:rsidRPr="00155F65" w:rsidRDefault="00FB0BCD" w:rsidP="00F755AB">
      <w:pPr>
        <w:spacing w:line="480" w:lineRule="auto"/>
      </w:pPr>
      <w:r w:rsidRPr="00155F65">
        <w:t>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14:paraId="00000045" w14:textId="77777777" w:rsidR="005660EC" w:rsidRPr="00155F65" w:rsidRDefault="005660EC" w:rsidP="00F755AB">
      <w:pPr>
        <w:spacing w:line="480" w:lineRule="auto"/>
      </w:pPr>
    </w:p>
    <w:p w14:paraId="00000046" w14:textId="77777777" w:rsidR="005660EC" w:rsidRPr="00155F65" w:rsidRDefault="00B43CA9" w:rsidP="00F755AB">
      <w:pPr>
        <w:spacing w:line="480" w:lineRule="auto"/>
      </w:pPr>
      <w:sdt>
        <w:sdtPr>
          <w:tag w:val="goog_rdk_1"/>
          <w:id w:val="997392607"/>
        </w:sdtPr>
        <w:sdtContent/>
      </w:sdt>
      <w:r w:rsidR="00FB0BCD" w:rsidRPr="00155F65">
        <w:t>The LK-Vendace females had the smallest egg diameters and LO-Cisco females had the largest egg diameters among the study groups (Table 3). LK-Whitefish and LS-Cisco egg diameters were similar (Table 3).</w:t>
      </w:r>
    </w:p>
    <w:p w14:paraId="00000047" w14:textId="77777777" w:rsidR="005660EC" w:rsidRPr="00155F65" w:rsidRDefault="005660EC" w:rsidP="00F755AB">
      <w:pPr>
        <w:spacing w:line="480" w:lineRule="auto"/>
      </w:pPr>
    </w:p>
    <w:p w14:paraId="00000048"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45" w:name="_heading=h.8fir31drham8" w:colFirst="0" w:colLast="0"/>
      <w:bookmarkEnd w:id="45"/>
      <w:r w:rsidRPr="00155F65">
        <w:rPr>
          <w:rFonts w:ascii="Times New Roman" w:eastAsia="Times New Roman" w:hAnsi="Times New Roman" w:cs="Times New Roman"/>
          <w:b w:val="0"/>
          <w:sz w:val="24"/>
          <w:szCs w:val="24"/>
          <w:u w:val="single"/>
        </w:rPr>
        <w:lastRenderedPageBreak/>
        <w:t>Life-History and Morphological Traits and Variance Components</w:t>
      </w:r>
    </w:p>
    <w:p w14:paraId="00000049" w14:textId="77777777" w:rsidR="005660EC" w:rsidRPr="00155F65" w:rsidRDefault="00FB0BCD" w:rsidP="00F755AB">
      <w:pPr>
        <w:spacing w:line="480" w:lineRule="auto"/>
      </w:pPr>
      <w:r w:rsidRPr="00155F65">
        <w:t xml:space="preserve">All cisco traits had significant interaction effects between population and incubation temperature (maximum </w:t>
      </w:r>
      <w:r w:rsidRPr="00155F65">
        <w:rPr>
          <w:i/>
        </w:rPr>
        <w:t>P</w:t>
      </w:r>
      <w:r w:rsidRPr="00155F65">
        <w:t xml:space="preserve"> &lt; 0.001; Tables 4 and 5). All vendace and European whitefish traits had significant interaction effects between species and incubation temperature (maximum </w:t>
      </w:r>
      <w:r w:rsidRPr="00155F65">
        <w:rPr>
          <w:i/>
        </w:rPr>
        <w:t>P</w:t>
      </w:r>
      <w:r w:rsidRPr="00155F65">
        <w:t xml:space="preserve"> = 0.002; Tables 4 and 5). The interaction effects precluded any interpretation of main effects, but did suggest contrasting norms of reaction for the model groups. Below we describe the interaction effects. All random effects (</w:t>
      </w:r>
      <w:r w:rsidRPr="00155F65">
        <w:rPr>
          <w:i/>
        </w:rPr>
        <w:t xml:space="preserve">i.e., </w:t>
      </w:r>
      <w:r w:rsidRPr="00155F65">
        <w:t xml:space="preserve">female, male, and female x male) were significant (maximum </w:t>
      </w:r>
      <w:r w:rsidRPr="00155F65">
        <w:rPr>
          <w:i/>
        </w:rPr>
        <w:t>P</w:t>
      </w:r>
      <w:r w:rsidRPr="00155F65">
        <w:t xml:space="preserve"> = 0.038) except male for LAH and female x male for LAH and YSV in cisco  (Tables 4 and 5). All statistical model results can be found in Tables 4 and 5.</w:t>
      </w:r>
    </w:p>
    <w:p w14:paraId="0000004A" w14:textId="77777777" w:rsidR="005660EC" w:rsidRPr="00155F65" w:rsidRDefault="005660EC" w:rsidP="00F755AB">
      <w:pPr>
        <w:spacing w:line="480" w:lineRule="auto"/>
      </w:pPr>
    </w:p>
    <w:p w14:paraId="0000004B"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46" w:name="_heading=h.hhd41vl92a0e" w:colFirst="0" w:colLast="0"/>
      <w:bookmarkEnd w:id="46"/>
      <w:r w:rsidRPr="00155F65">
        <w:rPr>
          <w:rFonts w:ascii="Times New Roman" w:eastAsia="Times New Roman" w:hAnsi="Times New Roman" w:cs="Times New Roman"/>
          <w:b w:val="0"/>
          <w:i/>
          <w:sz w:val="24"/>
          <w:szCs w:val="24"/>
        </w:rPr>
        <w:t>Embryo Survival</w:t>
      </w:r>
    </w:p>
    <w:p w14:paraId="0000004C" w14:textId="77777777" w:rsidR="005660EC" w:rsidRPr="00155F65" w:rsidRDefault="00FB0BCD" w:rsidP="00F755AB">
      <w:pPr>
        <w:spacing w:line="480" w:lineRule="auto"/>
      </w:pPr>
      <w:r w:rsidRPr="00155F65">
        <w:t>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3). For Lake Southern Konnevesi,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4D" w14:textId="77777777" w:rsidR="005660EC" w:rsidRPr="00155F65" w:rsidRDefault="005660EC" w:rsidP="00F755AB">
      <w:pPr>
        <w:spacing w:line="480" w:lineRule="auto"/>
      </w:pPr>
    </w:p>
    <w:p w14:paraId="0000004E" w14:textId="77777777" w:rsidR="005660EC" w:rsidRPr="00155F65" w:rsidRDefault="00FB0BCD" w:rsidP="00F755AB">
      <w:pPr>
        <w:spacing w:line="480" w:lineRule="auto"/>
      </w:pPr>
      <w:r w:rsidRPr="00155F65">
        <w:lastRenderedPageBreak/>
        <w:t>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14:paraId="0000004F" w14:textId="77777777" w:rsidR="005660EC" w:rsidRPr="00155F65" w:rsidRDefault="005660EC" w:rsidP="00F755AB">
      <w:pPr>
        <w:spacing w:line="480" w:lineRule="auto"/>
      </w:pPr>
    </w:p>
    <w:p w14:paraId="00000050"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47" w:name="_heading=h.h4aggziy0q2e" w:colFirst="0" w:colLast="0"/>
      <w:bookmarkEnd w:id="47"/>
      <w:r w:rsidRPr="00155F65">
        <w:rPr>
          <w:rFonts w:ascii="Times New Roman" w:eastAsia="Times New Roman" w:hAnsi="Times New Roman" w:cs="Times New Roman"/>
          <w:b w:val="0"/>
          <w:i/>
          <w:sz w:val="24"/>
          <w:szCs w:val="24"/>
        </w:rPr>
        <w:t>Incubation Period (days post-fertilization)</w:t>
      </w:r>
    </w:p>
    <w:p w14:paraId="00000051" w14:textId="77777777" w:rsidR="005660EC" w:rsidRPr="00155F65" w:rsidRDefault="00FB0BCD" w:rsidP="00F755AB">
      <w:pPr>
        <w:spacing w:line="480" w:lineRule="auto"/>
      </w:pPr>
      <w:r w:rsidRPr="00155F65">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2" w14:textId="77777777" w:rsidR="005660EC" w:rsidRPr="00155F65" w:rsidRDefault="00FB0BCD" w:rsidP="00F755AB">
      <w:pPr>
        <w:spacing w:line="480" w:lineRule="auto"/>
      </w:pPr>
      <w:r w:rsidRPr="00155F65">
        <w:t>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14:paraId="00000053" w14:textId="77777777" w:rsidR="005660EC" w:rsidRPr="00155F65" w:rsidRDefault="005660EC" w:rsidP="00F755AB">
      <w:pPr>
        <w:spacing w:line="480" w:lineRule="auto"/>
      </w:pPr>
    </w:p>
    <w:p w14:paraId="00000054" w14:textId="77777777" w:rsidR="005660EC" w:rsidRPr="00155F65" w:rsidRDefault="00FB0BCD" w:rsidP="00F755AB">
      <w:pPr>
        <w:spacing w:line="480" w:lineRule="auto"/>
      </w:pPr>
      <w:r w:rsidRPr="00155F65">
        <w:t xml:space="preserve">In the phenotypic variance component analysis, the residual error was the largest component of phenotypic variation in DPF (means &gt;60.8%) for LK-Vendace and LS-Cisco (Figure 4, SI Table </w:t>
      </w:r>
      <w:r w:rsidRPr="00155F65">
        <w:lastRenderedPageBreak/>
        <w:t>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temperature for LS-Cisco and LO-Cisco (Table 6).</w:t>
      </w:r>
    </w:p>
    <w:p w14:paraId="00000055" w14:textId="77777777" w:rsidR="005660EC" w:rsidRPr="00155F65" w:rsidRDefault="005660EC" w:rsidP="00F755AB">
      <w:pPr>
        <w:spacing w:line="480" w:lineRule="auto"/>
      </w:pPr>
    </w:p>
    <w:p w14:paraId="00000056"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48" w:name="_heading=h.mqokvs42qlve" w:colFirst="0" w:colLast="0"/>
      <w:bookmarkEnd w:id="48"/>
      <w:r w:rsidRPr="00155F65">
        <w:rPr>
          <w:rFonts w:ascii="Times New Roman" w:eastAsia="Times New Roman" w:hAnsi="Times New Roman" w:cs="Times New Roman"/>
          <w:b w:val="0"/>
          <w:i/>
          <w:sz w:val="24"/>
          <w:szCs w:val="24"/>
        </w:rPr>
        <w:t>Incubation Period (accumulated degree-days)</w:t>
      </w:r>
    </w:p>
    <w:p w14:paraId="00000057" w14:textId="77777777" w:rsidR="005660EC" w:rsidRPr="00155F65" w:rsidRDefault="00FB0BCD" w:rsidP="00F755AB">
      <w:pPr>
        <w:spacing w:line="480" w:lineRule="auto"/>
      </w:pPr>
      <w:r w:rsidRPr="00155F65">
        <w:t>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8" w14:textId="77777777" w:rsidR="005660EC" w:rsidRPr="00155F65" w:rsidRDefault="005660EC" w:rsidP="00F755AB">
      <w:pPr>
        <w:spacing w:line="480" w:lineRule="auto"/>
      </w:pPr>
    </w:p>
    <w:p w14:paraId="00000059" w14:textId="77777777" w:rsidR="005660EC" w:rsidRPr="00155F65" w:rsidRDefault="00FB0BCD" w:rsidP="00F755AB">
      <w:pPr>
        <w:spacing w:line="480" w:lineRule="auto"/>
      </w:pPr>
      <w:r w:rsidRPr="00155F65">
        <w:t xml:space="preserve">In the phenotypic variance component analysis and correlations, ADD had a similar response as DPF among all study groups as the data only had a different temperature scaling factor (Figure 4, SI Table 1, Table 6). </w:t>
      </w:r>
    </w:p>
    <w:p w14:paraId="0000005A" w14:textId="77777777" w:rsidR="005660EC" w:rsidRPr="00155F65" w:rsidRDefault="005660EC" w:rsidP="00F755AB">
      <w:pPr>
        <w:spacing w:line="480" w:lineRule="auto"/>
      </w:pPr>
    </w:p>
    <w:p w14:paraId="0000005B"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49" w:name="_heading=h.3dzzcn6xy06p" w:colFirst="0" w:colLast="0"/>
      <w:bookmarkEnd w:id="49"/>
      <w:r w:rsidRPr="00155F65">
        <w:rPr>
          <w:rFonts w:ascii="Times New Roman" w:eastAsia="Times New Roman" w:hAnsi="Times New Roman" w:cs="Times New Roman"/>
          <w:b w:val="0"/>
          <w:i/>
          <w:sz w:val="24"/>
          <w:szCs w:val="24"/>
        </w:rPr>
        <w:t>Length-at-Hatch</w:t>
      </w:r>
    </w:p>
    <w:p w14:paraId="0000005C" w14:textId="77777777" w:rsidR="005660EC" w:rsidRPr="00155F65" w:rsidRDefault="00FB0BCD" w:rsidP="00F755AB">
      <w:pPr>
        <w:spacing w:line="480" w:lineRule="auto"/>
      </w:pPr>
      <w:r w:rsidRPr="00155F65">
        <w:t>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14:paraId="0000005D" w14:textId="77777777" w:rsidR="005660EC" w:rsidRPr="00155F65" w:rsidRDefault="005660EC" w:rsidP="00F755AB">
      <w:pPr>
        <w:spacing w:line="480" w:lineRule="auto"/>
      </w:pPr>
    </w:p>
    <w:p w14:paraId="0000005E" w14:textId="77777777" w:rsidR="005660EC" w:rsidRPr="00155F65" w:rsidRDefault="00FB0BCD" w:rsidP="00F755AB">
      <w:pPr>
        <w:spacing w:line="480" w:lineRule="auto"/>
      </w:pPr>
      <w:r w:rsidRPr="00155F65">
        <w:t>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14:paraId="0000005F" w14:textId="77777777" w:rsidR="005660EC" w:rsidRPr="00155F65" w:rsidRDefault="005660EC" w:rsidP="00F755AB">
      <w:pPr>
        <w:spacing w:line="480" w:lineRule="auto"/>
      </w:pPr>
    </w:p>
    <w:p w14:paraId="00000060"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50" w:name="_heading=h.sn67c1in18em" w:colFirst="0" w:colLast="0"/>
      <w:bookmarkEnd w:id="50"/>
      <w:r w:rsidRPr="00155F65">
        <w:rPr>
          <w:rFonts w:ascii="Times New Roman" w:eastAsia="Times New Roman" w:hAnsi="Times New Roman" w:cs="Times New Roman"/>
          <w:b w:val="0"/>
          <w:i/>
          <w:sz w:val="24"/>
          <w:szCs w:val="24"/>
        </w:rPr>
        <w:lastRenderedPageBreak/>
        <w:t>Yolk-sac Volume</w:t>
      </w:r>
    </w:p>
    <w:p w14:paraId="00000061" w14:textId="77777777" w:rsidR="005660EC" w:rsidRPr="00155F65" w:rsidRDefault="00FB0BCD" w:rsidP="00F755AB">
      <w:pPr>
        <w:spacing w:line="480" w:lineRule="auto"/>
      </w:pPr>
      <w:r w:rsidRPr="00155F65">
        <w:t>Yolk-sac volume was highest for all study groups at 9.0°C and decreased as temperature decreased (Figure 5). For cisco, the difference in YSV was similar between populations at the warmest incubation temperature (0.04 mm</w:t>
      </w:r>
      <w:r w:rsidRPr="00155F65">
        <w:rPr>
          <w:vertAlign w:val="superscript"/>
        </w:rPr>
        <w:t>3</w:t>
      </w:r>
      <w:r w:rsidRPr="00155F65">
        <w:t>) but diverged as incubation temperature decreased; YSV in LO-Cisco (0.40 mm</w:t>
      </w:r>
      <w:r w:rsidRPr="00155F65">
        <w:rPr>
          <w:vertAlign w:val="superscript"/>
        </w:rPr>
        <w:t>3</w:t>
      </w:r>
      <w:r w:rsidRPr="00155F65">
        <w:t>) was smaller than LS-Cisco (0.64 mm</w:t>
      </w:r>
      <w:r w:rsidRPr="00155F65">
        <w:rPr>
          <w:vertAlign w:val="superscript"/>
        </w:rPr>
        <w:t>3</w:t>
      </w:r>
      <w:r w:rsidRPr="00155F65">
        <w:t>)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RPr="00155F65">
        <w:rPr>
          <w:vertAlign w:val="superscript"/>
        </w:rPr>
        <w:t>3</w:t>
      </w:r>
      <w:r w:rsidRPr="00155F65">
        <w:t>) than at the warmest temperature (1.07 mm</w:t>
      </w:r>
      <w:r w:rsidRPr="00155F65">
        <w:rPr>
          <w:vertAlign w:val="superscript"/>
        </w:rPr>
        <w:t>3</w:t>
      </w:r>
      <w:r w:rsidRPr="00155F65">
        <w:t>;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14:paraId="00000062" w14:textId="77777777" w:rsidR="005660EC" w:rsidRPr="00155F65" w:rsidRDefault="005660EC" w:rsidP="00F755AB">
      <w:pPr>
        <w:spacing w:line="480" w:lineRule="auto"/>
      </w:pPr>
    </w:p>
    <w:p w14:paraId="00000063" w14:textId="77777777" w:rsidR="005660EC" w:rsidRPr="00155F65" w:rsidRDefault="00FB0BCD" w:rsidP="00F755AB">
      <w:pPr>
        <w:spacing w:line="480" w:lineRule="auto"/>
      </w:pPr>
      <w:r w:rsidRPr="00155F65">
        <w:t>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14:paraId="00000064" w14:textId="77777777" w:rsidR="005660EC" w:rsidRPr="00155F65" w:rsidRDefault="005660EC" w:rsidP="00F755AB">
      <w:pPr>
        <w:spacing w:line="480" w:lineRule="auto"/>
      </w:pPr>
    </w:p>
    <w:p w14:paraId="00000065"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51" w:name="_heading=h.wdev1elipezg" w:colFirst="0" w:colLast="0"/>
      <w:bookmarkEnd w:id="51"/>
      <w:r w:rsidRPr="00155F65">
        <w:rPr>
          <w:rFonts w:ascii="Times New Roman" w:eastAsia="Times New Roman" w:hAnsi="Times New Roman" w:cs="Times New Roman"/>
          <w:sz w:val="24"/>
          <w:szCs w:val="24"/>
        </w:rPr>
        <w:t>DISCUSSION:</w:t>
      </w:r>
    </w:p>
    <w:p w14:paraId="00000066" w14:textId="77777777" w:rsidR="005660EC" w:rsidRPr="00155F65" w:rsidRDefault="00FB0BCD" w:rsidP="00F755AB">
      <w:pPr>
        <w:spacing w:line="480" w:lineRule="auto"/>
      </w:pPr>
      <w:r w:rsidRPr="00155F65">
        <w:t>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RPr="00155F65">
        <w:rPr>
          <w:i/>
        </w:rPr>
        <w:t>i.e.,</w:t>
      </w:r>
      <w:r w:rsidRPr="00155F65">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7" w14:textId="77777777" w:rsidR="005660EC" w:rsidRPr="00155F65" w:rsidRDefault="005660EC" w:rsidP="00F755AB">
      <w:pPr>
        <w:spacing w:line="480" w:lineRule="auto"/>
      </w:pPr>
    </w:p>
    <w:p w14:paraId="00000068" w14:textId="4A3F97A3" w:rsidR="005660EC" w:rsidRPr="00155F65" w:rsidRDefault="00FB0BCD" w:rsidP="00F755AB">
      <w:pPr>
        <w:spacing w:line="480" w:lineRule="auto"/>
      </w:pPr>
      <w:r w:rsidRPr="00155F65">
        <w:t>Embryo survival had an overall negative correlation with increasing temperature among all study groups. However, populations of ciscos and congeneric species from the same lake (</w:t>
      </w:r>
      <w:r w:rsidRPr="00155F65">
        <w:rPr>
          <w:i/>
        </w:rPr>
        <w:t>i.e.,</w:t>
      </w:r>
      <w:r w:rsidRPr="00155F65">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w:t>
      </w:r>
      <w:commentRangeStart w:id="52"/>
      <w:r w:rsidRPr="00155F65">
        <w:t>The contrasting levels of response in embryo survival to increased incubation temperatures among study groups was surprising because temperature is the main force determining coregonine embryo development</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survival</w:t>
      </w:r>
      <w:r w:rsidR="00FC61B1" w:rsidRPr="00155F65">
        <w:t xml:space="preserve"> </w:t>
      </w:r>
      <w:r w:rsidR="00FC61B1"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temperature","type":"article-journal","volume":"42"},"uris":["http://www.mendeley.com/documents/?uuid=a41a68c1-0329-4c01-8cf6-6aaa16910c05"]}],"mendeley":{"formattedCitation":"(Brooke &amp; Colby, 1980; Colby &amp; Brooke, 1970; Luczynski &amp; Kirklewska, 1984)","plainTextFormattedCitation":"(Brooke &amp; Colby, 1980; Colby &amp; Brooke, 1970; Luczynski &amp; Kirklewska, 1984)","previouslyFormattedCitation":"(Brooke &amp; Colby, 1980; Colby &amp; Brooke, 1970; Luczynski &amp; Kirklewska, 1984)"},"properties":{"noteIndex":0},"schema":"https://github.com/citation-style-language/schema/raw/master/csl-citation.json"}</w:instrText>
      </w:r>
      <w:r w:rsidR="00FC61B1" w:rsidRPr="00155F65">
        <w:fldChar w:fldCharType="separate"/>
      </w:r>
      <w:r w:rsidR="00FC61B1" w:rsidRPr="00155F65">
        <w:rPr>
          <w:noProof/>
        </w:rPr>
        <w:t>(Brooke &amp; Colby, 1980; Colby &amp; Brooke, 1970; Luczynski &amp; Kirklewska, 1984)</w:t>
      </w:r>
      <w:r w:rsidR="00FC61B1" w:rsidRPr="00155F65">
        <w:fldChar w:fldCharType="end"/>
      </w:r>
      <w:r w:rsidRPr="00155F65">
        <w:t xml:space="preserve">. If temperature was a dominant factor for embryo survival, we would have expected similar responses among all study groups. </w:t>
      </w:r>
      <w:commentRangeEnd w:id="52"/>
      <w:r w:rsidR="00101C3E">
        <w:rPr>
          <w:rStyle w:val="Marquedecommentaire"/>
          <w:rFonts w:ascii="Calibri" w:eastAsia="Calibri" w:hAnsi="Calibri" w:cs="Calibri"/>
        </w:rPr>
        <w:commentReference w:id="52"/>
      </w:r>
      <w:r w:rsidRPr="00155F65">
        <w:t xml:space="preserve">Additionally, our </w:t>
      </w:r>
      <w:r w:rsidRPr="00155F65">
        <w:lastRenderedPageBreak/>
        <w:t>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w:t>
      </w:r>
      <w:r w:rsidR="00FC61B1" w:rsidRPr="00155F65">
        <w:t xml:space="preserve"> </w:t>
      </w:r>
      <w:r w:rsidR="00FC61B1"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FC61B1" w:rsidRPr="00155F65">
        <w:fldChar w:fldCharType="separate"/>
      </w:r>
      <w:r w:rsidR="00FC61B1" w:rsidRPr="00155F65">
        <w:rPr>
          <w:noProof/>
        </w:rPr>
        <w:t>(Müller, 1992)</w:t>
      </w:r>
      <w:r w:rsidR="00FC61B1" w:rsidRPr="00155F65">
        <w:fldChar w:fldCharType="end"/>
      </w:r>
      <w:r w:rsidRPr="00155F65">
        <w:t>. Interaction between temperature and sediments are likely, and temperature increases may act as a catalyzer of embryo sensitivity to sediment stress</w:t>
      </w:r>
      <w:r w:rsidR="00FC61B1" w:rsidRPr="00155F65">
        <w:t xml:space="preserve"> </w:t>
      </w:r>
      <w:r w:rsidR="00FC61B1" w:rsidRPr="00155F65">
        <w:fldChar w:fldCharType="begin" w:fldLock="1"/>
      </w:r>
      <w:r w:rsidR="00535E63">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id":"ITEM-2","itemData":{"DOI":"10.1139/cjfas-2020-0256","ISSN":"0706-652X","author":[{"dropping-particle":"","family":"Mari","given":"Lisandrina","non-dropping-particle":"","parse-names":false,"suffix":""},{"dropping-particle":"","family":"Daufresne","given":"Martin","non-dropping-particle":"","parse-names":false,"suffix":""},{"dropping-particle":"","family":"Guillard","given":"Jean","non-dropping-particle":"","parse-names":false,"suffix":""},{"dropping-particle":"","family":"Evanno","given":"Guillaume","non-dropping-particle":"","parse-names":false,"suffix":""},{"dropping-particle":"","family":"Lasne","given":"Emilien","non-dropping-particle":"","parse-names":false,"suffix":""}],"container-title":"Canadian Journal of Fisheries and Aquatic Sciences","id":"ITEM-2","issued":{"date-parts":[["0"]]},"title":"Elevated temperature and deposited sediment jointly affect early life history traits in southernmost arctic charr populations","type":"article-journal","volume":"In press"},"uris":["http://www.mendeley.com/documents/?uuid=0103229a-d744-454b-b2e4-e6db8fad1e11"]}],"mendeley":{"formattedCitation":"(Mari et al., n.d., 2016)","plainTextFormattedCitation":"(Mari et al., n.d., 2016)","previouslyFormattedCitation":"(Mari et al., n.d., 2016)"},"properties":{"noteIndex":0},"schema":"https://github.com/citation-style-language/schema/raw/master/csl-citation.json"}</w:instrText>
      </w:r>
      <w:r w:rsidR="00FC61B1" w:rsidRPr="00155F65">
        <w:fldChar w:fldCharType="separate"/>
      </w:r>
      <w:r w:rsidR="00464B60" w:rsidRPr="00155F65">
        <w:rPr>
          <w:noProof/>
        </w:rPr>
        <w:t xml:space="preserve">(Mari et al., </w:t>
      </w:r>
      <w:r w:rsidR="00464B60" w:rsidRPr="00CA2777">
        <w:rPr>
          <w:noProof/>
          <w:highlight w:val="yellow"/>
          <w:rPrChange w:id="53" w:author="Emilien Lasne" w:date="2021-02-02T16:41:00Z">
            <w:rPr>
              <w:noProof/>
            </w:rPr>
          </w:rPrChange>
        </w:rPr>
        <w:t>n.d.</w:t>
      </w:r>
      <w:r w:rsidR="00464B60" w:rsidRPr="00155F65">
        <w:rPr>
          <w:noProof/>
        </w:rPr>
        <w:t>, 2016)</w:t>
      </w:r>
      <w:r w:rsidR="00FC61B1" w:rsidRPr="00155F65">
        <w:fldChar w:fldCharType="end"/>
      </w:r>
      <w:r w:rsidRPr="00155F65">
        <w:t>. Even though temperature did negatively impact embryo survival in our experiment, the effect of temperature in the wild could be even stronger.</w:t>
      </w:r>
    </w:p>
    <w:p w14:paraId="00000069" w14:textId="77777777" w:rsidR="005660EC" w:rsidRPr="00155F65" w:rsidRDefault="005660EC" w:rsidP="00F755AB">
      <w:pPr>
        <w:spacing w:line="480" w:lineRule="auto"/>
      </w:pPr>
    </w:p>
    <w:p w14:paraId="0000006A" w14:textId="69ADA28E" w:rsidR="005660EC" w:rsidRPr="00155F65" w:rsidRDefault="00FB0BCD" w:rsidP="00F755AB">
      <w:pPr>
        <w:spacing w:line="480" w:lineRule="auto"/>
      </w:pPr>
      <w:r w:rsidRPr="00155F65">
        <w:t xml:space="preserve">Our result that incubation periods from LK-Vendace and LK-Whitefish were longer and had a strong response to increasing temperatures, even at the warmest incubation temperatures, supports previous </w:t>
      </w:r>
      <w:r w:rsidR="0072222B">
        <w:t>findings</w:t>
      </w:r>
      <w:r w:rsidR="0072222B" w:rsidRPr="00155F65">
        <w:t xml:space="preserve"> </w:t>
      </w:r>
      <w:r w:rsidRPr="00155F65">
        <w:t>that vendace and European whitefish from Lake Southern Konnevesi have a high degree of developmental flexibility</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The contrasting response between vendace and European whitefish was likely due to species differences</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ecotypes (</w:t>
      </w:r>
      <w:r w:rsidRPr="00155F65">
        <w:rPr>
          <w:i/>
        </w:rPr>
        <w:t>i.e.,</w:t>
      </w:r>
      <w:r w:rsidRPr="00155F65">
        <w:t xml:space="preserve"> benthic versus pelagic; </w:t>
      </w:r>
      <w:r w:rsidR="00FC61B1" w:rsidRPr="00155F65">
        <w:fldChar w:fldCharType="begin" w:fldLock="1"/>
      </w:r>
      <w:r w:rsidR="00464B60" w:rsidRPr="00155F65">
        <w:instrText>ADDIN CSL_CITATION {"citationItems":[{"id":"ITEM-1","itemData":{"DOI":"10.1093/czoolo/58.1.21","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2012)","manualFormatting":"Mcphee et al., 2012)","plainTextFormattedCitation":"(Mcphee et al., 2012)","previouslyFormattedCitation":"(Mcphee et al., 2012)"},"properties":{"noteIndex":0},"schema":"https://github.com/citation-style-language/schema/raw/master/csl-citation.json"}</w:instrText>
      </w:r>
      <w:r w:rsidR="00FC61B1" w:rsidRPr="00155F65">
        <w:fldChar w:fldCharType="separate"/>
      </w:r>
      <w:r w:rsidR="00FC61B1" w:rsidRPr="00155F65">
        <w:rPr>
          <w:noProof/>
        </w:rPr>
        <w:t>Mcphee et al., 2012)</w:t>
      </w:r>
      <w:r w:rsidR="00FC61B1" w:rsidRPr="00155F65">
        <w:fldChar w:fldCharType="end"/>
      </w:r>
      <w:r w:rsidRPr="00155F65">
        <w:t>. Additionally,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If winter water temperatures rise as embryos incubate, the ability to match optimal spring nursery conditions may be weakened </w:t>
      </w:r>
      <w:r w:rsidR="00FC61B1" w:rsidRPr="00155F65">
        <w:fldChar w:fldCharType="begin" w:fldLock="1"/>
      </w:r>
      <w:r w:rsidR="0008158E" w:rsidRPr="00155F65">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FC61B1" w:rsidRPr="00155F65">
        <w:fldChar w:fldCharType="separate"/>
      </w:r>
      <w:r w:rsidR="00FC61B1" w:rsidRPr="00155F65">
        <w:rPr>
          <w:noProof/>
        </w:rPr>
        <w:t>(Cushing, 1990; Karjalainen et al., 2015; Myers et al., 2015)</w:t>
      </w:r>
      <w:r w:rsidR="00FC61B1" w:rsidRPr="00155F65">
        <w:fldChar w:fldCharType="end"/>
      </w:r>
      <w:r w:rsidRPr="00155F65">
        <w:t xml:space="preserve">. Populations that are more resilient to increasing or variable winter incubation temperatures may have a better opportunity to regulate ontogeny and control the time of hatching. </w:t>
      </w:r>
    </w:p>
    <w:p w14:paraId="0000006B" w14:textId="77777777" w:rsidR="005660EC" w:rsidRPr="00155F65" w:rsidRDefault="005660EC" w:rsidP="00F755AB">
      <w:pPr>
        <w:spacing w:line="480" w:lineRule="auto"/>
      </w:pPr>
    </w:p>
    <w:p w14:paraId="0000006C" w14:textId="6E7A5A8D" w:rsidR="005660EC" w:rsidRPr="00155F65" w:rsidRDefault="00FB0BCD" w:rsidP="00F755AB">
      <w:pPr>
        <w:spacing w:line="480" w:lineRule="auto"/>
      </w:pPr>
      <w:r w:rsidRPr="00155F65">
        <w:t>Fish spawning strategies are variable, ranging in frequency from daily to once in a lifetime and in timing from the same time each year to across all seasons</w:t>
      </w:r>
      <w:r w:rsidR="00FC61B1" w:rsidRPr="00155F65">
        <w:t xml:space="preserve"> </w:t>
      </w:r>
      <w:r w:rsidR="00FC61B1" w:rsidRPr="00155F65">
        <w:fldChar w:fldCharType="begin" w:fldLock="1"/>
      </w:r>
      <w:r w:rsidR="00464B60" w:rsidRPr="00155F65">
        <w:instrText>ADDIN CSL_CITATION {"citationItems":[{"id":"ITEM-1","itemData":{"DOI":"10.1111/faf.12043","ISSN":"1467-2960","author":[{"dropping-particle":"","family":"McBride","given":"Richard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FC61B1" w:rsidRPr="00155F65">
        <w:fldChar w:fldCharType="separate"/>
      </w:r>
      <w:r w:rsidR="00FC61B1" w:rsidRPr="00155F65">
        <w:rPr>
          <w:noProof/>
        </w:rPr>
        <w:t>(McBride et al., 2015)</w:t>
      </w:r>
      <w:r w:rsidR="00FC61B1" w:rsidRPr="00155F65">
        <w:fldChar w:fldCharType="end"/>
      </w:r>
      <w:r w:rsidRPr="00155F65">
        <w:t>. For many species, spawning strategies and breeding patterns are constrained by the adult body condition, gonadogenesis, and the environment</w:t>
      </w:r>
      <w:r w:rsidR="00FC61B1" w:rsidRPr="00155F65">
        <w:t xml:space="preserve"> </w:t>
      </w:r>
      <w:r w:rsidR="00FC61B1" w:rsidRPr="00155F65">
        <w:fldChar w:fldCharType="begin" w:fldLock="1"/>
      </w:r>
      <w:r w:rsidR="00855412" w:rsidRPr="00155F65">
        <w:instrText>ADDIN CSL_CITATION {"citationItems":[{"id":"ITEM-1","itemData":{"DOI":"10.1139/f05-210","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harengus).","type":"article-journal","volume":"66"},"uris":["http://www.mendeley.com/documents/?uuid=9476da71-8353-46a1-8e14-92888b239f7f"]},{"id":"ITEM-3","itemData":{"DOI":"10.1139/cjfas-2013-0254","ISBN":"0706-652x","ISSN":"0706-652X","abstract":"Recent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Sciences","id":"ITEM-3","issue":"8","issued":{"date-parts":[["2014"]]},"language":"English","note":"Ao7fn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Lakes","type":"article-journal","volume":"71"},"uris":["http://www.mendeley.com/documents/?uuid=e3302a94-2493-38ee-8cd2-324d14a92fb2"]},{"id":"ITEM-4","itemData":{"DOI":"10.1111/faf.12043","ISSN":"1467-2960","author":[{"dropping-particle":"","family":"McBride","given":"Richard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w:instrText>
      </w:r>
      <w:r w:rsidR="00855412" w:rsidRPr="00B43CA9">
        <w:rPr>
          <w:lang w:val="fr-FR"/>
          <w:rPrChange w:id="54" w:author="Emilien Lasne" w:date="2021-01-29T10:15:00Z">
            <w:rPr/>
          </w:rPrChange>
        </w:rPr>
        <w:instrText>":""},{"dropping-particle":"","family":"Albert","given":"Anu","non-dropping-particle":"","parse-names":false,"suffix":""},{"dropping-particle":"","family":"Yaragina","given":"Nathalia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Fisheries","id":"ITEM-4","issue":"1","issued":{"date-parts":[["2015"]]},"page":"23-57","publisher":"Wiley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strategies","type":"article-journal","volume":"16"},"uris":["http://www.mendeley.com/documents/?uuid=62f4446c-fd66-401b-9ac2-7c01fb63c9ab"]}],"mendeley":{"formattedCitation":"(Jørgensen et al., 2006; McBride et al., 2015; Muir et al., 2014; van Damme et al., 2009)","plainTextFormattedCitation":"(Jørgensen et al., 2006; McBride et al., 2015; Muir et al., 2014; van Damme et al., 2009)","previouslyFormattedCitation":"(Jørgensen et al., 2006; McBride et al., 2015; Muir et al., 2014; van Damme et al., 2009)"},"properties":{"noteIndex":0},"schema":"https://github.com/citation-style-language/schema/raw/master/csl-citation.json"}</w:instrText>
      </w:r>
      <w:r w:rsidR="00FC61B1" w:rsidRPr="00155F65">
        <w:fldChar w:fldCharType="separate"/>
      </w:r>
      <w:r w:rsidR="00FC61B1" w:rsidRPr="00B43CA9">
        <w:rPr>
          <w:noProof/>
          <w:lang w:val="fr-FR"/>
          <w:rPrChange w:id="55" w:author="Emilien Lasne" w:date="2021-01-29T10:15:00Z">
            <w:rPr>
              <w:noProof/>
            </w:rPr>
          </w:rPrChange>
        </w:rPr>
        <w:t>(Jørgensen et al., 2006; McBride et al., 2015; Muir et al., 2014; van Damme et al., 2009)</w:t>
      </w:r>
      <w:r w:rsidR="00FC61B1" w:rsidRPr="00155F65">
        <w:fldChar w:fldCharType="end"/>
      </w:r>
      <w:r w:rsidRPr="00B43CA9">
        <w:rPr>
          <w:lang w:val="fr-FR"/>
          <w:rPrChange w:id="56" w:author="Emilien Lasne" w:date="2021-01-29T10:15:00Z">
            <w:rPr/>
          </w:rPrChange>
        </w:rPr>
        <w:t xml:space="preserve">. </w:t>
      </w:r>
      <w:r w:rsidRPr="00155F65">
        <w:t xml:space="preserve">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2"/>
          <w:id w:val="671148092"/>
        </w:sdtPr>
        <w:sdtContent>
          <w:commentRangeStart w:id="57"/>
        </w:sdtContent>
      </w:sdt>
      <w:r w:rsidRPr="00155F65">
        <w:t>if water temperatures continue to rise as a result of climate change.</w:t>
      </w:r>
      <w:commentRangeEnd w:id="57"/>
      <w:r w:rsidRPr="00155F65">
        <w:commentReference w:id="57"/>
      </w:r>
      <w:r w:rsidRPr="00155F65">
        <w:t xml:space="preserve"> However, low-latitude coregonine populations already spawn in late-autumn and early-winter</w:t>
      </w:r>
      <w:r w:rsidR="00FC61B1" w:rsidRPr="00155F65">
        <w:t xml:space="preserve"> </w:t>
      </w:r>
      <w:r w:rsidR="00FC61B1" w:rsidRPr="00155F65">
        <w:fldChar w:fldCharType="begin" w:fldLock="1"/>
      </w:r>
      <w:r w:rsidR="00FC61B1"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Stockwell et al., 2009)","plainTextFormattedCitation":"(Eshenroder et al., 2016; Stockwell et al., 2009)","previouslyFormattedCitation":"(Eshenroder et al., 2016; Stockwell et al., 2009)"},"properties":{"noteIndex":0},"schema":"https://github.com/citation-style-language/schema/raw/master/csl-citation.json"}</w:instrText>
      </w:r>
      <w:r w:rsidR="00FC61B1" w:rsidRPr="00155F65">
        <w:fldChar w:fldCharType="separate"/>
      </w:r>
      <w:r w:rsidR="00FC61B1" w:rsidRPr="00155F65">
        <w:rPr>
          <w:noProof/>
        </w:rPr>
        <w:t>(Eshenroder et al., 2016; Stockwell et al., 2009)</w:t>
      </w:r>
      <w:r w:rsidR="00FC61B1" w:rsidRPr="00155F65">
        <w:fldChar w:fldCharType="end"/>
      </w:r>
      <w:r w:rsidRPr="00155F65">
        <w:t>, which begs the question: do low-latitude populations have capacity to spawn later in the winter if temperatures continue to rise? Winter spawning may lead to less vulnerability to contemporary climate change. For instance, Atlantic herring (</w:t>
      </w:r>
      <w:r w:rsidRPr="00155F65">
        <w:rPr>
          <w:i/>
        </w:rPr>
        <w:t>Clupea harengus</w:t>
      </w:r>
      <w:r w:rsidRPr="00155F65">
        <w:t>) have both autumn- and winter-spawning stocks in the North Sea that share the same summer feeding grounds and start oocyte development at the same time</w:t>
      </w:r>
      <w:r w:rsidR="00FC61B1" w:rsidRPr="00155F65">
        <w:t xml:space="preserve"> </w:t>
      </w:r>
      <w:r w:rsidR="00FC61B1" w:rsidRPr="00155F65">
        <w:fldChar w:fldCharType="begin" w:fldLock="1"/>
      </w:r>
      <w:r w:rsidR="00855412" w:rsidRPr="00155F65">
        <w:instrText>ADDIN CSL_CITATION {"citationItems":[{"id":"ITEM-1","itemData":{"DOI":"10.1139/F09-153","ISSN":"0706-652X","author":[{"dropping-particle":"","family":"Damme","given":"Cindy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C61B1" w:rsidRPr="00155F65">
        <w:fldChar w:fldCharType="separate"/>
      </w:r>
      <w:r w:rsidR="00FC61B1" w:rsidRPr="00155F65">
        <w:rPr>
          <w:noProof/>
        </w:rPr>
        <w:t>(van Damme et al., 2009)</w:t>
      </w:r>
      <w:r w:rsidR="00FC61B1" w:rsidRPr="00155F65">
        <w:fldChar w:fldCharType="end"/>
      </w:r>
      <w:r w:rsidRPr="00155F65">
        <w:t>. Similarly, coregonines can exhibit contrasting spawning strategies.</w:t>
      </w:r>
    </w:p>
    <w:p w14:paraId="0000006D" w14:textId="77777777" w:rsidR="005660EC" w:rsidRPr="00155F65" w:rsidRDefault="005660EC" w:rsidP="00F755AB">
      <w:pPr>
        <w:spacing w:line="480" w:lineRule="auto"/>
      </w:pPr>
    </w:p>
    <w:p w14:paraId="0000006E" w14:textId="3289D0EA" w:rsidR="005660EC" w:rsidRPr="00155F65" w:rsidRDefault="00FB0BCD" w:rsidP="00F755AB">
      <w:pPr>
        <w:spacing w:line="480" w:lineRule="auto"/>
      </w:pPr>
      <w:r w:rsidRPr="00155F65">
        <w:t xml:space="preserve">Sympatric coregonine species with autumn, winter, and spring-spawning stocks co-occur in several northern- and central-Eurasian lakes </w:t>
      </w:r>
      <w:r w:rsidR="00FC61B1" w:rsidRPr="00155F65">
        <w:fldChar w:fldCharType="begin" w:fldLock="1"/>
      </w:r>
      <w:r w:rsidR="006C44F7"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DOI":"10.1139/F08-120","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&amp; Lahti, 1988; Ohlberger et al., 2008; Schulz et al., 2006; Schulz &amp; Freyhof, 2003)","plainTextFormattedCitation":"(Eronen &amp; Lahti, 1988; Ohlberger et al., 2008; Schulz et al., 2006; Schulz &amp; Freyhof, 2003)","previouslyFormattedCitation":"(Eronen &amp; Lahti, 1988; Ohlberger et al., 2008; Schulz et al., 2006; Schulz &amp; Freyhof, 2003)"},"properties":{"noteIndex":0},"schema":"https://github.com/citation-style-language/schema/raw/master/csl-citation.json"}</w:instrText>
      </w:r>
      <w:r w:rsidR="00FC61B1" w:rsidRPr="00155F65">
        <w:fldChar w:fldCharType="separate"/>
      </w:r>
      <w:r w:rsidR="00FC61B1" w:rsidRPr="00155F65">
        <w:rPr>
          <w:noProof/>
        </w:rPr>
        <w:t>(Eronen &amp; Lahti, 1988; Ohlberger et al., 2008; Schulz et al., 2006; Schulz &amp; Freyhof, 2003)</w:t>
      </w:r>
      <w:r w:rsidR="00FC61B1" w:rsidRPr="00155F65">
        <w:fldChar w:fldCharType="end"/>
      </w:r>
      <w:r w:rsidR="00FC61B1" w:rsidRPr="00155F65">
        <w:t xml:space="preserve"> </w:t>
      </w:r>
      <w:r w:rsidRPr="00155F65">
        <w:t xml:space="preserve">and allopatric spring-spawning stocks of cisco are found in Lac des Écorces (southwestern Quebec; </w:t>
      </w:r>
      <w:r w:rsidR="00FC61B1" w:rsidRPr="00155F65">
        <w:fldChar w:fldCharType="begin" w:fldLock="1"/>
      </w:r>
      <w:r w:rsidR="006C44F7" w:rsidRPr="00155F65">
        <w:instrText>ADDIN CSL_CITATION {"citationItems":[{"id":"ITEM-1","itemData":{"DOI":"10.1139/z83-314","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DOI":"10.1139/z91-229","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Quebec","type":"article-journal","volume":"69"},"uris":["http://www.mendeley.com/documents/?uuid=41a3038f-e42d-4208-a924-75a509942fb4"]}],"mendeley":{"formattedCitation":"(Hénault &amp; Fortin, 1989, 1991; Pariseau et al., 1983)","manualFormatting":"Hénault &amp; Fortin, 1989, 1991; Pariseau et al., 1983)","plainTextFormattedCitation":"(Hénault &amp; Fortin, 1989, 1991; Pariseau et al., 1983)","previouslyFormattedCitation":"(Hénault &amp; Fortin, 1989, 1991; Pariseau et al., 1983)"},"properties":{"noteIndex":0},"schema":"https://github.com/citation-style-language/schema/raw/master/csl-citation.json"}</w:instrText>
      </w:r>
      <w:r w:rsidR="00FC61B1" w:rsidRPr="00155F65">
        <w:fldChar w:fldCharType="separate"/>
      </w:r>
      <w:r w:rsidR="00FC61B1" w:rsidRPr="00155F65">
        <w:rPr>
          <w:noProof/>
        </w:rPr>
        <w:t>Hénault &amp; Fortin, 1989, 1991; Pariseau et al., 1983)</w:t>
      </w:r>
      <w:r w:rsidR="00FC61B1" w:rsidRPr="00155F65">
        <w:fldChar w:fldCharType="end"/>
      </w:r>
      <w:r w:rsidRPr="00155F65">
        <w:t xml:space="preserve">. Winter and spring spawners continue oocyte development through autumn which results </w:t>
      </w:r>
      <w:r w:rsidRPr="00155F65">
        <w:lastRenderedPageBreak/>
        <w:t>in a lower number of larger eggs compared to the autumn-spawning stocks</w:t>
      </w:r>
      <w:r w:rsidR="00FC61B1" w:rsidRPr="00155F65">
        <w:t xml:space="preserve"> </w:t>
      </w:r>
      <w:r w:rsidR="00FC61B1" w:rsidRPr="00155F65">
        <w:fldChar w:fldCharType="begin" w:fldLock="1"/>
      </w:r>
      <w:r w:rsidR="00B4243F"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DOI":"10.1139/z91-229","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&amp; Lahti, 1988; Hénault &amp; Fortin, 1991)","plainTextFormattedCitation":"(Eronen &amp; Lahti, 1988; Hénault &amp; Fortin, 1991)","previouslyFormattedCitation":"(Eronen &amp; Lahti, 1988; Hénault &amp; Fortin, 1991)"},"properties":{"noteIndex":0},"schema":"https://github.com/citation-style-language/schema/raw/master/csl-citation.json"}</w:instrText>
      </w:r>
      <w:r w:rsidR="00FC61B1" w:rsidRPr="00155F65">
        <w:fldChar w:fldCharType="separate"/>
      </w:r>
      <w:r w:rsidR="00FC61B1" w:rsidRPr="00155F65">
        <w:rPr>
          <w:noProof/>
        </w:rPr>
        <w:t>(Eronen &amp; Lahti, 1988; Hénault &amp; Fortin, 1991)</w:t>
      </w:r>
      <w:r w:rsidR="00FC61B1" w:rsidRPr="00155F65">
        <w:fldChar w:fldCharType="end"/>
      </w:r>
      <w:r w:rsidRPr="00155F65">
        <w:t>.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14:paraId="0000006F" w14:textId="77777777" w:rsidR="005660EC" w:rsidRPr="00155F65" w:rsidRDefault="005660EC" w:rsidP="00F755AB">
      <w:pPr>
        <w:spacing w:line="480" w:lineRule="auto"/>
      </w:pPr>
    </w:p>
    <w:p w14:paraId="00000070" w14:textId="7D38AB5F" w:rsidR="005660EC" w:rsidRPr="00155F65" w:rsidRDefault="00FB0BCD" w:rsidP="00F755AB">
      <w:pPr>
        <w:spacing w:line="480" w:lineRule="auto"/>
      </w:pPr>
      <w:r w:rsidRPr="00155F65">
        <w:t>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w:t>
      </w:r>
      <w:r w:rsidR="00FC61B1" w:rsidRPr="00155F65">
        <w:t xml:space="preserve"> </w:t>
      </w:r>
      <w:r w:rsidR="00FC61B1" w:rsidRPr="00155F65">
        <w:fldChar w:fldCharType="begin" w:fldLock="1"/>
      </w:r>
      <w:r w:rsidR="00B4243F" w:rsidRPr="00155F65">
        <w:instrText>ADDIN CSL_CITATION {"citationItems":[{"id":"ITEM-1","itemData":{"DOI":"10.1139/z91-229","ISSN":"0008-4301","author":[{"dropping-particle":"","family":"Hénault","given":"Michel","non-dropping-particle":"","parse-names":false,"suffix":""},{"dropping-particle":"","family":"Fortin","given":"Réjean","non-dropping-particle":"","parse-names":false,"suffix":""}],"container-title":"Canadian journal of zoology","id":"ITEM-1","issue":"6","issued":{"date-parts":[["1991"]]},"page":"1644-1652","publisher":"NRC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Canada","type":"article-journal","volume":"46"},"uris":["http://www.mendeley.com/documents/?uuid=218f4b01-fa52-42ec-bc01-97b5c24c4411"]}],"mendeley":{"formattedCitation":"(Hénault &amp; Fortin, 1989, 1991)","plainTextFormattedCitation":"(Hénault &amp; Fortin, 1989, 1991)","previouslyFormattedCitation":"(Hénault &amp; Fortin, 1989, 1991)"},"properties":{"noteIndex":0},"schema":"https://github.com/citation-style-language/schema/raw/master/csl-citation.json"}</w:instrText>
      </w:r>
      <w:r w:rsidR="00FC61B1" w:rsidRPr="00155F65">
        <w:fldChar w:fldCharType="separate"/>
      </w:r>
      <w:r w:rsidR="00F35200" w:rsidRPr="00155F65">
        <w:rPr>
          <w:noProof/>
        </w:rPr>
        <w:t>(Hénault &amp; Fortin, 1989, 1991)</w:t>
      </w:r>
      <w:r w:rsidR="00FC61B1" w:rsidRPr="00155F65">
        <w:fldChar w:fldCharType="end"/>
      </w:r>
      <w:r w:rsidRPr="00155F65">
        <w:t>.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w:t>
      </w:r>
      <w:r w:rsidR="00E6033C" w:rsidRPr="00155F65">
        <w:t xml:space="preserve"> </w:t>
      </w:r>
      <w:r w:rsidR="00E6033C" w:rsidRPr="00155F65">
        <w:fldChar w:fldCharType="begin" w:fldLock="1"/>
      </w:r>
      <w:r w:rsidR="00B4243F" w:rsidRPr="00155F65">
        <w:instrText>ADDIN CSL_CITATION {"citationItems":[{"id":"ITEM-1","itemData":{"DOI":"10.1139/F10-115","ISSN":"0706-652X","author":[{"dropping-particle":"","family":"Jacobson","given":"Peter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artedi?","type":"article-journal","volume":"46"},"uris":["http://www.mendeley.com/documents/?uuid=8c74ca5c-7bcf-442d-8f52-4358afc803c3"]}],"mendeley":{"formattedCitation":"(Herb et al., 2014; Jacobson et al., 2010; Schmitt et al., 2020)","plainTextFormattedCitation":"(Herb et al., 2014; Jacobson et al., 2010; Schmitt et al., 2020)","previouslyFormattedCitation":"(Herb et al., 2014; Jacobson et al., 2010; Schmitt et al., 2020)"},"properties":{"noteIndex":0},"schema":"https://github.com/citation-style-language/schema/raw/master/csl-citation.json"}</w:instrText>
      </w:r>
      <w:r w:rsidR="00E6033C" w:rsidRPr="00155F65">
        <w:fldChar w:fldCharType="separate"/>
      </w:r>
      <w:r w:rsidR="00E6033C" w:rsidRPr="00155F65">
        <w:rPr>
          <w:noProof/>
        </w:rPr>
        <w:t>(Herb et al., 2014; Jacobson et al., 2010; Schmitt et al., 2020)</w:t>
      </w:r>
      <w:r w:rsidR="00E6033C" w:rsidRPr="00155F65">
        <w:fldChar w:fldCharType="end"/>
      </w:r>
      <w:r w:rsidRPr="00155F65">
        <w:t xml:space="preserve">. While deep lakes may possess acceptable </w:t>
      </w:r>
      <w:r w:rsidRPr="00155F65">
        <w:lastRenderedPageBreak/>
        <w:t>thermal refugia for coregonines, access to and requirements for suitable spawning and incubation habitat is unknown for most populations.</w:t>
      </w:r>
    </w:p>
    <w:p w14:paraId="00000071" w14:textId="77777777" w:rsidR="005660EC" w:rsidRPr="00155F65" w:rsidRDefault="005660EC" w:rsidP="00F755AB">
      <w:pPr>
        <w:spacing w:line="480" w:lineRule="auto"/>
      </w:pPr>
    </w:p>
    <w:p w14:paraId="00000072" w14:textId="32D7009C" w:rsidR="005660EC" w:rsidRPr="00155F65" w:rsidRDefault="00FB0BCD" w:rsidP="00F755AB">
      <w:pPr>
        <w:spacing w:line="480" w:lineRule="auto"/>
      </w:pPr>
      <w:r w:rsidRPr="00155F65">
        <w:t>In addition to lower survival and shorter incubations as temperature increases, we also found both similar and contrasting responses to temperature in morphological traits (</w:t>
      </w:r>
      <w:r w:rsidRPr="00155F65">
        <w:rPr>
          <w:i/>
        </w:rPr>
        <w:t>i.e.,</w:t>
      </w:r>
      <w:r w:rsidRPr="00155F65">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w:t>
      </w:r>
      <w:r w:rsidR="00555150" w:rsidRPr="00155F65">
        <w:t xml:space="preserve"> </w:t>
      </w:r>
      <w:r w:rsidR="00555150" w:rsidRPr="00155F65">
        <w:fldChar w:fldCharType="begin" w:fldLock="1"/>
      </w:r>
      <w:r w:rsidR="00B4243F" w:rsidRPr="00155F65">
        <w:instrText>ADDIN CSL_CITATION {"citationItems":[{"id":"ITEM-1","itemData":{"DOI":"10.1111/j.1095-8649.1986.tb04924.x","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&amp; Blunt, 1986; Kamler, 2008)","plainTextFormattedCitation":"(Hodson &amp; Blunt, 1986; Kamler, 2008)","previouslyFormattedCitation":"(Hodson &amp; Blunt, 1986; Kamler, 2008)"},"properties":{"noteIndex":0},"schema":"https://github.com/citation-style-language/schema/raw/master/csl-citation.json"}</w:instrText>
      </w:r>
      <w:r w:rsidR="00555150" w:rsidRPr="00155F65">
        <w:fldChar w:fldCharType="separate"/>
      </w:r>
      <w:r w:rsidR="00555150" w:rsidRPr="00155F65">
        <w:rPr>
          <w:noProof/>
        </w:rPr>
        <w:t>(Hodson &amp; Blunt, 1986; Kamler, 2008)</w:t>
      </w:r>
      <w:r w:rsidR="00555150" w:rsidRPr="00155F65">
        <w:fldChar w:fldCharType="end"/>
      </w:r>
      <w:r w:rsidRPr="00155F65">
        <w:t xml:space="preserve">.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 both cisco populations had a steady decline in YSV and increase in LAH as incubation temperatures decreased, suggesting a low yolk conversion efficiency at warmer temperatures. All study groups had a decrease in YSV with time as basal metabolism consumed yolk as a function of the length of incubation. Regardless of the mode, our results suggest a synergistic relationship among species, location, egg size, incubation period, and incubation temperature in determining the phenotype of LAH and YSV. </w:t>
      </w:r>
    </w:p>
    <w:p w14:paraId="00000073" w14:textId="77777777" w:rsidR="005660EC" w:rsidRPr="00155F65" w:rsidRDefault="00FB0BCD" w:rsidP="00F755AB">
      <w:pPr>
        <w:spacing w:line="480" w:lineRule="auto"/>
      </w:pPr>
      <w:r w:rsidRPr="00155F65">
        <w:t xml:space="preserve"> </w:t>
      </w:r>
    </w:p>
    <w:p w14:paraId="00000074" w14:textId="32B5F7C7" w:rsidR="005660EC" w:rsidRPr="00155F65" w:rsidRDefault="00FB0BCD" w:rsidP="00F755AB">
      <w:pPr>
        <w:spacing w:line="480" w:lineRule="auto"/>
      </w:pPr>
      <w:r w:rsidRPr="00155F65">
        <w:t>The trade-off between LAH and YSV is well documented in larval fish physiology</w:t>
      </w:r>
      <w:r w:rsidR="00555150" w:rsidRPr="00155F65">
        <w:t xml:space="preserve"> </w:t>
      </w:r>
      <w:r w:rsidR="00555150" w:rsidRPr="00155F65">
        <w:fldChar w:fldCharType="begin" w:fldLock="1"/>
      </w:r>
      <w:r w:rsidR="00555150"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555150" w:rsidRPr="00155F65">
        <w:fldChar w:fldCharType="separate"/>
      </w:r>
      <w:r w:rsidR="00555150" w:rsidRPr="00155F65">
        <w:rPr>
          <w:noProof/>
        </w:rPr>
        <w:t>(Blaxter, 1991)</w:t>
      </w:r>
      <w:r w:rsidR="00555150" w:rsidRPr="00155F65">
        <w:fldChar w:fldCharType="end"/>
      </w:r>
      <w:r w:rsidRPr="00155F65">
        <w:t xml:space="preserve">. Climate change impacts may only exacerbate the importance of each morphological trait in determining either a match or mismatch between larval coregonines and their zooplankton </w:t>
      </w:r>
      <w:r w:rsidRPr="00155F65">
        <w:lastRenderedPageBreak/>
        <w:t xml:space="preserve">prey. Using winter water temperatures collected from Lake Superior, we can show the theoretical interactions among water temperature, spawning period, incubation period, LAH, and YSV supported by our results (Figure 6). If spawning does shift to a later period from rising water temperatures, we would expect the size of eggs to increase and the fecundity of females to decrease from environmentally-induced stress on gametogenesis (Figure 6).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w:t>
      </w:r>
      <w:r w:rsidR="00555150"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555150" w:rsidRPr="00155F65">
        <w:fldChar w:fldCharType="separate"/>
      </w:r>
      <w:r w:rsidR="00555150" w:rsidRPr="00155F65">
        <w:rPr>
          <w:noProof/>
        </w:rPr>
        <w:t>(Karjalainen et al., 2015)</w:t>
      </w:r>
      <w:r w:rsidR="00555150" w:rsidRPr="00155F65">
        <w:fldChar w:fldCharType="end"/>
      </w:r>
      <w:r w:rsidRPr="00155F65">
        <w:t xml:space="preserve">. Such complex responses challenge our ability to predict the downstream impacts changing autumn, winter, and spring water temperatures may have on embryo and larval phenotypic plasticity. </w:t>
      </w:r>
    </w:p>
    <w:p w14:paraId="00000075" w14:textId="77777777" w:rsidR="005660EC" w:rsidRPr="00155F65" w:rsidRDefault="005660EC" w:rsidP="00F755AB">
      <w:pPr>
        <w:spacing w:line="480" w:lineRule="auto"/>
      </w:pPr>
    </w:p>
    <w:p w14:paraId="00000076" w14:textId="09F3E4EC" w:rsidR="005660EC" w:rsidRPr="00155F65" w:rsidRDefault="00FB0BCD" w:rsidP="00F755AB">
      <w:pPr>
        <w:spacing w:line="480" w:lineRule="auto"/>
      </w:pPr>
      <w:r w:rsidRPr="00155F65">
        <w:t>Traits of embryos depend not only on species, population, and incubation temperature but also on parental and transgenerational effects</w:t>
      </w:r>
      <w:r w:rsidR="00555150" w:rsidRPr="00155F65">
        <w:t xml:space="preserve"> </w:t>
      </w:r>
      <w:r w:rsidR="00555150" w:rsidRPr="00155F65">
        <w:fldChar w:fldCharType="begin" w:fldLock="1"/>
      </w:r>
      <w:r w:rsidR="0008158E"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DOI":"10.1242/jeb.181412","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555150" w:rsidRPr="00155F65">
        <w:fldChar w:fldCharType="separate"/>
      </w:r>
      <w:r w:rsidR="00555150" w:rsidRPr="00155F65">
        <w:rPr>
          <w:noProof/>
        </w:rPr>
        <w:t>(Blaxter, 1963, 1991; Kekäläinen et al., 2018)</w:t>
      </w:r>
      <w:r w:rsidR="00555150" w:rsidRPr="00155F65">
        <w:fldChar w:fldCharType="end"/>
      </w:r>
      <w:r w:rsidRPr="00155F65">
        <w:t>. Our results suggest that both female and male effects control</w:t>
      </w:r>
      <w:r w:rsidR="00FD006C" w:rsidRPr="00155F65">
        <w:t>led</w:t>
      </w:r>
      <w:r w:rsidRPr="00155F65">
        <w:t xml:space="preserve">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w:t>
      </w:r>
      <w:r w:rsidR="00555150" w:rsidRPr="00155F65">
        <w:t xml:space="preserve"> </w:t>
      </w:r>
      <w:r w:rsidR="00555150" w:rsidRPr="00155F65">
        <w:fldChar w:fldCharType="begin" w:fldLock="1"/>
      </w:r>
      <w:r w:rsidR="00855412" w:rsidRPr="00155F65">
        <w:instrText>ADDIN CSL_CITATION {"citationItems":[{"id":"ITEM-1","itemData":{"DOI":"10.1111/j.1467-2979.2008.00322.x","ISSN":"1467-2960","author":[{"dropping-particle":"","family":"Wright","given":"Peter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DOI":"10.1093/conphys/cov027","ISSN":"2051-1434","author":[{"dropping-particle":"","family":"Oomen","given":"Rebekah A","non-dropping-particle":"","parse-names":false,"suffix":""},{"dropping-particle":"","family":"Hutchings","given":"Jeffrey A","non-dropping-particle":"","parse-names":false,"suffix":""}],"container-title":"Conservation physiology","id":"ITEM-2","issue":"1","issued":{"date-parts":[["2015"]]},"page":"1-12","publisher":"Oxford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coregonids","type":"article-journal","volume":"780"},"uris":["http://www.mendeley.com/documents/?uuid=0d549f7f-c7c3-3965-9f8a-2eeacb37787f"]}],"mendeley":{"formattedCitation":"(Karjalainen, Jokinen, et al., 2016; Oomen &amp; Hutchings, 2015; Wright &amp; Trippel, 2009)","plainTextFormattedCitation":"(Karjalainen, Jokinen, et al., 2016; Oomen &amp; Hutchings, 2015; Wright &amp; Trippel, 2009)","previouslyFormattedCitation":"(Karjalainen, Jokinen, et al., 2016; Oomen &amp; Hutchings, 2015; Wright &amp; Trippel, 2009)"},"properties":{"noteIndex":0},"schema":"https://github.com/citation-style-language/schema/raw/master/csl-citation.json"}</w:instrText>
      </w:r>
      <w:r w:rsidR="00555150" w:rsidRPr="00155F65">
        <w:fldChar w:fldCharType="separate"/>
      </w:r>
      <w:r w:rsidR="00555150" w:rsidRPr="00155F65">
        <w:rPr>
          <w:noProof/>
        </w:rPr>
        <w:t>(Karjalainen, Jokinen, et al., 2016; Oomen &amp; Hutchings, 2015; Wright &amp; Trippel, 2009)</w:t>
      </w:r>
      <w:r w:rsidR="00555150" w:rsidRPr="00155F65">
        <w:fldChar w:fldCharType="end"/>
      </w:r>
      <w:r w:rsidRPr="00155F65">
        <w:t>. In fishes, the female effect is usually more pronounced than male and female x male interaction effects, and is stronger in traits directly related to egg size</w:t>
      </w:r>
      <w:r w:rsidR="00555150" w:rsidRPr="00155F65">
        <w:t xml:space="preserve"> </w:t>
      </w:r>
      <w:r w:rsidR="00555150" w:rsidRPr="00155F65">
        <w:fldChar w:fldCharType="begin" w:fldLock="1"/>
      </w:r>
      <w:r w:rsidR="006C44F7" w:rsidRPr="00155F65">
        <w:instrText>ADDIN CSL_CITATION {"citationItems":[{"id":"ITEM-1","itemData":{"DOI":"10.1016/S0044-8486(99)00309-9","ISSN":"0044-8486","author":[{"dropping-particle":"","family":"Nagler","given":"James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DOI":"10.1016/j.seares.2007.01.003","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whitefish","type":"article-journal","volume":"103"},"uris":["http://www.mendeley.com/documents/?uuid=60ab9d84-2860-4379-9922-c76102987282"]}],"mendeley":{"formattedCitation":"(Huuskonen et al., 2011; Kennedy et al., 2007; Nagler et al., 2000)","plainTextFormattedCitation":"(Huuskonen et al., 2011; Kennedy et al., 2007; Nagler et al., 2000)","previouslyFormattedCitation":"(Huuskonen et al., 2011; Kennedy et al., 2007; Nagler et al., 2000)"},"properties":{"noteIndex":0},"schema":"https://github.com/citation-style-language/schema/raw/master/csl-citation.json"}</w:instrText>
      </w:r>
      <w:r w:rsidR="00555150" w:rsidRPr="00155F65">
        <w:fldChar w:fldCharType="separate"/>
      </w:r>
      <w:r w:rsidR="00555150" w:rsidRPr="00155F65">
        <w:rPr>
          <w:noProof/>
        </w:rPr>
        <w:t>(Huuskonen et al., 2011; Kennedy et al., 2007; Nagler et al., 2000)</w:t>
      </w:r>
      <w:r w:rsidR="00555150" w:rsidRPr="00155F65">
        <w:fldChar w:fldCharType="end"/>
      </w:r>
      <w:r w:rsidRPr="00155F65">
        <w:t xml:space="preserve">, and our results support this trend. Residual error estimates, however, </w:t>
      </w:r>
      <w:r w:rsidRPr="00155F65">
        <w:lastRenderedPageBreak/>
        <w:t>remained high. Intersexual selection and mate pairing has been proposed as an important component affecting coregonine offspring fitness</w:t>
      </w:r>
      <w:r w:rsidR="00555150" w:rsidRPr="00155F65">
        <w:t xml:space="preserve"> </w:t>
      </w:r>
      <w:r w:rsidR="00555150" w:rsidRPr="00155F65">
        <w:fldChar w:fldCharType="begin" w:fldLock="1"/>
      </w:r>
      <w:r w:rsidR="00855412" w:rsidRPr="00155F65">
        <w:instrText>ADDIN CSL_CITATION {"citationItems":[{"id":"ITEM-1","itemData":{"DOI":"10.1007/s10709-007-9164-3","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DOI":"10.1111/eff.12368","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dark","type":"article-journal","volume":"27"},"uris":["http://www.mendeley.com/documents/?uuid=93e61742-2bfd-4084-8b41-30361634cda7"]}],"mendeley":{"formattedCitation":"(Huuskonen et al., 2011; Karjalainen &amp; Marjomäki, 2018; Wedekind et al., 2008)","plainTextFormattedCitation":"(Huuskonen et al., 2011; Karjalainen &amp; Marjomäki, 2018; Wedekind et al., 2008)","previouslyFormattedCitation":"(Huuskonen et al., 2011; Karjalainen &amp; Marjomäki, 2018; Wedekind et al., 2008)"},"properties":{"noteIndex":0},"schema":"https://github.com/citation-style-language/schema/raw/master/csl-citation.json"}</w:instrText>
      </w:r>
      <w:r w:rsidR="00555150" w:rsidRPr="00155F65">
        <w:fldChar w:fldCharType="separate"/>
      </w:r>
      <w:r w:rsidR="00555150" w:rsidRPr="00155F65">
        <w:rPr>
          <w:noProof/>
        </w:rPr>
        <w:t>(Huuskonen et al., 2011; Karjalainen &amp; Marjomäki, 2018; Wedekind et al., 2008)</w:t>
      </w:r>
      <w:r w:rsidR="00555150" w:rsidRPr="00155F65">
        <w:fldChar w:fldCharType="end"/>
      </w:r>
      <w:r w:rsidRPr="00155F65">
        <w:t>, and may play a role in conserving natural biodiversity within populations</w:t>
      </w:r>
      <w:r w:rsidR="00555150" w:rsidRPr="00155F65">
        <w:t xml:space="preserve"> </w:t>
      </w:r>
      <w:r w:rsidR="00555150" w:rsidRPr="00155F65">
        <w:fldChar w:fldCharType="begin" w:fldLock="1"/>
      </w:r>
      <w:r w:rsidR="00555150"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555150" w:rsidRPr="00155F65">
        <w:fldChar w:fldCharType="separate"/>
      </w:r>
      <w:r w:rsidR="00555150" w:rsidRPr="00155F65">
        <w:rPr>
          <w:noProof/>
        </w:rPr>
        <w:t>(Anneville et al., 2015)</w:t>
      </w:r>
      <w:r w:rsidR="00555150" w:rsidRPr="00155F65">
        <w:fldChar w:fldCharType="end"/>
      </w:r>
      <w:r w:rsidRPr="00155F65">
        <w:t>. The long-term stability of commercially exploited stocks, which may experience fisheries-induced evolution, has been linked to population diversity</w:t>
      </w:r>
      <w:r w:rsidR="00555150" w:rsidRPr="00155F65">
        <w:t xml:space="preserve">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DOI":"10.1002/eap.1966","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aggregates","type":"article-journal","volume":"29"},"uris":["http://www.mendeley.com/documents/?uuid=6bc859fe-6b0b-4e52-8d28-94eb1748c3ad"]}],"mendeley":{"formattedCitation":"(Freshwater et al., 2019; D. E. Schindler et al., 2010)","manualFormatting":"(Freshwater et al., 2019; Schindler et al., 2010)","plainTextFormattedCitation":"(Freshwater et al., 2019; D. E. Schindler et al., 2010)","previouslyFormattedCitation":"(Freshwater et al., 2019; D. E. Schindler et al., 2010)"},"properties":{"noteIndex":0},"schema":"https://github.com/citation-style-language/schema/raw/master/csl-citation.json"}</w:instrText>
      </w:r>
      <w:r w:rsidR="00555150" w:rsidRPr="00155F65">
        <w:fldChar w:fldCharType="separate"/>
      </w:r>
      <w:r w:rsidR="00555150" w:rsidRPr="00155F65">
        <w:rPr>
          <w:noProof/>
        </w:rPr>
        <w:t>(Freshwater et al., 2019; Schindler et al., 2010)</w:t>
      </w:r>
      <w:r w:rsidR="00555150" w:rsidRPr="00155F65">
        <w:fldChar w:fldCharType="end"/>
      </w:r>
      <w:r w:rsidRPr="00155F65">
        <w:t>. Spawning stocks that comprise individuals of variable sizes and ages (</w:t>
      </w:r>
      <w:r w:rsidRPr="00155F65">
        <w:rPr>
          <w:i/>
        </w:rPr>
        <w:t>e.g.,</w:t>
      </w:r>
      <w:r w:rsidRPr="00155F65">
        <w:t xml:space="preserve"> portfolio effect;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species","type":"article-journal","volume":"465"},"uris":["http://www.mendeley.com/documents/?uuid=4f7c6a5e-ba97-4207-941b-af480653c6bc"]}],"mendeley":{"formattedCitation":"(D. E. Schindler et al., 2010)","manualFormatting":"Schindler et al., 2010)","plainTextFormattedCitation":"(D. E. Schindler et al., 2010)","previouslyFormattedCitation":"(D. E. Schindler et al., 2010)"},"properties":{"noteIndex":0},"schema":"https://github.com/citation-style-language/schema/raw/master/csl-citation.json"}</w:instrText>
      </w:r>
      <w:r w:rsidR="00555150" w:rsidRPr="00155F65">
        <w:fldChar w:fldCharType="separate"/>
      </w:r>
      <w:r w:rsidR="00555150" w:rsidRPr="00155F65">
        <w:rPr>
          <w:noProof/>
        </w:rPr>
        <w:t>Schindler et al., 2010)</w:t>
      </w:r>
      <w:r w:rsidR="00555150" w:rsidRPr="00155F65">
        <w:fldChar w:fldCharType="end"/>
      </w:r>
      <w:r w:rsidRPr="00155F65">
        <w:t xml:space="preserve"> may contribute differently to spawning, offspring performance, and recruitment</w:t>
      </w:r>
      <w:r w:rsidR="00555150" w:rsidRPr="00155F65">
        <w:t xml:space="preserve"> </w:t>
      </w:r>
      <w:r w:rsidR="00555150" w:rsidRPr="00155F65">
        <w:fldChar w:fldCharType="begin" w:fldLock="1"/>
      </w:r>
      <w:r w:rsidR="00B6407E" w:rsidRPr="00155F65">
        <w:instrText>ADDIN CSL_CITATION {"citationItems":[{"id":"ITEM-1","itemData":{"DOI":"10.1016/S0169-5347(03)00100-9","ISSN":"0169-5347","author":[{"dropping-particle":"","family":"Luck","given":"Gary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Evolution","id":"ITEM-1","issue":"7","issued":{"date-parts":[["2003"]]},"page":"331-336","publisher":"Elsevier","title":"Population diversity and ecosystem services","type":"article-journal","volume":"18"},"uris":["http://www.mendeley.com/documents/?uuid=528c2755-e0c5-4f61-8e9c-4f1ccbfbe5ad"]},{"id":"ITEM-2","itemData":{"DOI":"10.1023/B:BIOC.0000011729.93889.34","ISSN":"0960-3115","author":[{"dropping-particle":"","family":"Figge","given":"Frank","non-dropping-particle":"","parse-names":false,"suffix":""}],"container-title":"Biodiversity &amp; Conservation","id":"ITEM-2","issue":"4","issued":{"date-parts":[["2004"]]},"page":"827-849","publisher":"Springer","title":"Bio-folio: applying portfolio theory to biodiversity","type":"article-journal","volume":"13"},"uris":["http://www.mendeley.com/documents/?uuid=725d2d9c-45e4-4b8e-8556-c36382f765f8"]}],"mendeley":{"formattedCitation":"(Figge, 2004; Luck et al., 2003)","plainTextFormattedCitation":"(Figge, 2004; Luck et al., 2003)","previouslyFormattedCitation":"(Figge, 2004; Luck et al., 2003)"},"properties":{"noteIndex":0},"schema":"https://github.com/citation-style-language/schema/raw/master/csl-citation.json"}</w:instrText>
      </w:r>
      <w:r w:rsidR="00555150" w:rsidRPr="00155F65">
        <w:fldChar w:fldCharType="separate"/>
      </w:r>
      <w:r w:rsidR="00555150" w:rsidRPr="00155F65">
        <w:rPr>
          <w:noProof/>
        </w:rPr>
        <w:t>(Figge, 2004; Luck et al., 2003)</w:t>
      </w:r>
      <w:r w:rsidR="00555150" w:rsidRPr="00155F65">
        <w:fldChar w:fldCharType="end"/>
      </w:r>
      <w:r w:rsidRPr="00155F65">
        <w:t>, and is likely an important consideration as the rapid rate of climate change adds additional stressors on populations.</w:t>
      </w:r>
    </w:p>
    <w:p w14:paraId="00000077" w14:textId="77777777" w:rsidR="005660EC" w:rsidRPr="00155F65" w:rsidRDefault="005660EC" w:rsidP="00F755AB">
      <w:pPr>
        <w:spacing w:line="480" w:lineRule="auto"/>
        <w:rPr>
          <w:b/>
        </w:rPr>
      </w:pPr>
    </w:p>
    <w:p w14:paraId="00000078" w14:textId="77777777" w:rsidR="005660EC" w:rsidRPr="00155F65" w:rsidRDefault="00FB0BCD" w:rsidP="00F755AB">
      <w:pPr>
        <w:spacing w:line="480" w:lineRule="auto"/>
      </w:pPr>
      <w:r w:rsidRPr="00155F65">
        <w:t>The methods used provide reproducible experimental conditions (</w:t>
      </w:r>
      <w:r w:rsidRPr="00155F65">
        <w:rPr>
          <w:i/>
        </w:rPr>
        <w:t>e.g.,</w:t>
      </w:r>
      <w:r w:rsidRPr="00155F65">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14:paraId="00000079" w14:textId="77777777" w:rsidR="005660EC" w:rsidRPr="00155F65" w:rsidRDefault="005660EC" w:rsidP="00F755AB">
      <w:pPr>
        <w:spacing w:line="480" w:lineRule="auto"/>
      </w:pPr>
    </w:p>
    <w:p w14:paraId="0000007A" w14:textId="0609A503" w:rsidR="005660EC" w:rsidRPr="00155F65" w:rsidRDefault="00FB0BCD" w:rsidP="00F755AB">
      <w:pPr>
        <w:spacing w:line="480" w:lineRule="auto"/>
      </w:pPr>
      <w:r w:rsidRPr="00155F65">
        <w:lastRenderedPageBreak/>
        <w:t>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RPr="00155F65">
        <w:rPr>
          <w:i/>
        </w:rPr>
        <w:t>i.e.,</w:t>
      </w:r>
      <w:r w:rsidRPr="00155F65">
        <w:t xml:space="preserve"> when is temperature most critical;</w:t>
      </w:r>
      <w:r w:rsidR="00555150" w:rsidRPr="00155F65">
        <w:t xml:space="preserve"> </w:t>
      </w:r>
      <w:r w:rsidR="00555150" w:rsidRPr="00155F65">
        <w:fldChar w:fldCharType="begin" w:fldLock="1"/>
      </w:r>
      <w:r w:rsidR="006C44F7" w:rsidRPr="00155F65">
        <w:instrText>ADDIN CSL_CITATION {"citationItems":[{"id":"ITEM-1","itemData":{"DOI":"10.1111/mec.12240","ISSN":"1365-294X","author":[{"dropping-particle":"","family":"Narum","given":"Shawn R","non-dropping-particle":"","parse-names":false,"suffix":""},{"dropping-particle":"","family":"Campbell","given":"Nathan R","non-dropping-particle":"","parse-names":false,"suffix":""},{"dropping-particle":"","family":"Meyer","given":"Kevin A","non-dropping-particle":"","parse-names":false,"suffix":""},{"dropping-particle":"","family":"Miller","given":"Michael R","non-dropping-particle":"","parse-names":false,"suffix":""},{"dropping-particle":"","family":"Hardy","given":"Ronald W","non-dropping-particle":"","parse-names":false,"suffix":""}],"container-title":"Molecular Ecology","id":"ITEM-1","issue":"11","issued":{"date-parts":[["2013"]]},"page":"3090-3097","publisher":"Wiley Online Library","title":"Thermal adaptation and acclimation of ectotherms from differing aquatic climates","type":"article-journal","volume":"22"},"uris":["http://www.mendeley.com/documents/?uuid=8de3d2bd-0f44-457d-927c-86865997c058"]},{"id":"ITEM-2","itemData":{"DOI":"10.1111/mec.14475","ISSN":"1365294X","PMID":"29290103","abstract":"Heterogeneous and ever-changing thermal environments drive the evolution of populations and species, especially when extreme conditions increase selection pressure for traits influencing fitness. However, projections of biological diversity under scenarios of climate change rarely consider evolutionary adaptive potential of natural species. In this study, we tested for mechanistic evidence of evolutionary thermal adaptation among ecologically divergent redband trout populations (Oncorhynchus mykiss gairdneri) in cardiorespiratory function, cellular response and genomic variation. In a common garden environment, fish from an extreme desert climate had significantly higher critical thermal maximum (p&lt;0.05) and broader optimum thermal window for aerobic scope (&gt;3 degrees C) than fish from cooler montane climate. In addition, the desert population had the highest maximum heart rate during warming (20% greater than montane populations), indicating improved capacity to deliver oxygen to internal tissues. In response to acute heat stress, distinct sets of cardiac genes were induced among ecotypes, which helps to explain the differences in cardiorespiratory function. Candidate genomic markers and genes underlying these physiological adaptations were also pinpointed, such as genes involved in stress response and metabolic activity (hsp40, ldh-b and camkk2). These markers were developed into a multi-variate model that not only accurately predicted critical thermal maxima, but also evolutionary limit of thermal adaptation in these specific redband trout populations relative to the expected limit for the species. This study demonstrates mechanisms and limitations of an aquatic species to evolve under changing environments that can be incorporated into advanced models to predict ecological consequences of climate change for natural organisms. This article is protected by copyright. All rights reserved.","author":[{"dropping-particle":"","family":"Chen","given":"Zhongqi","non-dropping-particle":"","parse-names":false,"suffix":""},{"dropping-particle":"","family":"Farrell","given":"Anthony P.","non-dropping-particle":"","parse-names":false,"suffix":""},{"dropping-particle":"","family":"Matala","given":"Amanda","non-dropping-particle":"","parse-names":false,"suffix":""},{"dropping-particle":"","family":"Narum","given":"Shawn R","non-dropping-particle":"","parse-names":false,"suffix":""}],"container-title":"Molecular Ecology","id":"ITEM-2","issue":"3","issued":{"date-parts":[["2018"]]},"page":"659-674","publisher":"Wiley Online Library","title":"Mechanisms of thermal adaptation and evolutionary potential of conspecific populations to changing environments","type":"article-journal","volume":"27"},"uris":["http://www.mendeley.com/documents/?uuid=063d4b23-f877-43cf-b27e-4ba4283c88cd"]}],"mendeley":{"formattedCitation":"(Chen et al., 2018; Narum et al., 2013)","manualFormatting":"Chen et al., 2018; Narum et al., 2013)","plainTextFormattedCitation":"(Chen et al., 2018; Narum et al., 2013)","previouslyFormattedCitation":"(Chen et al., 2018; Narum et al., 2013)"},"properties":{"noteIndex":0},"schema":"https://github.com/citation-style-language/schema/raw/master/csl-citation.json"}</w:instrText>
      </w:r>
      <w:r w:rsidR="00555150" w:rsidRPr="00155F65">
        <w:fldChar w:fldCharType="separate"/>
      </w:r>
      <w:r w:rsidR="00555150" w:rsidRPr="00155F65">
        <w:rPr>
          <w:noProof/>
        </w:rPr>
        <w:t>Chen et al., 2018; Narum et al., 2013)</w:t>
      </w:r>
      <w:r w:rsidR="00555150" w:rsidRPr="00155F65">
        <w:fldChar w:fldCharType="end"/>
      </w:r>
      <w:r w:rsidRPr="00155F65">
        <w:t xml:space="preserve">. A mechanistic understanding of thermal response from populations across latitudes will be essential to predict the vulnerability of species and populations to climate change. Additionally, </w:t>
      </w:r>
      <w:r w:rsidR="000906B0">
        <w:t xml:space="preserve">stocking practices are </w:t>
      </w:r>
      <w:r w:rsidRPr="00155F65">
        <w:t xml:space="preserve">important to consider, including supportive breeding, </w:t>
      </w:r>
      <w:r w:rsidR="000906B0">
        <w:t xml:space="preserve">and </w:t>
      </w:r>
      <w:r w:rsidRPr="00155F65">
        <w:t>may affect the adaptive potential of populations through an artificial selection process</w:t>
      </w:r>
      <w:r w:rsidR="00555150" w:rsidRPr="00155F65">
        <w:t xml:space="preserve"> </w:t>
      </w:r>
      <w:r w:rsidR="00555150" w:rsidRPr="00155F65">
        <w:fldChar w:fldCharType="begin" w:fldLock="1"/>
      </w:r>
      <w:r w:rsidR="00F35200" w:rsidRPr="00155F65">
        <w:instrText>ADDIN CSL_CITATION {"citationItems":[{"id":"ITEM-1","itemData":{"DOI":"10.1046/j.1523-1739.2002.00257.x","ISSN":"0888-8892","author":[{"dropping-particle":"","family":"Ford","given":"Michael J","non-dropping-particle":"","parse-names":false,"suffix":""}],"container-title":"Conservation Biology","id":"ITEM-1","issue":"3","issued":{"date-parts":[["2002"]]},"page":"815-825","publisher":"Wiley Online Library","title":"Selection in captivity during supportive breeding may reduce fitness in the wild","type":"article-journal","volume":"16"},"uris":["http://www.mendeley.com/documents/?uuid=807fafba-454f-4cce-b2e0-7fc0c5b29c9e"]},{"id":"ITEM-2","itemData":{"DOI":"10.1073/pnas.1111073109","ISSN":"0027-8424","author":[{"dropping-particle":"","family":"Christie","given":"Mark R","non-dropping-particle":"","parse-names":false,"suffix":""},{"dropping-particle":"","family":"Marine","given":"Melanie L","non-dropping-particle":"","parse-names":false,"suffix":""},{"dropping-particle":"","family":"French","given":"Rod A","non-dropping-particle":"","parse-names":false,"suffix":""},{"dropping-particle":"","family":"Blouin","given":"Michael S","non-dropping-particle":"","parse-names":false,"suffix":""}],"container-title":"Proceedings of the National Academy of Sciences","id":"ITEM-2","issue":"1","issued":{"date-parts":[["2012"]]},"page":"238-242","publisher":"National Acad Sciences","title":"Genetic adaptation to captivity can occur in a single generation","type":"article-journal","volume":"109"},"uris":["http://www.mendeley.com/documents/?uuid=2b8161e3-c672-42b0-8d4a-91a561b1e7a2"]},{"id":"ITEM-3","itemData":{"DOI":"10.4236/fns.2015.611108","ISBN":"2157-944X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Diversity","type":"article-journal","volume":"06"},"uris":["http://www.mendeley.com/documents/?uuid=58b1ea73-5b06-3b17-8574-e90300108f85"]}],"mendeley":{"formattedCitation":"(Anneville et al., 2015; Christie et al., 2012; Ford, 2002)","plainTextFormattedCitation":"(Anneville et al., 2015; Christie et al., 2012; Ford, 2002)","previouslyFormattedCitation":"(Anneville et al., 2015; Christie et al., 2012; Ford, 2002)"},"properties":{"noteIndex":0},"schema":"https://github.com/citation-style-language/schema/raw/master/csl-citation.json"}</w:instrText>
      </w:r>
      <w:r w:rsidR="00555150" w:rsidRPr="00155F65">
        <w:fldChar w:fldCharType="separate"/>
      </w:r>
      <w:r w:rsidR="00555150" w:rsidRPr="00155F65">
        <w:rPr>
          <w:noProof/>
        </w:rPr>
        <w:t>(Anneville et al., 2015; Christie et al., 2012; Ford, 2002)</w:t>
      </w:r>
      <w:r w:rsidR="00555150" w:rsidRPr="00155F65">
        <w:fldChar w:fldCharType="end"/>
      </w:r>
      <w:r w:rsidRPr="00155F65">
        <w:t xml:space="preserve"> and their ability to respond to environmental changes.</w:t>
      </w:r>
    </w:p>
    <w:p w14:paraId="0000007B" w14:textId="77777777" w:rsidR="005660EC" w:rsidRPr="00155F65" w:rsidRDefault="005660EC" w:rsidP="00F755AB">
      <w:pPr>
        <w:spacing w:line="480" w:lineRule="auto"/>
      </w:pPr>
    </w:p>
    <w:p w14:paraId="0000007C" w14:textId="412DB749" w:rsidR="005660EC" w:rsidRPr="00155F65" w:rsidRDefault="00FB0BCD" w:rsidP="00F755AB">
      <w:pPr>
        <w:spacing w:line="480" w:lineRule="auto"/>
      </w:pPr>
      <w:r w:rsidRPr="00155F65">
        <w:t>Water temperature is fundamental in regulating fish physiology, and environmental variation during development can play a large role in generating variability in offspring through phenotypic plasticity</w:t>
      </w:r>
      <w:r w:rsidR="00C01EDB" w:rsidRPr="00155F65">
        <w:t xml:space="preserve"> </w:t>
      </w:r>
      <w:r w:rsidR="00C01EDB" w:rsidRPr="00155F65">
        <w:fldChar w:fldCharType="begin" w:fldLock="1"/>
      </w:r>
      <w:r w:rsidR="005F5479" w:rsidRPr="00155F65">
        <w:instrText>ADDIN CSL_CITATION {"citationItems":[{"id":"ITEM-1","itemData":{"DOI":"10.1111/jfb.14402","ISSN":"0022-1112","author":[{"dropping-particle":"","family":"Little","given":"Alexander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Biology","id":"ITEM-1","issued":{"date-parts":[["2020"]]},"page":"328-340","publisher":"Wiley Online Library","title":"What do warming waters mean for fish physiology and fisheries?","type":"article-journal","volume":"97"},"uris":["http://www.mendeley.com/documents/?uuid=0721a301-1198-4d8e-8d15-24181dd79059"]}],"mendeley":{"formattedCitation":"(Little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C01EDB" w:rsidRPr="00155F65">
        <w:fldChar w:fldCharType="separate"/>
      </w:r>
      <w:r w:rsidR="00C01EDB" w:rsidRPr="00155F65">
        <w:rPr>
          <w:noProof/>
        </w:rPr>
        <w:t>(Little et al., 2020)</w:t>
      </w:r>
      <w:r w:rsidR="00C01EDB" w:rsidRPr="00155F65">
        <w:fldChar w:fldCharType="end"/>
      </w:r>
      <w:r w:rsidRPr="00155F65">
        <w:t xml:space="preserve">.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id w:val="662207977"/>
        </w:sdtPr>
        <w:sdtContent>
          <w:commentRangeStart w:id="59"/>
        </w:sdtContent>
      </w:sdt>
      <w:sdt>
        <w:sdtPr>
          <w:tag w:val="goog_rdk_4"/>
          <w:id w:val="-1529873854"/>
        </w:sdtPr>
        <w:sdtContent>
          <w:commentRangeStart w:id="60"/>
        </w:sdtContent>
      </w:sdt>
      <w:r w:rsidRPr="00155F65">
        <w:t xml:space="preserve">hot water. </w:t>
      </w:r>
    </w:p>
    <w:p w14:paraId="0000007D" w14:textId="77777777" w:rsidR="005660EC" w:rsidRPr="00155F65" w:rsidRDefault="005660EC" w:rsidP="00F755AB">
      <w:pPr>
        <w:spacing w:line="480" w:lineRule="auto"/>
      </w:pPr>
    </w:p>
    <w:p w14:paraId="0000007E"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61" w:name="_heading=h.ncomix2ssgyi" w:colFirst="0" w:colLast="0"/>
      <w:bookmarkEnd w:id="61"/>
      <w:r w:rsidRPr="00155F65">
        <w:rPr>
          <w:rFonts w:ascii="Times New Roman" w:eastAsia="Times New Roman" w:hAnsi="Times New Roman" w:cs="Times New Roman"/>
          <w:sz w:val="24"/>
          <w:szCs w:val="24"/>
        </w:rPr>
        <w:t>ACKNOWLEDGMENTS:</w:t>
      </w:r>
    </w:p>
    <w:p w14:paraId="0000007F" w14:textId="52C37906" w:rsidR="005660EC" w:rsidRPr="00155F65" w:rsidRDefault="00FB0BCD" w:rsidP="00F755AB">
      <w:pPr>
        <w:spacing w:line="480" w:lineRule="auto"/>
      </w:pPr>
      <w:r w:rsidRPr="00155F65">
        <w:t>We t</w:t>
      </w:r>
      <w:commentRangeEnd w:id="59"/>
      <w:r w:rsidRPr="00155F65">
        <w:commentReference w:id="59"/>
      </w:r>
      <w:commentRangeEnd w:id="60"/>
      <w:r w:rsidRPr="00155F65">
        <w:commentReference w:id="60"/>
      </w:r>
      <w:r w:rsidRPr="00155F65">
        <w:t xml:space="preserve">hank the staff at the Wisconsin Department of Natural Resources Bayfield Fisheries Field Station, United States Geological Survey (USGS) Tunison Laboratory of Aquatic Science, New </w:t>
      </w:r>
      <w:r w:rsidRPr="00155F65">
        <w:lastRenderedPageBreak/>
        <w:t xml:space="preserve">York State Department of Environmental Conservation Cape Vincent Fisheries Station,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w:t>
      </w:r>
      <w:r w:rsidR="000906B0">
        <w:t>University of Vermont</w:t>
      </w:r>
      <w:r w:rsidRPr="00155F65">
        <w:t>. We acknowledge INRAE, French National Research Institute for Agriculture, Food, and Environment, the UMR CARRTEL (INRAE - USMB), and the National Science Foundation (award number 1829451) for supporting a workshop to develop this experiment.</w:t>
      </w:r>
    </w:p>
    <w:p w14:paraId="596AE881" w14:textId="5B10EED4" w:rsidR="00755FDC" w:rsidRPr="00155F65" w:rsidRDefault="00755FDC" w:rsidP="00F755AB">
      <w:pPr>
        <w:spacing w:line="480" w:lineRule="auto"/>
      </w:pPr>
    </w:p>
    <w:p w14:paraId="179810E4" w14:textId="18073EED" w:rsidR="00755FDC" w:rsidRPr="00155F65" w:rsidRDefault="00755FDC" w:rsidP="00F755AB">
      <w:pPr>
        <w:spacing w:line="480" w:lineRule="auto"/>
      </w:pPr>
      <w:r w:rsidRPr="00155F65">
        <w:rPr>
          <w:rFonts w:ascii="Calibri" w:hAnsi="Calibri" w:cs="Calibri"/>
        </w:rPr>
        <w:t>﻿</w:t>
      </w:r>
      <w:commentRangeStart w:id="62"/>
      <w:commentRangeStart w:id="63"/>
      <w:r w:rsidRPr="00155F65">
        <w:rPr>
          <w:b/>
          <w:bCs/>
        </w:rPr>
        <w:t>ORCID</w:t>
      </w:r>
      <w:commentRangeEnd w:id="62"/>
      <w:r w:rsidR="00FB77B4">
        <w:rPr>
          <w:rStyle w:val="Marquedecommentaire"/>
          <w:rFonts w:ascii="Calibri" w:eastAsia="Calibri" w:hAnsi="Calibri" w:cs="Calibri"/>
        </w:rPr>
        <w:commentReference w:id="62"/>
      </w:r>
      <w:commentRangeEnd w:id="63"/>
      <w:r w:rsidR="00FB77B4">
        <w:rPr>
          <w:rStyle w:val="Marquedecommentaire"/>
          <w:rFonts w:ascii="Calibri" w:eastAsia="Calibri" w:hAnsi="Calibri" w:cs="Calibri"/>
        </w:rPr>
        <w:commentReference w:id="63"/>
      </w:r>
      <w:r w:rsidRPr="00155F65">
        <w:rPr>
          <w:b/>
          <w:bCs/>
        </w:rPr>
        <w:t>:</w:t>
      </w:r>
    </w:p>
    <w:p w14:paraId="2CB49C13" w14:textId="5AFFCB14" w:rsidR="00755FDC" w:rsidRPr="00155F65" w:rsidRDefault="00755FDC" w:rsidP="00F755AB">
      <w:pPr>
        <w:spacing w:line="480" w:lineRule="auto"/>
      </w:pPr>
      <w:r w:rsidRPr="00155F65">
        <w:t xml:space="preserve">Taylor R. Stewart </w:t>
      </w:r>
      <w:hyperlink r:id="rId11" w:history="1">
        <w:r w:rsidRPr="00155F65">
          <w:rPr>
            <w:rStyle w:val="Lienhypertexte"/>
          </w:rPr>
          <w:t>https://orcid.org/0000-0001-6207-7466</w:t>
        </w:r>
      </w:hyperlink>
    </w:p>
    <w:p w14:paraId="3D5BCEC4" w14:textId="0A35FBFA" w:rsidR="00755FDC" w:rsidRPr="00B43CA9" w:rsidRDefault="00755FDC" w:rsidP="00F755AB">
      <w:pPr>
        <w:spacing w:line="480" w:lineRule="auto"/>
        <w:rPr>
          <w:vertAlign w:val="superscript"/>
          <w:lang w:val="fr-FR"/>
          <w:rPrChange w:id="64" w:author="Emilien Lasne" w:date="2021-01-29T10:15:00Z">
            <w:rPr>
              <w:vertAlign w:val="superscript"/>
            </w:rPr>
          </w:rPrChange>
        </w:rPr>
      </w:pPr>
      <w:r w:rsidRPr="00B43CA9">
        <w:rPr>
          <w:lang w:val="fr-FR"/>
          <w:rPrChange w:id="65" w:author="Emilien Lasne" w:date="2021-01-29T10:15:00Z">
            <w:rPr/>
          </w:rPrChange>
        </w:rPr>
        <w:t xml:space="preserve">Jean Guillard </w:t>
      </w:r>
      <w:r w:rsidR="00B43CA9">
        <w:fldChar w:fldCharType="begin"/>
      </w:r>
      <w:r w:rsidR="00B43CA9" w:rsidRPr="00B43CA9">
        <w:rPr>
          <w:lang w:val="fr-FR"/>
          <w:rPrChange w:id="66" w:author="Emilien Lasne" w:date="2021-01-29T10:15:00Z">
            <w:rPr/>
          </w:rPrChange>
        </w:rPr>
        <w:instrText xml:space="preserve"> HYPERLINK "https://orcid.org/0000-0003-0116-1167" </w:instrText>
      </w:r>
      <w:r w:rsidR="00B43CA9">
        <w:fldChar w:fldCharType="separate"/>
      </w:r>
      <w:r w:rsidRPr="00B43CA9">
        <w:rPr>
          <w:rStyle w:val="Lienhypertexte"/>
          <w:lang w:val="fr-FR"/>
          <w:rPrChange w:id="67" w:author="Emilien Lasne" w:date="2021-01-29T10:15:00Z">
            <w:rPr>
              <w:rStyle w:val="Lienhypertexte"/>
            </w:rPr>
          </w:rPrChange>
        </w:rPr>
        <w:t>https://orcid.org/0000-0003-0116-1167</w:t>
      </w:r>
      <w:r w:rsidR="00B43CA9">
        <w:rPr>
          <w:rStyle w:val="Lienhypertexte"/>
        </w:rPr>
        <w:fldChar w:fldCharType="end"/>
      </w:r>
    </w:p>
    <w:p w14:paraId="4A57BE62" w14:textId="2F4E308E" w:rsidR="00755FDC" w:rsidRPr="00155F65" w:rsidRDefault="00755FDC" w:rsidP="00F755AB">
      <w:pPr>
        <w:spacing w:line="480" w:lineRule="auto"/>
        <w:rPr>
          <w:vertAlign w:val="superscript"/>
        </w:rPr>
      </w:pPr>
      <w:r w:rsidRPr="00155F65">
        <w:t xml:space="preserve">Timo J. Marjomäki </w:t>
      </w:r>
      <w:hyperlink r:id="rId12" w:history="1">
        <w:r w:rsidRPr="00155F65">
          <w:rPr>
            <w:rStyle w:val="Lienhypertexte"/>
          </w:rPr>
          <w:t>https://orcid.org/0000-0002-0563-3099</w:t>
        </w:r>
      </w:hyperlink>
    </w:p>
    <w:p w14:paraId="1D4F26D9" w14:textId="61E1830A" w:rsidR="00755FDC" w:rsidRPr="00B43CA9" w:rsidRDefault="00755FDC" w:rsidP="00F755AB">
      <w:pPr>
        <w:spacing w:line="480" w:lineRule="auto"/>
        <w:rPr>
          <w:vertAlign w:val="superscript"/>
          <w:lang w:val="fr-FR"/>
          <w:rPrChange w:id="68" w:author="Emilien Lasne" w:date="2021-01-29T10:15:00Z">
            <w:rPr>
              <w:vertAlign w:val="superscript"/>
            </w:rPr>
          </w:rPrChange>
        </w:rPr>
      </w:pPr>
      <w:r w:rsidRPr="00B43CA9">
        <w:rPr>
          <w:lang w:val="fr-FR"/>
          <w:rPrChange w:id="69" w:author="Emilien Lasne" w:date="2021-01-29T10:15:00Z">
            <w:rPr/>
          </w:rPrChange>
        </w:rPr>
        <w:t xml:space="preserve">Emilien Lasne </w:t>
      </w:r>
      <w:r w:rsidR="00B43CA9">
        <w:fldChar w:fldCharType="begin"/>
      </w:r>
      <w:r w:rsidR="00B43CA9" w:rsidRPr="00B43CA9">
        <w:rPr>
          <w:lang w:val="fr-FR"/>
          <w:rPrChange w:id="70" w:author="Emilien Lasne" w:date="2021-01-29T10:15:00Z">
            <w:rPr/>
          </w:rPrChange>
        </w:rPr>
        <w:instrText xml:space="preserve"> HYPERLINK "https://orcid.org/0000-0001-5289-4542" </w:instrText>
      </w:r>
      <w:r w:rsidR="00B43CA9">
        <w:fldChar w:fldCharType="separate"/>
      </w:r>
      <w:r w:rsidRPr="00B43CA9">
        <w:rPr>
          <w:rStyle w:val="Lienhypertexte"/>
          <w:lang w:val="fr-FR"/>
          <w:rPrChange w:id="71" w:author="Emilien Lasne" w:date="2021-01-29T10:15:00Z">
            <w:rPr>
              <w:rStyle w:val="Lienhypertexte"/>
            </w:rPr>
          </w:rPrChange>
        </w:rPr>
        <w:t>https://orcid.org/0000-0001-5289-4542</w:t>
      </w:r>
      <w:r w:rsidR="00B43CA9">
        <w:rPr>
          <w:rStyle w:val="Lienhypertexte"/>
        </w:rPr>
        <w:fldChar w:fldCharType="end"/>
      </w:r>
    </w:p>
    <w:p w14:paraId="221E9B7B" w14:textId="31A9D314" w:rsidR="00755FDC" w:rsidRPr="00B43CA9" w:rsidRDefault="00755FDC" w:rsidP="00F755AB">
      <w:pPr>
        <w:spacing w:line="480" w:lineRule="auto"/>
        <w:rPr>
          <w:lang w:val="fr-FR"/>
          <w:rPrChange w:id="72" w:author="Emilien Lasne" w:date="2021-01-29T10:15:00Z">
            <w:rPr/>
          </w:rPrChange>
        </w:rPr>
      </w:pPr>
      <w:r w:rsidRPr="00B43CA9">
        <w:rPr>
          <w:lang w:val="fr-FR"/>
          <w:rPrChange w:id="73" w:author="Emilien Lasne" w:date="2021-01-29T10:15:00Z">
            <w:rPr/>
          </w:rPrChange>
        </w:rPr>
        <w:t xml:space="preserve">Juha Karjalainen </w:t>
      </w:r>
      <w:r w:rsidR="00B43CA9">
        <w:fldChar w:fldCharType="begin"/>
      </w:r>
      <w:r w:rsidR="00B43CA9" w:rsidRPr="00B43CA9">
        <w:rPr>
          <w:lang w:val="fr-FR"/>
          <w:rPrChange w:id="74" w:author="Emilien Lasne" w:date="2021-01-29T10:15:00Z">
            <w:rPr/>
          </w:rPrChange>
        </w:rPr>
        <w:instrText xml:space="preserve"> HYPERLINK "https://orcid.org/0000-0001-9302-1174" </w:instrText>
      </w:r>
      <w:r w:rsidR="00B43CA9">
        <w:fldChar w:fldCharType="separate"/>
      </w:r>
      <w:r w:rsidRPr="00B43CA9">
        <w:rPr>
          <w:rStyle w:val="Lienhypertexte"/>
          <w:lang w:val="fr-FR"/>
          <w:rPrChange w:id="75" w:author="Emilien Lasne" w:date="2021-01-29T10:15:00Z">
            <w:rPr>
              <w:rStyle w:val="Lienhypertexte"/>
            </w:rPr>
          </w:rPrChange>
        </w:rPr>
        <w:t>https://orcid.org/0000-0001-9302-1174</w:t>
      </w:r>
      <w:r w:rsidR="00B43CA9">
        <w:rPr>
          <w:rStyle w:val="Lienhypertexte"/>
        </w:rPr>
        <w:fldChar w:fldCharType="end"/>
      </w:r>
    </w:p>
    <w:p w14:paraId="33A73261" w14:textId="629A7823" w:rsidR="00755FDC" w:rsidRPr="00155F65" w:rsidRDefault="00755FDC" w:rsidP="00F755AB">
      <w:pPr>
        <w:spacing w:line="480" w:lineRule="auto"/>
      </w:pPr>
      <w:r w:rsidRPr="00155F65">
        <w:t xml:space="preserve">Jason D. Stockwell </w:t>
      </w:r>
      <w:hyperlink r:id="rId13" w:history="1">
        <w:r w:rsidRPr="00155F65">
          <w:rPr>
            <w:rStyle w:val="Lienhypertexte"/>
          </w:rPr>
          <w:t>https://orcid.org/0000-0003-3393-6799</w:t>
        </w:r>
      </w:hyperlink>
    </w:p>
    <w:p w14:paraId="00000080" w14:textId="77777777" w:rsidR="005660EC" w:rsidRPr="00155F65" w:rsidRDefault="005660EC" w:rsidP="00F755AB">
      <w:pPr>
        <w:spacing w:line="480" w:lineRule="auto"/>
      </w:pPr>
    </w:p>
    <w:p w14:paraId="00000081" w14:textId="3B149ABB"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76" w:name="_heading=h.hsslkc97zgii" w:colFirst="0" w:colLast="0"/>
      <w:bookmarkEnd w:id="76"/>
      <w:r w:rsidRPr="00155F65">
        <w:rPr>
          <w:rFonts w:ascii="Times New Roman" w:eastAsia="Times New Roman" w:hAnsi="Times New Roman" w:cs="Times New Roman"/>
          <w:sz w:val="24"/>
          <w:szCs w:val="24"/>
        </w:rPr>
        <w:t>LITERATURE CITED:</w:t>
      </w:r>
    </w:p>
    <w:p w14:paraId="1E746EDF" w14:textId="7114759D" w:rsidR="00535E63" w:rsidRPr="00535E63" w:rsidRDefault="00AB1402" w:rsidP="00535E63">
      <w:pPr>
        <w:widowControl w:val="0"/>
        <w:autoSpaceDE w:val="0"/>
        <w:autoSpaceDN w:val="0"/>
        <w:adjustRightInd w:val="0"/>
        <w:spacing w:line="480" w:lineRule="auto"/>
        <w:ind w:left="480" w:hanging="480"/>
        <w:rPr>
          <w:noProof/>
        </w:rPr>
      </w:pPr>
      <w:r w:rsidRPr="00155F65">
        <w:fldChar w:fldCharType="begin" w:fldLock="1"/>
      </w:r>
      <w:r w:rsidRPr="00155F65">
        <w:instrText xml:space="preserve">ADDIN Mendeley Bibliography CSL_BIBLIOGRAPHY </w:instrText>
      </w:r>
      <w:r w:rsidRPr="00155F65">
        <w:fldChar w:fldCharType="separate"/>
      </w:r>
      <w:r w:rsidR="00535E63" w:rsidRPr="00535E63">
        <w:rPr>
          <w:noProof/>
        </w:rPr>
        <w:t xml:space="preserve">Anneville, O., Lasne, E., Guillard, J., Eckmann, R., Stockwell, J. D., Gillet, C., &amp; Yule, D. L. (2015). Impact of Fishing and Stocking Practices on Coregonid Diversity. </w:t>
      </w:r>
      <w:r w:rsidR="00535E63" w:rsidRPr="00535E63">
        <w:rPr>
          <w:i/>
          <w:iCs/>
          <w:noProof/>
        </w:rPr>
        <w:t>Food and Nutrition Sciences</w:t>
      </w:r>
      <w:r w:rsidR="00535E63" w:rsidRPr="00535E63">
        <w:rPr>
          <w:noProof/>
        </w:rPr>
        <w:t xml:space="preserve">, </w:t>
      </w:r>
      <w:r w:rsidR="00535E63" w:rsidRPr="00535E63">
        <w:rPr>
          <w:i/>
          <w:iCs/>
          <w:noProof/>
        </w:rPr>
        <w:t>06</w:t>
      </w:r>
      <w:r w:rsidR="00535E63" w:rsidRPr="00535E63">
        <w:rPr>
          <w:noProof/>
        </w:rPr>
        <w:t>(11), 1045–1055. https://doi.org/10.4236/fns.2015.611108</w:t>
      </w:r>
    </w:p>
    <w:p w14:paraId="73CE15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Austin, J. A., &amp; Colman, S. M. (2007). Lake Superior summer water temperatures are increasing more rapidly than regional temperatures: A positive ice-albedo feedback. </w:t>
      </w:r>
      <w:r w:rsidRPr="00535E63">
        <w:rPr>
          <w:i/>
          <w:iCs/>
          <w:noProof/>
        </w:rPr>
        <w:t xml:space="preserve">Geophysical </w:t>
      </w:r>
      <w:r w:rsidRPr="00535E63">
        <w:rPr>
          <w:i/>
          <w:iCs/>
          <w:noProof/>
        </w:rPr>
        <w:lastRenderedPageBreak/>
        <w:t>Research Letters</w:t>
      </w:r>
      <w:r w:rsidRPr="00535E63">
        <w:rPr>
          <w:noProof/>
        </w:rPr>
        <w:t xml:space="preserve">, </w:t>
      </w:r>
      <w:r w:rsidRPr="00535E63">
        <w:rPr>
          <w:i/>
          <w:iCs/>
          <w:noProof/>
        </w:rPr>
        <w:t>34</w:t>
      </w:r>
      <w:r w:rsidRPr="00535E63">
        <w:rPr>
          <w:noProof/>
        </w:rPr>
        <w:t>(6), 1–5. https://doi.org/10.1029/2006GL029021</w:t>
      </w:r>
    </w:p>
    <w:p w14:paraId="4422CF0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Bates, D., Mächler, M., Bolker, B., &amp; Walker, S. (2015). Fitting Linear Mixed-Effects Models Using lme4. </w:t>
      </w:r>
      <w:r w:rsidRPr="00535E63">
        <w:rPr>
          <w:i/>
          <w:iCs/>
          <w:noProof/>
        </w:rPr>
        <w:t>Journal of Statistical Software; Vol 1, Issue 1 (2015)</w:t>
      </w:r>
      <w:r w:rsidRPr="00535E63">
        <w:rPr>
          <w:noProof/>
        </w:rPr>
        <w:t>. https://www.jstatsoft.org/v067/i01</w:t>
      </w:r>
    </w:p>
    <w:p w14:paraId="066C8A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Billerbeck, J. M., Schultz, E. T., &amp; Conover, D. O. (2000). Adaptive variation in energy acquisition and allocation among latitudinal populations of the Atlantic silverside. </w:t>
      </w:r>
      <w:r w:rsidRPr="00535E63">
        <w:rPr>
          <w:i/>
          <w:iCs/>
          <w:noProof/>
        </w:rPr>
        <w:t>Oecologia</w:t>
      </w:r>
      <w:r w:rsidRPr="00535E63">
        <w:rPr>
          <w:noProof/>
        </w:rPr>
        <w:t xml:space="preserve">, </w:t>
      </w:r>
      <w:r w:rsidRPr="00535E63">
        <w:rPr>
          <w:i/>
          <w:iCs/>
          <w:noProof/>
        </w:rPr>
        <w:t>122</w:t>
      </w:r>
      <w:r w:rsidRPr="00535E63">
        <w:rPr>
          <w:noProof/>
        </w:rPr>
        <w:t>(2), 210–219. https://doi.org/10.1007/PL00008848</w:t>
      </w:r>
    </w:p>
    <w:p w14:paraId="0D070D08" w14:textId="77777777" w:rsidR="00535E63" w:rsidRPr="00B43CA9" w:rsidRDefault="00535E63" w:rsidP="00535E63">
      <w:pPr>
        <w:widowControl w:val="0"/>
        <w:autoSpaceDE w:val="0"/>
        <w:autoSpaceDN w:val="0"/>
        <w:adjustRightInd w:val="0"/>
        <w:spacing w:line="480" w:lineRule="auto"/>
        <w:ind w:left="480" w:hanging="480"/>
        <w:rPr>
          <w:noProof/>
          <w:lang w:val="fr-FR"/>
          <w:rPrChange w:id="77" w:author="Emilien Lasne" w:date="2021-01-29T10:15:00Z">
            <w:rPr>
              <w:noProof/>
            </w:rPr>
          </w:rPrChange>
        </w:rPr>
      </w:pPr>
      <w:r w:rsidRPr="00535E63">
        <w:rPr>
          <w:noProof/>
        </w:rPr>
        <w:t xml:space="preserve">Blaxter, J. H. S. (1963). The influence of egg size on herring larvae (Clupea harengus L). </w:t>
      </w:r>
      <w:r w:rsidRPr="00B43CA9">
        <w:rPr>
          <w:i/>
          <w:iCs/>
          <w:noProof/>
          <w:lang w:val="fr-FR"/>
          <w:rPrChange w:id="78" w:author="Emilien Lasne" w:date="2021-01-29T10:15:00Z">
            <w:rPr>
              <w:i/>
              <w:iCs/>
              <w:noProof/>
            </w:rPr>
          </w:rPrChange>
        </w:rPr>
        <w:t>J. Cons. Int. Explor. Mer</w:t>
      </w:r>
      <w:r w:rsidRPr="00B43CA9">
        <w:rPr>
          <w:noProof/>
          <w:lang w:val="fr-FR"/>
          <w:rPrChange w:id="79" w:author="Emilien Lasne" w:date="2021-01-29T10:15:00Z">
            <w:rPr>
              <w:noProof/>
            </w:rPr>
          </w:rPrChange>
        </w:rPr>
        <w:t xml:space="preserve">, </w:t>
      </w:r>
      <w:r w:rsidRPr="00B43CA9">
        <w:rPr>
          <w:i/>
          <w:iCs/>
          <w:noProof/>
          <w:lang w:val="fr-FR"/>
          <w:rPrChange w:id="80" w:author="Emilien Lasne" w:date="2021-01-29T10:15:00Z">
            <w:rPr>
              <w:i/>
              <w:iCs/>
              <w:noProof/>
            </w:rPr>
          </w:rPrChange>
        </w:rPr>
        <w:t>28</w:t>
      </w:r>
      <w:r w:rsidRPr="00B43CA9">
        <w:rPr>
          <w:noProof/>
          <w:lang w:val="fr-FR"/>
          <w:rPrChange w:id="81" w:author="Emilien Lasne" w:date="2021-01-29T10:15:00Z">
            <w:rPr>
              <w:noProof/>
            </w:rPr>
          </w:rPrChange>
        </w:rPr>
        <w:t>, 211–240. https://doi.org/10.1093/icesjms/28.2.211</w:t>
      </w:r>
    </w:p>
    <w:p w14:paraId="628B9D6F"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82" w:author="Emilien Lasne" w:date="2021-01-29T10:15:00Z">
            <w:rPr>
              <w:noProof/>
            </w:rPr>
          </w:rPrChange>
        </w:rPr>
        <w:t xml:space="preserve">Blaxter, J. H. S. (1991). </w:t>
      </w:r>
      <w:r w:rsidRPr="00535E63">
        <w:rPr>
          <w:noProof/>
        </w:rPr>
        <w:t xml:space="preserve">The effect of temperature on larval fishes. </w:t>
      </w:r>
      <w:r w:rsidRPr="00535E63">
        <w:rPr>
          <w:i/>
          <w:iCs/>
          <w:noProof/>
        </w:rPr>
        <w:t>Netherlands Journal of Zoology</w:t>
      </w:r>
      <w:r w:rsidRPr="00535E63">
        <w:rPr>
          <w:noProof/>
        </w:rPr>
        <w:t xml:space="preserve">, </w:t>
      </w:r>
      <w:r w:rsidRPr="00535E63">
        <w:rPr>
          <w:i/>
          <w:iCs/>
          <w:noProof/>
        </w:rPr>
        <w:t>42</w:t>
      </w:r>
      <w:r w:rsidRPr="00535E63">
        <w:rPr>
          <w:noProof/>
        </w:rPr>
        <w:t>(2–3), 336–357. https://doi.org/10.1163/156854291X00379</w:t>
      </w:r>
    </w:p>
    <w:p w14:paraId="212387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Brett, J. R. (1979). Environmental factors and growth. In </w:t>
      </w:r>
      <w:r w:rsidRPr="00535E63">
        <w:rPr>
          <w:i/>
          <w:iCs/>
          <w:noProof/>
        </w:rPr>
        <w:t>Fish physiology, vol. VIII. Bioenergetics and growth</w:t>
      </w:r>
      <w:r w:rsidRPr="00535E63">
        <w:rPr>
          <w:noProof/>
        </w:rPr>
        <w:t>. Academic press. https://doi.org/10.1016/S1546-5098(08)60033-3</w:t>
      </w:r>
    </w:p>
    <w:p w14:paraId="6B1749A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Bronte, C. R., Bunnell, D. B., David, S. R., Gordon, R., Gorsky, D., Millard, M. J., Read, J., Stein, R. A., &amp; Vaccaro, L. (2017). </w:t>
      </w:r>
      <w:r w:rsidRPr="00535E63">
        <w:rPr>
          <w:i/>
          <w:iCs/>
          <w:noProof/>
        </w:rPr>
        <w:t>Report from the workshop on coregonine restoration science</w:t>
      </w:r>
      <w:r w:rsidRPr="00535E63">
        <w:rPr>
          <w:noProof/>
        </w:rPr>
        <w:t>. US Geological Survey. https://doi.org/10.3133/ofr20171081</w:t>
      </w:r>
    </w:p>
    <w:p w14:paraId="7771C33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Brooke, L. T., &amp; Colby, P. J. (1980). Development and survival of embryos of lake herring at different constant oxygen concentrations and temperatures. </w:t>
      </w:r>
      <w:r w:rsidRPr="00535E63">
        <w:rPr>
          <w:i/>
          <w:iCs/>
          <w:noProof/>
        </w:rPr>
        <w:t>The Progressive Fish-Culturist</w:t>
      </w:r>
      <w:r w:rsidRPr="00535E63">
        <w:rPr>
          <w:noProof/>
        </w:rPr>
        <w:t xml:space="preserve">, </w:t>
      </w:r>
      <w:r w:rsidRPr="00535E63">
        <w:rPr>
          <w:i/>
          <w:iCs/>
          <w:noProof/>
        </w:rPr>
        <w:t>42</w:t>
      </w:r>
      <w:r w:rsidRPr="00535E63">
        <w:rPr>
          <w:noProof/>
        </w:rPr>
        <w:t>(1), 3–9. https://doi.org/10.1577/1548-8659(1980)42[3:DASOEO]2.0.CO;2</w:t>
      </w:r>
    </w:p>
    <w:p w14:paraId="625BFC4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Brown, J. H., Gillooly, J. F., Allen, A. P., Savage, V. M., &amp; West, G. B. (2004). Toward a metabolic theory of ecology. </w:t>
      </w:r>
      <w:r w:rsidRPr="00535E63">
        <w:rPr>
          <w:i/>
          <w:iCs/>
          <w:noProof/>
        </w:rPr>
        <w:t>Ecology</w:t>
      </w:r>
      <w:r w:rsidRPr="00535E63">
        <w:rPr>
          <w:noProof/>
        </w:rPr>
        <w:t xml:space="preserve">, </w:t>
      </w:r>
      <w:r w:rsidRPr="00535E63">
        <w:rPr>
          <w:i/>
          <w:iCs/>
          <w:noProof/>
        </w:rPr>
        <w:t>85</w:t>
      </w:r>
      <w:r w:rsidRPr="00535E63">
        <w:rPr>
          <w:noProof/>
        </w:rPr>
        <w:t>(7), 1771–1789. https://doi.org/10.1890/03-9000</w:t>
      </w:r>
    </w:p>
    <w:p w14:paraId="7DE96EF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Busch, S., Kirillin, G., &amp; Mehner, T. (2012). Plasticity in habitat use determines metabolic </w:t>
      </w:r>
      <w:r w:rsidRPr="00535E63">
        <w:rPr>
          <w:noProof/>
        </w:rPr>
        <w:lastRenderedPageBreak/>
        <w:t xml:space="preserve">response of fish to global warming in stratified lakes. </w:t>
      </w:r>
      <w:r w:rsidRPr="00535E63">
        <w:rPr>
          <w:i/>
          <w:iCs/>
          <w:noProof/>
        </w:rPr>
        <w:t>Oecologia</w:t>
      </w:r>
      <w:r w:rsidRPr="00535E63">
        <w:rPr>
          <w:noProof/>
        </w:rPr>
        <w:t xml:space="preserve">, </w:t>
      </w:r>
      <w:r w:rsidRPr="00535E63">
        <w:rPr>
          <w:i/>
          <w:iCs/>
          <w:noProof/>
        </w:rPr>
        <w:t>170</w:t>
      </w:r>
      <w:r w:rsidRPr="00535E63">
        <w:rPr>
          <w:noProof/>
        </w:rPr>
        <w:t>(1), 275–287. https://doi.org/10.1007/s00442-012-2286-z</w:t>
      </w:r>
    </w:p>
    <w:p w14:paraId="7F53687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Chavarie, L., Dempson, J. B., Schwarz, C. J., Reist, J. D., Power, G., &amp; Power, M. (2010). Latitudinal variation in growth among Arctic charr in eastern North America: Evidence for countergradient variation? </w:t>
      </w:r>
      <w:r w:rsidRPr="00535E63">
        <w:rPr>
          <w:i/>
          <w:iCs/>
          <w:noProof/>
        </w:rPr>
        <w:t>Hydrobiologia</w:t>
      </w:r>
      <w:r w:rsidRPr="00535E63">
        <w:rPr>
          <w:noProof/>
        </w:rPr>
        <w:t xml:space="preserve">, </w:t>
      </w:r>
      <w:r w:rsidRPr="00535E63">
        <w:rPr>
          <w:i/>
          <w:iCs/>
          <w:noProof/>
        </w:rPr>
        <w:t>650</w:t>
      </w:r>
      <w:r w:rsidRPr="00535E63">
        <w:rPr>
          <w:noProof/>
        </w:rPr>
        <w:t>(1), 161–177. https://doi.org/10.1007/s10750-009-0043-z</w:t>
      </w:r>
    </w:p>
    <w:p w14:paraId="3DDAF8E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Chen, Z., Farrell, A. P., Matala, A., &amp; Narum, S. R. (2018). Mechanisms of thermal adaptation and evolutionary potential of conspecific populations to changing environments. </w:t>
      </w:r>
      <w:r w:rsidRPr="00535E63">
        <w:rPr>
          <w:i/>
          <w:iCs/>
          <w:noProof/>
        </w:rPr>
        <w:t>Molecular Ecology</w:t>
      </w:r>
      <w:r w:rsidRPr="00535E63">
        <w:rPr>
          <w:noProof/>
        </w:rPr>
        <w:t xml:space="preserve">, </w:t>
      </w:r>
      <w:r w:rsidRPr="00535E63">
        <w:rPr>
          <w:i/>
          <w:iCs/>
          <w:noProof/>
        </w:rPr>
        <w:t>27</w:t>
      </w:r>
      <w:r w:rsidRPr="00535E63">
        <w:rPr>
          <w:noProof/>
        </w:rPr>
        <w:t>(3), 659–674. https://doi.org/10.1111/mec.14475</w:t>
      </w:r>
    </w:p>
    <w:p w14:paraId="148B191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Christensen, J. H., Hewitson, B., Busuioc, A., Chen, A., Gao, X., Held, R., Jones, R., Kolli, R. K., Kwon, W. K., &amp; Laprise, R. (2007). Regional climate projections. In </w:t>
      </w:r>
      <w:r w:rsidRPr="00535E63">
        <w:rPr>
          <w:i/>
          <w:iCs/>
          <w:noProof/>
        </w:rPr>
        <w:t>Climate Change, 2007: The Physical Science Basis. Contribution of Working group I to the Fourth Assessment Report of the Intergovernmental Panel on Climate Change, University Press, Cambridge, Chapter 11</w:t>
      </w:r>
      <w:r w:rsidRPr="00535E63">
        <w:rPr>
          <w:noProof/>
        </w:rPr>
        <w:t xml:space="preserve"> (pp. 847–940).</w:t>
      </w:r>
    </w:p>
    <w:p w14:paraId="374DA40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Christie, M. R., Marine, M. L., French, R. A., &amp; Blouin, M. S. (2012). Genetic adaptation to captivity can occur in a single generation. </w:t>
      </w:r>
      <w:r w:rsidRPr="00535E63">
        <w:rPr>
          <w:i/>
          <w:iCs/>
          <w:noProof/>
        </w:rPr>
        <w:t>Proceedings of the National Academy of Sciences</w:t>
      </w:r>
      <w:r w:rsidRPr="00535E63">
        <w:rPr>
          <w:noProof/>
        </w:rPr>
        <w:t xml:space="preserve">, </w:t>
      </w:r>
      <w:r w:rsidRPr="00535E63">
        <w:rPr>
          <w:i/>
          <w:iCs/>
          <w:noProof/>
        </w:rPr>
        <w:t>109</w:t>
      </w:r>
      <w:r w:rsidRPr="00535E63">
        <w:rPr>
          <w:noProof/>
        </w:rPr>
        <w:t>(1), 238–242. https://doi.org/10.1073/pnas.1111073109</w:t>
      </w:r>
    </w:p>
    <w:p w14:paraId="389973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(1970). Survival and development of lake herring (Coregonus artedii) eggs at various incubation temperatures. </w:t>
      </w:r>
      <w:r w:rsidRPr="00535E63">
        <w:rPr>
          <w:i/>
          <w:iCs/>
          <w:noProof/>
        </w:rPr>
        <w:t>Biology of Coregonid Fishes</w:t>
      </w:r>
      <w:r w:rsidRPr="00535E63">
        <w:rPr>
          <w:noProof/>
        </w:rPr>
        <w:t>, 417–428.</w:t>
      </w:r>
    </w:p>
    <w:p w14:paraId="71EC59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(1973). Effects of Temperature on Embryonic-Development of Lake Herring (Coregonus-Artedii). </w:t>
      </w:r>
      <w:r w:rsidRPr="00535E63">
        <w:rPr>
          <w:i/>
          <w:iCs/>
          <w:noProof/>
        </w:rPr>
        <w:t>Journal of the Fisheries Research Board of Canada</w:t>
      </w:r>
      <w:r w:rsidRPr="00535E63">
        <w:rPr>
          <w:noProof/>
        </w:rPr>
        <w:t xml:space="preserve">, </w:t>
      </w:r>
      <w:r w:rsidRPr="00535E63">
        <w:rPr>
          <w:i/>
          <w:iCs/>
          <w:noProof/>
        </w:rPr>
        <w:t>30</w:t>
      </w:r>
      <w:r w:rsidRPr="00535E63">
        <w:rPr>
          <w:noProof/>
        </w:rPr>
        <w:t>(6), 799–810. https://doi.org/10.1139/f73-135</w:t>
      </w:r>
    </w:p>
    <w:p w14:paraId="13272198"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83" w:author="Emilien Lasne" w:date="2021-01-29T10:15:00Z">
            <w:rPr>
              <w:noProof/>
            </w:rPr>
          </w:rPrChange>
        </w:rPr>
        <w:t xml:space="preserve">Comte, L., Buisson, L., Daufresne, M., &amp; Grenouillet, G. (2013). </w:t>
      </w:r>
      <w:r w:rsidRPr="00535E63">
        <w:rPr>
          <w:noProof/>
        </w:rPr>
        <w:t xml:space="preserve">Climate-induced changes in the </w:t>
      </w:r>
      <w:r w:rsidRPr="00535E63">
        <w:rPr>
          <w:noProof/>
        </w:rPr>
        <w:lastRenderedPageBreak/>
        <w:t xml:space="preserve">distribution of freshwater fish: Observed and predicted trends. </w:t>
      </w:r>
      <w:r w:rsidRPr="00535E63">
        <w:rPr>
          <w:i/>
          <w:iCs/>
          <w:noProof/>
        </w:rPr>
        <w:t>Freshwater Biology</w:t>
      </w:r>
      <w:r w:rsidRPr="00535E63">
        <w:rPr>
          <w:noProof/>
        </w:rPr>
        <w:t xml:space="preserve">, </w:t>
      </w:r>
      <w:r w:rsidRPr="00535E63">
        <w:rPr>
          <w:i/>
          <w:iCs/>
          <w:noProof/>
        </w:rPr>
        <w:t>58</w:t>
      </w:r>
      <w:r w:rsidRPr="00535E63">
        <w:rPr>
          <w:noProof/>
        </w:rPr>
        <w:t>(4), 625–639. https://doi.org/10.1111/fwb.12081</w:t>
      </w:r>
    </w:p>
    <w:p w14:paraId="5F4087E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Present, M. C. (1990). Countergradient variation in growth rate: compensation for lenth of the growing season among Atlantic silversides from different latitudes. </w:t>
      </w:r>
      <w:r w:rsidRPr="00535E63">
        <w:rPr>
          <w:i/>
          <w:iCs/>
          <w:noProof/>
        </w:rPr>
        <w:t>Oecologica</w:t>
      </w:r>
      <w:r w:rsidRPr="00535E63">
        <w:rPr>
          <w:noProof/>
        </w:rPr>
        <w:t xml:space="preserve">, </w:t>
      </w:r>
      <w:r w:rsidRPr="00535E63">
        <w:rPr>
          <w:i/>
          <w:iCs/>
          <w:noProof/>
        </w:rPr>
        <w:t>83</w:t>
      </w:r>
      <w:r w:rsidRPr="00535E63">
        <w:rPr>
          <w:noProof/>
        </w:rPr>
        <w:t>(3), 316–324. https://doi.org/Doi 10.1007/Bf00317554</w:t>
      </w:r>
    </w:p>
    <w:p w14:paraId="49A99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Schultz, E. T. (1995). Phenotypic similarity and the evolutionary significance of countergradient variation. </w:t>
      </w:r>
      <w:r w:rsidRPr="00535E63">
        <w:rPr>
          <w:i/>
          <w:iCs/>
          <w:noProof/>
        </w:rPr>
        <w:t>Trends in Ecology &amp; Evolution</w:t>
      </w:r>
      <w:r w:rsidRPr="00535E63">
        <w:rPr>
          <w:noProof/>
        </w:rPr>
        <w:t xml:space="preserve">, </w:t>
      </w:r>
      <w:r w:rsidRPr="00535E63">
        <w:rPr>
          <w:i/>
          <w:iCs/>
          <w:noProof/>
        </w:rPr>
        <w:t>10</w:t>
      </w:r>
      <w:r w:rsidRPr="00535E63">
        <w:rPr>
          <w:noProof/>
        </w:rPr>
        <w:t>(6), 248–252. https://doi.org/10.1016/S0169-5347(00)89081-3</w:t>
      </w:r>
    </w:p>
    <w:p w14:paraId="0B084A0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Cushing, D. H. (1990). Plankton production and year-class strength in fish populations: An update of the match/mismatch hypothesis. </w:t>
      </w:r>
      <w:r w:rsidRPr="00535E63">
        <w:rPr>
          <w:i/>
          <w:iCs/>
          <w:noProof/>
        </w:rPr>
        <w:t>Advances in Marine Biology</w:t>
      </w:r>
      <w:r w:rsidRPr="00535E63">
        <w:rPr>
          <w:noProof/>
        </w:rPr>
        <w:t xml:space="preserve">, </w:t>
      </w:r>
      <w:r w:rsidRPr="00535E63">
        <w:rPr>
          <w:i/>
          <w:iCs/>
          <w:noProof/>
        </w:rPr>
        <w:t>26</w:t>
      </w:r>
      <w:r w:rsidRPr="00535E63">
        <w:rPr>
          <w:noProof/>
        </w:rPr>
        <w:t>(C), 249–293. https://doi.org/10.1016/S0065-2881(08)60202-3</w:t>
      </w:r>
    </w:p>
    <w:p w14:paraId="580C4DE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Dahlke, F. T., Wohlrab, S., Butzin, M., &amp; Pörtner, H.-O. (2020). Thermal bottlenecks in the life cycle define climate vulnerability of fish. </w:t>
      </w:r>
      <w:r w:rsidRPr="00535E63">
        <w:rPr>
          <w:i/>
          <w:iCs/>
          <w:noProof/>
        </w:rPr>
        <w:t>Science</w:t>
      </w:r>
      <w:r w:rsidRPr="00535E63">
        <w:rPr>
          <w:noProof/>
        </w:rPr>
        <w:t xml:space="preserve">, </w:t>
      </w:r>
      <w:r w:rsidRPr="00535E63">
        <w:rPr>
          <w:i/>
          <w:iCs/>
          <w:noProof/>
        </w:rPr>
        <w:t>369</w:t>
      </w:r>
      <w:r w:rsidRPr="00535E63">
        <w:rPr>
          <w:noProof/>
        </w:rPr>
        <w:t>(6499), 65–70. https://doi.org/10.1126/science.aaz3658</w:t>
      </w:r>
    </w:p>
    <w:p w14:paraId="6B145CB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Downie, A. T., Illing, B., Faria, A. M., &amp; Rummer, J. L. (2020). Swimming performance of marine fish larvae: review of a universal trait under ecological and environmental pressure. </w:t>
      </w:r>
      <w:r w:rsidRPr="00535E63">
        <w:rPr>
          <w:i/>
          <w:iCs/>
          <w:noProof/>
        </w:rPr>
        <w:t>Reviews in Fish Biology and Fisheries</w:t>
      </w:r>
      <w:r w:rsidRPr="00535E63">
        <w:rPr>
          <w:noProof/>
        </w:rPr>
        <w:t>, 1–16. https://doi.org/10.1007/s11160-019-09592-w</w:t>
      </w:r>
    </w:p>
    <w:p w14:paraId="0735F09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Dryer, W. R., &amp; Beil, J. (1964). Life history of lake herring in Lake Superior. </w:t>
      </w:r>
      <w:r w:rsidRPr="00535E63">
        <w:rPr>
          <w:i/>
          <w:iCs/>
          <w:noProof/>
        </w:rPr>
        <w:t>Fish. Bull</w:t>
      </w:r>
      <w:r w:rsidRPr="00535E63">
        <w:rPr>
          <w:noProof/>
        </w:rPr>
        <w:t xml:space="preserve">, </w:t>
      </w:r>
      <w:r w:rsidRPr="00535E63">
        <w:rPr>
          <w:i/>
          <w:iCs/>
          <w:noProof/>
        </w:rPr>
        <w:t>63</w:t>
      </w:r>
      <w:r w:rsidRPr="00535E63">
        <w:rPr>
          <w:noProof/>
        </w:rPr>
        <w:t>(3), 493–530.</w:t>
      </w:r>
    </w:p>
    <w:p w14:paraId="3B5B7A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Ebener, M. P., Stockwell, J. D., Yule, D. L., Gorman, O. T., Hrabik, T. R., Kinnunen, R. E., Mattes, W. P., Oyadomari, J. K., Schreiner, D. R., Geving, S., Scribner, K., Schram, S. T., Seider, M. J., &amp; Sitar, S. P. (2008). Status of cisco (Coregonus artedi) in Lake Superior during 1970-2006 and management and research considerations. </w:t>
      </w:r>
      <w:r w:rsidRPr="00535E63">
        <w:rPr>
          <w:i/>
          <w:iCs/>
          <w:noProof/>
        </w:rPr>
        <w:t xml:space="preserve">Ann Arbor, Michigan: </w:t>
      </w:r>
      <w:r w:rsidRPr="00535E63">
        <w:rPr>
          <w:i/>
          <w:iCs/>
          <w:noProof/>
        </w:rPr>
        <w:lastRenderedPageBreak/>
        <w:t>Great Lakes Fishery Commission, Lake Superior Technical Report</w:t>
      </w:r>
      <w:r w:rsidRPr="00535E63">
        <w:rPr>
          <w:noProof/>
        </w:rPr>
        <w:t xml:space="preserve">, </w:t>
      </w:r>
      <w:r w:rsidRPr="00535E63">
        <w:rPr>
          <w:i/>
          <w:iCs/>
          <w:noProof/>
        </w:rPr>
        <w:t>1</w:t>
      </w:r>
      <w:r w:rsidRPr="00535E63">
        <w:rPr>
          <w:noProof/>
        </w:rPr>
        <w:t>, 126.</w:t>
      </w:r>
    </w:p>
    <w:p w14:paraId="3F6994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Elliott, J. A., &amp; Bell, V. A. (2011). Predicting the potential long-term influence of climate change on vendace (Coregonus albula) habitat in Bassenthwaite Lake, U.K. </w:t>
      </w:r>
      <w:r w:rsidRPr="00535E63">
        <w:rPr>
          <w:i/>
          <w:iCs/>
          <w:noProof/>
        </w:rPr>
        <w:t>Freshwater Biology</w:t>
      </w:r>
      <w:r w:rsidRPr="00535E63">
        <w:rPr>
          <w:noProof/>
        </w:rPr>
        <w:t xml:space="preserve">, </w:t>
      </w:r>
      <w:r w:rsidRPr="00535E63">
        <w:rPr>
          <w:i/>
          <w:iCs/>
          <w:noProof/>
        </w:rPr>
        <w:t>56</w:t>
      </w:r>
      <w:r w:rsidRPr="00535E63">
        <w:rPr>
          <w:noProof/>
        </w:rPr>
        <w:t>(2), 395–405. https://doi.org/10.1111/j.1365-2427.2010.02506.x</w:t>
      </w:r>
    </w:p>
    <w:p w14:paraId="5064F37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Eronen, T., &amp; Lahti, E. (1988). Life cycle of winter spawning vendace (Coregonus albula L.) in Lake Kajoonjärvi, eastern Finland. </w:t>
      </w:r>
      <w:r w:rsidRPr="00535E63">
        <w:rPr>
          <w:i/>
          <w:iCs/>
          <w:noProof/>
        </w:rPr>
        <w:t>Finnish Fisheries Research</w:t>
      </w:r>
      <w:r w:rsidRPr="00535E63">
        <w:rPr>
          <w:noProof/>
        </w:rPr>
        <w:t xml:space="preserve">, </w:t>
      </w:r>
      <w:r w:rsidRPr="00535E63">
        <w:rPr>
          <w:i/>
          <w:iCs/>
          <w:noProof/>
        </w:rPr>
        <w:t>9</w:t>
      </w:r>
      <w:r w:rsidRPr="00535E63">
        <w:rPr>
          <w:noProof/>
        </w:rPr>
        <w:t>, 197–203.</w:t>
      </w:r>
    </w:p>
    <w:p w14:paraId="4BDD9D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Eshenroder, R. L., Vecsei, P., Gorman, O. T., Yule, D. L., Pratt, T. C., Mandrak, N. E., Bunnell, D. B., &amp; Muir, A. M. (2016). Ciscoes (Coregonus, subgenus Leucichthys) of the Laurentian Great Lakes and Lake Nipigon. In </w:t>
      </w:r>
      <w:r w:rsidRPr="00535E63">
        <w:rPr>
          <w:i/>
          <w:iCs/>
          <w:noProof/>
        </w:rPr>
        <w:t>Canadian Journal of Fisheries and Aquatic Sciences</w:t>
      </w:r>
      <w:r w:rsidRPr="00535E63">
        <w:rPr>
          <w:noProof/>
        </w:rPr>
        <w:t>. Great Lakes Fishery Commission. http://www.glfc.org/pubs/misc/Ciscoes_of_the_Laurentian_Great_Lakes_and_Lake_Nipigon.pdf</w:t>
      </w:r>
    </w:p>
    <w:p w14:paraId="0FF720E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Favé, M.-J., &amp; Turgeon, J. (2008). Patterns of genetic diversity in Great Lakes bloaters (Coregonus hoyi) with a view to future reintroduction in Lake Ontario. </w:t>
      </w:r>
      <w:r w:rsidRPr="00535E63">
        <w:rPr>
          <w:i/>
          <w:iCs/>
          <w:noProof/>
        </w:rPr>
        <w:t>Conservation Genetics</w:t>
      </w:r>
      <w:r w:rsidRPr="00535E63">
        <w:rPr>
          <w:noProof/>
        </w:rPr>
        <w:t xml:space="preserve">, </w:t>
      </w:r>
      <w:r w:rsidRPr="00535E63">
        <w:rPr>
          <w:i/>
          <w:iCs/>
          <w:noProof/>
        </w:rPr>
        <w:t>9</w:t>
      </w:r>
      <w:r w:rsidRPr="00535E63">
        <w:rPr>
          <w:noProof/>
        </w:rPr>
        <w:t>(2), 281–293. https://doi.org/10.1007/s10592-007-9339-6</w:t>
      </w:r>
    </w:p>
    <w:p w14:paraId="16B658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Ficke, A. D., Myrick, C. A., &amp; Hansen, L. J. (2007). Potential impacts of global climate change on freshwater fisheries. </w:t>
      </w:r>
      <w:r w:rsidRPr="00535E63">
        <w:rPr>
          <w:i/>
          <w:iCs/>
          <w:noProof/>
        </w:rPr>
        <w:t>Reviews in Fish Biology and Fisheries</w:t>
      </w:r>
      <w:r w:rsidRPr="00535E63">
        <w:rPr>
          <w:noProof/>
        </w:rPr>
        <w:t xml:space="preserve">, </w:t>
      </w:r>
      <w:r w:rsidRPr="00535E63">
        <w:rPr>
          <w:i/>
          <w:iCs/>
          <w:noProof/>
        </w:rPr>
        <w:t>17</w:t>
      </w:r>
      <w:r w:rsidRPr="00535E63">
        <w:rPr>
          <w:noProof/>
        </w:rPr>
        <w:t>(4), 581–613. https://doi.org/10.1007/s11160-007-9059-5</w:t>
      </w:r>
    </w:p>
    <w:p w14:paraId="6C6AEF8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Figge, F. (2004). Bio-folio: applying portfolio theory to biodiversity. </w:t>
      </w:r>
      <w:r w:rsidRPr="00535E63">
        <w:rPr>
          <w:i/>
          <w:iCs/>
          <w:noProof/>
        </w:rPr>
        <w:t>Biodiversity &amp; Conservation</w:t>
      </w:r>
      <w:r w:rsidRPr="00535E63">
        <w:rPr>
          <w:noProof/>
        </w:rPr>
        <w:t xml:space="preserve">, </w:t>
      </w:r>
      <w:r w:rsidRPr="00535E63">
        <w:rPr>
          <w:i/>
          <w:iCs/>
          <w:noProof/>
        </w:rPr>
        <w:t>13</w:t>
      </w:r>
      <w:r w:rsidRPr="00535E63">
        <w:rPr>
          <w:noProof/>
        </w:rPr>
        <w:t>(4), 827–849. https://doi.org/10.1023/B:BIOC.0000011729.93889.34</w:t>
      </w:r>
    </w:p>
    <w:p w14:paraId="5D7465D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Ford, M. J. (2002). Selection in captivity during supportive breeding may reduce fitness in the wild. </w:t>
      </w:r>
      <w:r w:rsidRPr="00535E63">
        <w:rPr>
          <w:i/>
          <w:iCs/>
          <w:noProof/>
        </w:rPr>
        <w:t>Conservation Biology</w:t>
      </w:r>
      <w:r w:rsidRPr="00535E63">
        <w:rPr>
          <w:noProof/>
        </w:rPr>
        <w:t xml:space="preserve">, </w:t>
      </w:r>
      <w:r w:rsidRPr="00535E63">
        <w:rPr>
          <w:i/>
          <w:iCs/>
          <w:noProof/>
        </w:rPr>
        <w:t>16</w:t>
      </w:r>
      <w:r w:rsidRPr="00535E63">
        <w:rPr>
          <w:noProof/>
        </w:rPr>
        <w:t>(3), 815–825. https://doi.org/10.1046/j.1523-1739.2002.00257.x</w:t>
      </w:r>
    </w:p>
    <w:p w14:paraId="5573A1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Freshwater, C., Anderson, S. C., Holt, K. R., Huang, A., &amp; Holt, C. A. (2019). Weakened portfolio effects constrain management effectiveness for population aggregates. </w:t>
      </w:r>
      <w:r w:rsidRPr="00535E63">
        <w:rPr>
          <w:i/>
          <w:iCs/>
          <w:noProof/>
        </w:rPr>
        <w:t>Ecological Applications</w:t>
      </w:r>
      <w:r w:rsidRPr="00535E63">
        <w:rPr>
          <w:noProof/>
        </w:rPr>
        <w:t xml:space="preserve">, </w:t>
      </w:r>
      <w:r w:rsidRPr="00535E63">
        <w:rPr>
          <w:i/>
          <w:iCs/>
          <w:noProof/>
        </w:rPr>
        <w:t>29</w:t>
      </w:r>
      <w:r w:rsidRPr="00535E63">
        <w:rPr>
          <w:noProof/>
        </w:rPr>
        <w:t>(7), e01966. https://doi.org/10.1002/eap.1966</w:t>
      </w:r>
    </w:p>
    <w:p w14:paraId="5002C9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Gillooly, J. F., Charnov, E. L., West, G. B., Savage, V. M., &amp; Brown, J. H. (2002). Effects of size and temperature on developmental time. </w:t>
      </w:r>
      <w:r w:rsidRPr="00535E63">
        <w:rPr>
          <w:i/>
          <w:iCs/>
          <w:noProof/>
        </w:rPr>
        <w:t>Nature</w:t>
      </w:r>
      <w:r w:rsidRPr="00535E63">
        <w:rPr>
          <w:noProof/>
        </w:rPr>
        <w:t xml:space="preserve">, </w:t>
      </w:r>
      <w:r w:rsidRPr="00535E63">
        <w:rPr>
          <w:i/>
          <w:iCs/>
          <w:noProof/>
        </w:rPr>
        <w:t>417</w:t>
      </w:r>
      <w:r w:rsidRPr="00535E63">
        <w:rPr>
          <w:noProof/>
        </w:rPr>
        <w:t>(6884), 70–73. https://doi.org/doi.org/10.1038/417070a</w:t>
      </w:r>
    </w:p>
    <w:p w14:paraId="15F9F7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Hairston, N. G., Ellner, S. P., Geber, M. A., Yoshida, T., &amp; Fox, J. A. (2005). Rapid evolution and the convergence of ecological and evolutionary time. </w:t>
      </w:r>
      <w:r w:rsidRPr="00535E63">
        <w:rPr>
          <w:i/>
          <w:iCs/>
          <w:noProof/>
        </w:rPr>
        <w:t>Ecology Letters</w:t>
      </w:r>
      <w:r w:rsidRPr="00535E63">
        <w:rPr>
          <w:noProof/>
        </w:rPr>
        <w:t xml:space="preserve">, </w:t>
      </w:r>
      <w:r w:rsidRPr="00535E63">
        <w:rPr>
          <w:i/>
          <w:iCs/>
          <w:noProof/>
        </w:rPr>
        <w:t>8</w:t>
      </w:r>
      <w:r w:rsidRPr="00535E63">
        <w:rPr>
          <w:noProof/>
        </w:rPr>
        <w:t>(10), 1114–1127. https://doi.org/10.1111/j.1461-0248.2005.00812.x</w:t>
      </w:r>
    </w:p>
    <w:p w14:paraId="31A6BF7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Häkkinen, J., Vehniäinen, E., Ylönen, O., Heikkilä, J. J., Soimasuo, M., Kaurola, J., Oikari, A., &amp; Karjalainen, J. (2002). The effects of increasing UV-B radiation on pigmentation, growth and survival of coregonid embryos and larvae. </w:t>
      </w:r>
      <w:r w:rsidRPr="00535E63">
        <w:rPr>
          <w:i/>
          <w:iCs/>
          <w:noProof/>
        </w:rPr>
        <w:t>Environmental Biology of Fishes</w:t>
      </w:r>
      <w:r w:rsidRPr="00535E63">
        <w:rPr>
          <w:noProof/>
        </w:rPr>
        <w:t xml:space="preserve">, </w:t>
      </w:r>
      <w:r w:rsidRPr="00535E63">
        <w:rPr>
          <w:i/>
          <w:iCs/>
          <w:noProof/>
        </w:rPr>
        <w:t>64</w:t>
      </w:r>
      <w:r w:rsidRPr="00535E63">
        <w:rPr>
          <w:noProof/>
        </w:rPr>
        <w:t>(4), 451–459. https://doi.org/10.1023/A:1016165802417</w:t>
      </w:r>
    </w:p>
    <w:p w14:paraId="650CEE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Halpern, B. S., Frazier, M., Potapenko, J., Casey, K. S., Koenig, K., Longo, C., Lowndes, J. S., Rockwood, R. C., Selig, E. R., Selkoe, K. A., &amp; Walbridge, S. (2015). Spatial and temporal changes in cumulative human impacts on the world’s ocean. </w:t>
      </w:r>
      <w:r w:rsidRPr="00535E63">
        <w:rPr>
          <w:i/>
          <w:iCs/>
          <w:noProof/>
        </w:rPr>
        <w:t>Nature Communications</w:t>
      </w:r>
      <w:r w:rsidRPr="00535E63">
        <w:rPr>
          <w:noProof/>
        </w:rPr>
        <w:t xml:space="preserve">, </w:t>
      </w:r>
      <w:r w:rsidRPr="00535E63">
        <w:rPr>
          <w:i/>
          <w:iCs/>
          <w:noProof/>
        </w:rPr>
        <w:t>6</w:t>
      </w:r>
      <w:r w:rsidRPr="00535E63">
        <w:rPr>
          <w:noProof/>
        </w:rPr>
        <w:t>, 1–7. https://doi.org/10.1038/ncomms8615</w:t>
      </w:r>
    </w:p>
    <w:p w14:paraId="3C3810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Hansen, G. J. A., Read, J. S., Hansen, J. F., &amp; Winslow, L. A. (2017). Projected shifts in fish species dominance in Wisconsin lakes under climate change. </w:t>
      </w:r>
      <w:r w:rsidRPr="00535E63">
        <w:rPr>
          <w:i/>
          <w:iCs/>
          <w:noProof/>
        </w:rPr>
        <w:t>Global Change Biology</w:t>
      </w:r>
      <w:r w:rsidRPr="00535E63">
        <w:rPr>
          <w:noProof/>
        </w:rPr>
        <w:t xml:space="preserve">, </w:t>
      </w:r>
      <w:r w:rsidRPr="00535E63">
        <w:rPr>
          <w:i/>
          <w:iCs/>
          <w:noProof/>
        </w:rPr>
        <w:t>23</w:t>
      </w:r>
      <w:r w:rsidRPr="00535E63">
        <w:rPr>
          <w:noProof/>
        </w:rPr>
        <w:t>(4), 1463–1476. https://doi.org/10.1111/gcb.13462</w:t>
      </w:r>
    </w:p>
    <w:p w14:paraId="4DEF6CA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Heikkilä, J. J., Huuskonen, H., &amp; Karjalainen, J. (2006). Location of spawning grounds of vendace (Coregonus albula (L.)): implication for dispersion of newly hatched larvae. </w:t>
      </w:r>
      <w:r w:rsidRPr="00535E63">
        <w:rPr>
          <w:i/>
          <w:iCs/>
          <w:noProof/>
        </w:rPr>
        <w:t xml:space="preserve">Internationale Vereinigung Für Theoretische Und Angewandte Limnologie: </w:t>
      </w:r>
      <w:r w:rsidRPr="00535E63">
        <w:rPr>
          <w:i/>
          <w:iCs/>
          <w:noProof/>
        </w:rPr>
        <w:lastRenderedPageBreak/>
        <w:t>Verhandlungen</w:t>
      </w:r>
      <w:r w:rsidRPr="00535E63">
        <w:rPr>
          <w:noProof/>
        </w:rPr>
        <w:t xml:space="preserve">, </w:t>
      </w:r>
      <w:r w:rsidRPr="00535E63">
        <w:rPr>
          <w:i/>
          <w:iCs/>
          <w:noProof/>
        </w:rPr>
        <w:t>29</w:t>
      </w:r>
      <w:r w:rsidRPr="00535E63">
        <w:rPr>
          <w:noProof/>
        </w:rPr>
        <w:t>(4), 1725–1728. https://doi.org/10.1080/03680770.2006.11902983</w:t>
      </w:r>
    </w:p>
    <w:p w14:paraId="75293BB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(1989). Comparison of meristic and morphometric characters among spring-and fall-spawning ecotypes of cisco (Coregonus artedii) in southern Quebec, Canada. </w:t>
      </w:r>
      <w:r w:rsidRPr="00535E63">
        <w:rPr>
          <w:i/>
          <w:iCs/>
          <w:noProof/>
        </w:rPr>
        <w:t>Canadian Journal of Fisheries and Aquatic Sciences</w:t>
      </w:r>
      <w:r w:rsidRPr="00535E63">
        <w:rPr>
          <w:noProof/>
        </w:rPr>
        <w:t xml:space="preserve">, </w:t>
      </w:r>
      <w:r w:rsidRPr="00535E63">
        <w:rPr>
          <w:i/>
          <w:iCs/>
          <w:noProof/>
        </w:rPr>
        <w:t>46</w:t>
      </w:r>
      <w:r w:rsidRPr="00535E63">
        <w:rPr>
          <w:noProof/>
        </w:rPr>
        <w:t>(1), 166–173. https://doi.org/10.1139/f89-022</w:t>
      </w:r>
    </w:p>
    <w:p w14:paraId="49E4693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(1991). Early life stages, growth, and reproduction of spring-spawning ciscoes (Coregonus artedii) in Lac des Écorces, Quebec. </w:t>
      </w:r>
      <w:r w:rsidRPr="00535E63">
        <w:rPr>
          <w:i/>
          <w:iCs/>
          <w:noProof/>
        </w:rPr>
        <w:t>Canadian Journal of Zoology</w:t>
      </w:r>
      <w:r w:rsidRPr="00535E63">
        <w:rPr>
          <w:noProof/>
        </w:rPr>
        <w:t xml:space="preserve">, </w:t>
      </w:r>
      <w:r w:rsidRPr="00535E63">
        <w:rPr>
          <w:i/>
          <w:iCs/>
          <w:noProof/>
        </w:rPr>
        <w:t>69</w:t>
      </w:r>
      <w:r w:rsidRPr="00535E63">
        <w:rPr>
          <w:noProof/>
        </w:rPr>
        <w:t>(6), 1644–1652. https://doi.org/10.1139/z91-229</w:t>
      </w:r>
    </w:p>
    <w:p w14:paraId="5AA45FE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 W. R., Johnson, L. B., Jacobson, P. C., &amp; Stefan, H. G. (2014). Projecting cold-water fish habitat in lakes of the glacial lakes region under changing land use and climate regimes. </w:t>
      </w:r>
      <w:r w:rsidRPr="00535E63">
        <w:rPr>
          <w:i/>
          <w:iCs/>
          <w:noProof/>
        </w:rPr>
        <w:t>Canadian Journal of Fisheries and Aquatic Sciences</w:t>
      </w:r>
      <w:r w:rsidRPr="00535E63">
        <w:rPr>
          <w:noProof/>
        </w:rPr>
        <w:t xml:space="preserve">, </w:t>
      </w:r>
      <w:r w:rsidRPr="00535E63">
        <w:rPr>
          <w:i/>
          <w:iCs/>
          <w:noProof/>
        </w:rPr>
        <w:t>71</w:t>
      </w:r>
      <w:r w:rsidRPr="00535E63">
        <w:rPr>
          <w:noProof/>
        </w:rPr>
        <w:t>(9), 1334–1348. https://doi.org/10.1139/cjfas-2013-0535</w:t>
      </w:r>
    </w:p>
    <w:p w14:paraId="6F0113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Herbing, I. H. von. (2002). Effects of temperature on larval fish swimming performance: the importance of physics to physiology. </w:t>
      </w:r>
      <w:r w:rsidRPr="00535E63">
        <w:rPr>
          <w:i/>
          <w:iCs/>
          <w:noProof/>
        </w:rPr>
        <w:t>Journal of Fish Biology</w:t>
      </w:r>
      <w:r w:rsidRPr="00535E63">
        <w:rPr>
          <w:noProof/>
        </w:rPr>
        <w:t xml:space="preserve">, </w:t>
      </w:r>
      <w:r w:rsidRPr="00535E63">
        <w:rPr>
          <w:i/>
          <w:iCs/>
          <w:noProof/>
        </w:rPr>
        <w:t>61</w:t>
      </w:r>
      <w:r w:rsidRPr="00535E63">
        <w:rPr>
          <w:noProof/>
        </w:rPr>
        <w:t>(4), 865–876. https://doi.org/10.1111/j.1095-8649.2002.tb01848.x</w:t>
      </w:r>
    </w:p>
    <w:p w14:paraId="174AF21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Hodson, P. V, &amp; Blunt, B. R. (1986). The effect of time from hatch on the yolk conversion efficiency of rainbow trout, Salmo gairdneri. </w:t>
      </w:r>
      <w:r w:rsidRPr="00535E63">
        <w:rPr>
          <w:i/>
          <w:iCs/>
          <w:noProof/>
        </w:rPr>
        <w:t>Journal of Fish Biology</w:t>
      </w:r>
      <w:r w:rsidRPr="00535E63">
        <w:rPr>
          <w:noProof/>
        </w:rPr>
        <w:t xml:space="preserve">, </w:t>
      </w:r>
      <w:r w:rsidRPr="00535E63">
        <w:rPr>
          <w:i/>
          <w:iCs/>
          <w:noProof/>
        </w:rPr>
        <w:t>29</w:t>
      </w:r>
      <w:r w:rsidRPr="00535E63">
        <w:rPr>
          <w:noProof/>
        </w:rPr>
        <w:t>(1), 37–46. https://doi.org/10.1111/j.1095-8649.1986.tb04924.x</w:t>
      </w:r>
    </w:p>
    <w:p w14:paraId="3135E60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Hoffmann, A. A., &amp; Sgrò, C. M. (2011). Climate change and evolutionary adaptation. </w:t>
      </w:r>
      <w:r w:rsidRPr="00535E63">
        <w:rPr>
          <w:i/>
          <w:iCs/>
          <w:noProof/>
        </w:rPr>
        <w:t>Nature Australia</w:t>
      </w:r>
      <w:r w:rsidRPr="00535E63">
        <w:rPr>
          <w:noProof/>
        </w:rPr>
        <w:t xml:space="preserve">, </w:t>
      </w:r>
      <w:r w:rsidRPr="00535E63">
        <w:rPr>
          <w:i/>
          <w:iCs/>
          <w:noProof/>
        </w:rPr>
        <w:t>470</w:t>
      </w:r>
      <w:r w:rsidRPr="00535E63">
        <w:rPr>
          <w:noProof/>
        </w:rPr>
        <w:t>(7335), 479–485. https://doi.org/10.1038/nature09670</w:t>
      </w:r>
    </w:p>
    <w:p w14:paraId="7BC638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Houde, A. L., &amp; Pitcher, T. E. (2019). </w:t>
      </w:r>
      <w:r w:rsidRPr="00535E63">
        <w:rPr>
          <w:i/>
          <w:iCs/>
          <w:noProof/>
        </w:rPr>
        <w:t>fullfact: Full Factorial Breeding Analysis</w:t>
      </w:r>
      <w:r w:rsidRPr="00535E63">
        <w:rPr>
          <w:noProof/>
        </w:rPr>
        <w:t>. https://cran.r-project.org/package=fullfact</w:t>
      </w:r>
    </w:p>
    <w:p w14:paraId="7E676D1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Howells, E. J., Abrego, D., Meyer, E., Kirk, N. L., &amp; Burt, J. A. (2016). Host adaptation and </w:t>
      </w:r>
      <w:r w:rsidRPr="00535E63">
        <w:rPr>
          <w:noProof/>
        </w:rPr>
        <w:lastRenderedPageBreak/>
        <w:t xml:space="preserve">unexpected symbiont partners enable reef‐building corals to tolerate extreme temperatures. </w:t>
      </w:r>
      <w:r w:rsidRPr="00535E63">
        <w:rPr>
          <w:i/>
          <w:iCs/>
          <w:noProof/>
        </w:rPr>
        <w:t>Global Change Biology</w:t>
      </w:r>
      <w:r w:rsidRPr="00535E63">
        <w:rPr>
          <w:noProof/>
        </w:rPr>
        <w:t xml:space="preserve">, </w:t>
      </w:r>
      <w:r w:rsidRPr="00535E63">
        <w:rPr>
          <w:i/>
          <w:iCs/>
          <w:noProof/>
        </w:rPr>
        <w:t>22</w:t>
      </w:r>
      <w:r w:rsidRPr="00535E63">
        <w:rPr>
          <w:noProof/>
        </w:rPr>
        <w:t>(8), 2702–2714. https://doi.org/10.1111/gcb.13250</w:t>
      </w:r>
    </w:p>
    <w:p w14:paraId="60D221B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Huuskonen, H., Kekäläinen, J., Panda, B., Shikano, T., &amp; Kortet, R. (2011). Embryonic survival and larval predator-avoidance ability in mutually ornamented whitefish. </w:t>
      </w:r>
      <w:r w:rsidRPr="00535E63">
        <w:rPr>
          <w:i/>
          <w:iCs/>
          <w:noProof/>
        </w:rPr>
        <w:t>Biological Journal of the Linnean Society</w:t>
      </w:r>
      <w:r w:rsidRPr="00535E63">
        <w:rPr>
          <w:noProof/>
        </w:rPr>
        <w:t xml:space="preserve">, </w:t>
      </w:r>
      <w:r w:rsidRPr="00535E63">
        <w:rPr>
          <w:i/>
          <w:iCs/>
          <w:noProof/>
        </w:rPr>
        <w:t>103</w:t>
      </w:r>
      <w:r w:rsidRPr="00535E63">
        <w:rPr>
          <w:noProof/>
        </w:rPr>
        <w:t>(3), 593–601. https://doi.org/10.1111/j.1095-8312.2011.01664.x</w:t>
      </w:r>
    </w:p>
    <w:p w14:paraId="78635E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Isaak, D. J. (2014). Climate Change and the Future of Freshwater Fisheries. In </w:t>
      </w:r>
      <w:r w:rsidRPr="00535E63">
        <w:rPr>
          <w:i/>
          <w:iCs/>
          <w:noProof/>
        </w:rPr>
        <w:t>Future of Fisheries: Perspectives for Emerging Professionals</w:t>
      </w:r>
      <w:r w:rsidRPr="00535E63">
        <w:rPr>
          <w:noProof/>
        </w:rPr>
        <w:t>.</w:t>
      </w:r>
    </w:p>
    <w:p w14:paraId="17327D2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Jacobson, P. C., Stefan, H. G., &amp; Pereira, D. L. (2010). Coldwater fish oxythermal habitat in Minnesota lakes: influence of total phosphorus, July air temperature, and relative depth. </w:t>
      </w:r>
      <w:r w:rsidRPr="00535E63">
        <w:rPr>
          <w:i/>
          <w:iCs/>
          <w:noProof/>
        </w:rPr>
        <w:t>Canadian Journal of Fisheries and Aquatic Sciences</w:t>
      </w:r>
      <w:r w:rsidRPr="00535E63">
        <w:rPr>
          <w:noProof/>
        </w:rPr>
        <w:t xml:space="preserve">, </w:t>
      </w:r>
      <w:r w:rsidRPr="00535E63">
        <w:rPr>
          <w:i/>
          <w:iCs/>
          <w:noProof/>
        </w:rPr>
        <w:t>67</w:t>
      </w:r>
      <w:r w:rsidRPr="00535E63">
        <w:rPr>
          <w:noProof/>
        </w:rPr>
        <w:t>(12), 2002–2013. https://doi.org/10.1139/F10-115</w:t>
      </w:r>
    </w:p>
    <w:p w14:paraId="06F888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Jenny, J.-P., Anneville, O., Arnaud, F., Baulaz, Y., Bouffard, D., Domaizon, I., Bocaniov, S. A., Chèvre, N., Dittrich, M., &amp; Dorioz, J.-M. (2020). Scientists’ Warning to Humanity: Rapid degradation of the world’s large lakes. </w:t>
      </w:r>
      <w:r w:rsidRPr="00535E63">
        <w:rPr>
          <w:i/>
          <w:iCs/>
          <w:noProof/>
        </w:rPr>
        <w:t>Journal of Great Lakes Research</w:t>
      </w:r>
      <w:r w:rsidRPr="00535E63">
        <w:rPr>
          <w:noProof/>
        </w:rPr>
        <w:t>. https://doi.org/10.1016/j.jglr.2020.05.006</w:t>
      </w:r>
    </w:p>
    <w:p w14:paraId="078A31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Jeppesen, E., Mehner, T., Winfield, I. J., Kangur, K., Sarvala, J., Gerdeaux, D., Rask, M., Malmquist, H. J., Holmgren, K., Volta, P., Romo, S., Eckmann, R., Sandström, A., Blanco, S., Kangur, A., Ragnarsson Stabo, H., Tarvainen, M., Ventelä, A. M., Søndergaard, M., … Meerhoff, M. (2012). Impacts of climate warming on the long-term dynamics of key fish species in 24 European lakes. In </w:t>
      </w:r>
      <w:r w:rsidRPr="00535E63">
        <w:rPr>
          <w:i/>
          <w:iCs/>
          <w:noProof/>
        </w:rPr>
        <w:t>Hydrobiologia</w:t>
      </w:r>
      <w:r w:rsidRPr="00535E63">
        <w:rPr>
          <w:noProof/>
        </w:rPr>
        <w:t xml:space="preserve"> (Vol. 694, Issue 1, pp. 1–39). https://doi.org/10.1007/s10750-012-1182-1</w:t>
      </w:r>
    </w:p>
    <w:p w14:paraId="5B8A7C4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Jonassen, T. (2000). Geographic variation in growth and food conversion efficiency of juvenile Atlantic halibut related to latitude. </w:t>
      </w:r>
      <w:r w:rsidRPr="00535E63">
        <w:rPr>
          <w:i/>
          <w:iCs/>
          <w:noProof/>
        </w:rPr>
        <w:t>Journal of Fish Biology</w:t>
      </w:r>
      <w:r w:rsidRPr="00535E63">
        <w:rPr>
          <w:noProof/>
        </w:rPr>
        <w:t xml:space="preserve">, </w:t>
      </w:r>
      <w:r w:rsidRPr="00535E63">
        <w:rPr>
          <w:i/>
          <w:iCs/>
          <w:noProof/>
        </w:rPr>
        <w:t>56</w:t>
      </w:r>
      <w:r w:rsidRPr="00535E63">
        <w:rPr>
          <w:noProof/>
        </w:rPr>
        <w:t xml:space="preserve">(2), 279–294. </w:t>
      </w:r>
      <w:r w:rsidRPr="00535E63">
        <w:rPr>
          <w:noProof/>
        </w:rPr>
        <w:lastRenderedPageBreak/>
        <w:t>https://doi.org/10.1006/jfbi.1999.1159</w:t>
      </w:r>
    </w:p>
    <w:p w14:paraId="6ACD79D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Jonsson, B., &amp; Jonsson, N. (2014). Early environment influences later performance in fishes. </w:t>
      </w:r>
      <w:r w:rsidRPr="00535E63">
        <w:rPr>
          <w:i/>
          <w:iCs/>
          <w:noProof/>
        </w:rPr>
        <w:t>Journal of Fish Biology</w:t>
      </w:r>
      <w:r w:rsidRPr="00535E63">
        <w:rPr>
          <w:noProof/>
        </w:rPr>
        <w:t xml:space="preserve">, </w:t>
      </w:r>
      <w:r w:rsidRPr="00535E63">
        <w:rPr>
          <w:i/>
          <w:iCs/>
          <w:noProof/>
        </w:rPr>
        <w:t>85</w:t>
      </w:r>
      <w:r w:rsidRPr="00535E63">
        <w:rPr>
          <w:noProof/>
        </w:rPr>
        <w:t>(2), 151–188. https://doi.org/10.1111/jfb.12432</w:t>
      </w:r>
    </w:p>
    <w:p w14:paraId="67C9129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Jørgensen, C., Ernande, B., Fiksen, Ø., &amp; Dieckmann, U. (2006). The logic of skipped spawning in fish. </w:t>
      </w:r>
      <w:r w:rsidRPr="00535E63">
        <w:rPr>
          <w:i/>
          <w:iCs/>
          <w:noProof/>
        </w:rPr>
        <w:t>Canadian Journal of Fisheries and Aquatic Sciences</w:t>
      </w:r>
      <w:r w:rsidRPr="00535E63">
        <w:rPr>
          <w:noProof/>
        </w:rPr>
        <w:t xml:space="preserve">, </w:t>
      </w:r>
      <w:r w:rsidRPr="00535E63">
        <w:rPr>
          <w:i/>
          <w:iCs/>
          <w:noProof/>
        </w:rPr>
        <w:t>63</w:t>
      </w:r>
      <w:r w:rsidRPr="00535E63">
        <w:rPr>
          <w:noProof/>
        </w:rPr>
        <w:t>(1), 200–211. https://doi.org/10.1139/f05-210</w:t>
      </w:r>
    </w:p>
    <w:p w14:paraId="27DAF5B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Kamler, E. (2008). Resource allocation in yolk-feeding fish. </w:t>
      </w:r>
      <w:r w:rsidRPr="00535E63">
        <w:rPr>
          <w:i/>
          <w:iCs/>
          <w:noProof/>
        </w:rPr>
        <w:t>Reviews in Fish Biology and Fisheries</w:t>
      </w:r>
      <w:r w:rsidRPr="00535E63">
        <w:rPr>
          <w:noProof/>
        </w:rPr>
        <w:t xml:space="preserve">, </w:t>
      </w:r>
      <w:r w:rsidRPr="00535E63">
        <w:rPr>
          <w:i/>
          <w:iCs/>
          <w:noProof/>
        </w:rPr>
        <w:t>18</w:t>
      </w:r>
      <w:r w:rsidRPr="00535E63">
        <w:rPr>
          <w:noProof/>
        </w:rPr>
        <w:t>(2), 143. https://doi.org/10.1007/s11160-007-9070-x</w:t>
      </w:r>
    </w:p>
    <w:p w14:paraId="16110C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(1992). Effects of different preservation methods on total length and weight of larval vendace (Coregonus albula (L.)). </w:t>
      </w:r>
      <w:r w:rsidRPr="00535E63">
        <w:rPr>
          <w:i/>
          <w:iCs/>
          <w:noProof/>
        </w:rPr>
        <w:t>Nordic Journal of Freshwater Research (Sweden)</w:t>
      </w:r>
      <w:r w:rsidRPr="00535E63">
        <w:rPr>
          <w:noProof/>
        </w:rPr>
        <w:t>.</w:t>
      </w:r>
    </w:p>
    <w:p w14:paraId="270DEC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Jokinen, L., Keskinen, T., &amp; Marjomäki, T. J. (2016). Environmental and genetic effects on larval hatching time in two coregonids. </w:t>
      </w:r>
      <w:r w:rsidRPr="00535E63">
        <w:rPr>
          <w:i/>
          <w:iCs/>
          <w:noProof/>
        </w:rPr>
        <w:t>Hydrobiologia</w:t>
      </w:r>
      <w:r w:rsidRPr="00535E63">
        <w:rPr>
          <w:noProof/>
        </w:rPr>
        <w:t xml:space="preserve">, </w:t>
      </w:r>
      <w:r w:rsidRPr="00535E63">
        <w:rPr>
          <w:i/>
          <w:iCs/>
          <w:noProof/>
        </w:rPr>
        <w:t>780</w:t>
      </w:r>
      <w:r w:rsidRPr="00535E63">
        <w:rPr>
          <w:noProof/>
        </w:rPr>
        <w:t>(1), 135–143. https://doi.org/10.1007/s10750-016-2807-6</w:t>
      </w:r>
    </w:p>
    <w:p w14:paraId="5C36BA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Keskinen, T., Pulkkanen, M., &amp; Marjomäki, T. J. (2015). Climate change alters the egg development dynamics in cold-water adapted coregonids. </w:t>
      </w:r>
      <w:r w:rsidRPr="00535E63">
        <w:rPr>
          <w:i/>
          <w:iCs/>
          <w:noProof/>
        </w:rPr>
        <w:t>Environmental Biology of Fishes</w:t>
      </w:r>
      <w:r w:rsidRPr="00535E63">
        <w:rPr>
          <w:noProof/>
        </w:rPr>
        <w:t xml:space="preserve">, </w:t>
      </w:r>
      <w:r w:rsidRPr="00535E63">
        <w:rPr>
          <w:i/>
          <w:iCs/>
          <w:noProof/>
        </w:rPr>
        <w:t>98</w:t>
      </w:r>
      <w:r w:rsidRPr="00535E63">
        <w:rPr>
          <w:noProof/>
        </w:rPr>
        <w:t>(4), 979–991. https://doi.org/10.1007/s10641-014-0331-y</w:t>
      </w:r>
    </w:p>
    <w:p w14:paraId="3A9E803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&amp; Marjomäki, T. J. (2018). Communal pair spawning behaviour of vendace (Coregonus albula) in the dark. </w:t>
      </w:r>
      <w:r w:rsidRPr="00535E63">
        <w:rPr>
          <w:i/>
          <w:iCs/>
          <w:noProof/>
        </w:rPr>
        <w:t>Ecology of Freshwater Fish</w:t>
      </w:r>
      <w:r w:rsidRPr="00535E63">
        <w:rPr>
          <w:noProof/>
        </w:rPr>
        <w:t xml:space="preserve">, </w:t>
      </w:r>
      <w:r w:rsidRPr="00535E63">
        <w:rPr>
          <w:i/>
          <w:iCs/>
          <w:noProof/>
        </w:rPr>
        <w:t>27</w:t>
      </w:r>
      <w:r w:rsidRPr="00535E63">
        <w:rPr>
          <w:noProof/>
        </w:rPr>
        <w:t>(2), 542–548. https://doi.org/10.1111/eff.12368</w:t>
      </w:r>
    </w:p>
    <w:p w14:paraId="6DA9C08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Tuloisela, M., Nyholm, K., &amp; Marjomäki, T. J. (n.d.). Vendace (Coregonus albula) disperse their eggs widely during spawning. </w:t>
      </w:r>
      <w:r w:rsidRPr="00535E63">
        <w:rPr>
          <w:i/>
          <w:iCs/>
          <w:noProof/>
        </w:rPr>
        <w:t>Annales Zoologici Fennici</w:t>
      </w:r>
      <w:r w:rsidRPr="00535E63">
        <w:rPr>
          <w:noProof/>
        </w:rPr>
        <w:t xml:space="preserve">, </w:t>
      </w:r>
      <w:r w:rsidRPr="00535E63">
        <w:rPr>
          <w:i/>
          <w:iCs/>
          <w:noProof/>
        </w:rPr>
        <w:t>In press</w:t>
      </w:r>
      <w:r w:rsidRPr="00535E63">
        <w:rPr>
          <w:noProof/>
        </w:rPr>
        <w:t>.</w:t>
      </w:r>
    </w:p>
    <w:p w14:paraId="244AFEB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Urpanen, O., Keskinen, T., Huuskonen, H., Sarvala, J., Valkeajärvi, P., &amp; Marjomäki, T. J. (2016). Phenotypic plasticity in growth and fecundity induced by strong </w:t>
      </w:r>
      <w:r w:rsidRPr="00535E63">
        <w:rPr>
          <w:noProof/>
        </w:rPr>
        <w:lastRenderedPageBreak/>
        <w:t xml:space="preserve">population fluctuations affects reproductive traits of female fish. </w:t>
      </w:r>
      <w:r w:rsidRPr="00535E63">
        <w:rPr>
          <w:i/>
          <w:iCs/>
          <w:noProof/>
        </w:rPr>
        <w:t>Ecology and Evolution</w:t>
      </w:r>
      <w:r w:rsidRPr="00535E63">
        <w:rPr>
          <w:noProof/>
        </w:rPr>
        <w:t xml:space="preserve">, </w:t>
      </w:r>
      <w:r w:rsidRPr="00535E63">
        <w:rPr>
          <w:i/>
          <w:iCs/>
          <w:noProof/>
        </w:rPr>
        <w:t>6</w:t>
      </w:r>
      <w:r w:rsidRPr="00535E63">
        <w:rPr>
          <w:noProof/>
        </w:rPr>
        <w:t>(3), 779–790. https://doi.org/10.1002/ece3.1936</w:t>
      </w:r>
    </w:p>
    <w:p w14:paraId="6C1B657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Kekäläinen, J., Oskoei, P., Janhunen, M., Koskinen, H., Kortet, R., &amp; Huuskonen, H. (2018). Sperm pre-fertilization thermal environment shapes offspring phenotype and performance. </w:t>
      </w:r>
      <w:r w:rsidRPr="00535E63">
        <w:rPr>
          <w:i/>
          <w:iCs/>
          <w:noProof/>
        </w:rPr>
        <w:t>Journal of Experimental Biology</w:t>
      </w:r>
      <w:r w:rsidRPr="00535E63">
        <w:rPr>
          <w:noProof/>
        </w:rPr>
        <w:t xml:space="preserve">, </w:t>
      </w:r>
      <w:r w:rsidRPr="00535E63">
        <w:rPr>
          <w:i/>
          <w:iCs/>
          <w:noProof/>
        </w:rPr>
        <w:t>221</w:t>
      </w:r>
      <w:r w:rsidRPr="00535E63">
        <w:rPr>
          <w:noProof/>
        </w:rPr>
        <w:t>(20). https://doi.org/10.1242/jeb.181412</w:t>
      </w:r>
    </w:p>
    <w:p w14:paraId="721040A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Kennedy, J., Geffen, A. J., &amp; Nash, R. D. M. (2007). Maternal influences on egg and larval characteristics of plaice (Pleuronectes platessa L.). </w:t>
      </w:r>
      <w:r w:rsidRPr="00535E63">
        <w:rPr>
          <w:i/>
          <w:iCs/>
          <w:noProof/>
        </w:rPr>
        <w:t>Journal of Sea Research</w:t>
      </w:r>
      <w:r w:rsidRPr="00535E63">
        <w:rPr>
          <w:noProof/>
        </w:rPr>
        <w:t xml:space="preserve">, </w:t>
      </w:r>
      <w:r w:rsidRPr="00535E63">
        <w:rPr>
          <w:i/>
          <w:iCs/>
          <w:noProof/>
        </w:rPr>
        <w:t>58</w:t>
      </w:r>
      <w:r w:rsidRPr="00535E63">
        <w:rPr>
          <w:noProof/>
        </w:rPr>
        <w:t>(1), 65–77. https://doi.org/10.1016/j.seares.2007.01.003</w:t>
      </w:r>
    </w:p>
    <w:p w14:paraId="748DFA6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Kinnison, M. T., &amp; Hairston, N. G. (2007). Eco-evolutionary conservation biology: Contemporary evolution and the dynamics of persistence. </w:t>
      </w:r>
      <w:r w:rsidRPr="00535E63">
        <w:rPr>
          <w:i/>
          <w:iCs/>
          <w:noProof/>
        </w:rPr>
        <w:t>Functional Ecology</w:t>
      </w:r>
      <w:r w:rsidRPr="00535E63">
        <w:rPr>
          <w:noProof/>
        </w:rPr>
        <w:t xml:space="preserve">, </w:t>
      </w:r>
      <w:r w:rsidRPr="00535E63">
        <w:rPr>
          <w:i/>
          <w:iCs/>
          <w:noProof/>
        </w:rPr>
        <w:t>21</w:t>
      </w:r>
      <w:r w:rsidRPr="00535E63">
        <w:rPr>
          <w:noProof/>
        </w:rPr>
        <w:t>(3), 444–454. https://doi.org/10.1111/j.1365-2435.2007.01278.x</w:t>
      </w:r>
    </w:p>
    <w:p w14:paraId="05CBF4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Langhans, S. D., Jähnig, S. C., Lago, M., Schmidt-Kloiber, A., &amp; Hein, T. (2019). The potential of ecosystem-based management to integrate biodiversity conservation and ecosystem service provision in aquatic ecosystems. </w:t>
      </w:r>
      <w:r w:rsidRPr="00535E63">
        <w:rPr>
          <w:i/>
          <w:iCs/>
          <w:noProof/>
        </w:rPr>
        <w:t>Science of The Total Environment</w:t>
      </w:r>
      <w:r w:rsidRPr="00535E63">
        <w:rPr>
          <w:noProof/>
        </w:rPr>
        <w:t xml:space="preserve">, </w:t>
      </w:r>
      <w:r w:rsidRPr="00535E63">
        <w:rPr>
          <w:i/>
          <w:iCs/>
          <w:noProof/>
        </w:rPr>
        <w:t>672</w:t>
      </w:r>
      <w:r w:rsidRPr="00535E63">
        <w:rPr>
          <w:noProof/>
        </w:rPr>
        <w:t>, 1017–1020. https://doi.org/10.1016/j.scitotenv.2019.04.025</w:t>
      </w:r>
    </w:p>
    <w:p w14:paraId="7C7EC6E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Lim, M. Y.-T., Manzon, R. G., Somers, C. M., Boreham, D. R., &amp; Wilson, J. Y. (2017). The effects of fluctuating temperature regimes on the embryonic development of lake whitefish (Coregonus clupeaformis). </w:t>
      </w:r>
      <w:r w:rsidRPr="00535E63">
        <w:rPr>
          <w:i/>
          <w:iCs/>
          <w:noProof/>
        </w:rPr>
        <w:t>Comparative Biochemistry and Physiology Part A: Molecular &amp; Integrative Physiology</w:t>
      </w:r>
      <w:r w:rsidRPr="00535E63">
        <w:rPr>
          <w:noProof/>
        </w:rPr>
        <w:t xml:space="preserve">, </w:t>
      </w:r>
      <w:r w:rsidRPr="00535E63">
        <w:rPr>
          <w:i/>
          <w:iCs/>
          <w:noProof/>
        </w:rPr>
        <w:t>214</w:t>
      </w:r>
      <w:r w:rsidRPr="00535E63">
        <w:rPr>
          <w:noProof/>
        </w:rPr>
        <w:t>, 19–29. https://doi.org/10.1016/j.cbpa.2017.08.010</w:t>
      </w:r>
    </w:p>
    <w:p w14:paraId="26A2C58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Little, A. G., Loughland, I., &amp; Seebacher, F. (2020). What do warming waters mean for fish physiology and fisheries? </w:t>
      </w:r>
      <w:r w:rsidRPr="00535E63">
        <w:rPr>
          <w:i/>
          <w:iCs/>
          <w:noProof/>
        </w:rPr>
        <w:t>Journal of Fish Biology</w:t>
      </w:r>
      <w:r w:rsidRPr="00535E63">
        <w:rPr>
          <w:noProof/>
        </w:rPr>
        <w:t xml:space="preserve">, </w:t>
      </w:r>
      <w:r w:rsidRPr="00535E63">
        <w:rPr>
          <w:i/>
          <w:iCs/>
          <w:noProof/>
        </w:rPr>
        <w:t>97</w:t>
      </w:r>
      <w:r w:rsidRPr="00535E63">
        <w:rPr>
          <w:noProof/>
        </w:rPr>
        <w:t>, 328–340. https://doi.org/10.1111/jfb.14402</w:t>
      </w:r>
    </w:p>
    <w:p w14:paraId="4D81561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Luck, G. W., Daily, G. C., &amp; Ehrlich, P. R. (2003). Population diversity and ecosystem services. </w:t>
      </w:r>
      <w:r w:rsidRPr="00535E63">
        <w:rPr>
          <w:i/>
          <w:iCs/>
          <w:noProof/>
        </w:rPr>
        <w:lastRenderedPageBreak/>
        <w:t>Trends in Ecology &amp; Evolution</w:t>
      </w:r>
      <w:r w:rsidRPr="00535E63">
        <w:rPr>
          <w:noProof/>
        </w:rPr>
        <w:t xml:space="preserve">, </w:t>
      </w:r>
      <w:r w:rsidRPr="00535E63">
        <w:rPr>
          <w:i/>
          <w:iCs/>
          <w:noProof/>
        </w:rPr>
        <w:t>18</w:t>
      </w:r>
      <w:r w:rsidRPr="00535E63">
        <w:rPr>
          <w:noProof/>
        </w:rPr>
        <w:t>(7), 331–336. https://doi.org/10.1016/S0169-5347(03)00100-9</w:t>
      </w:r>
    </w:p>
    <w:p w14:paraId="75D170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Luczynski, M., &amp; Kirklewska, A. (1984). Dependence of Coregonus albula embryogenesis rate on the incubation temperature. </w:t>
      </w:r>
      <w:r w:rsidRPr="00535E63">
        <w:rPr>
          <w:i/>
          <w:iCs/>
          <w:noProof/>
        </w:rPr>
        <w:t>Aquaculture</w:t>
      </w:r>
      <w:r w:rsidRPr="00535E63">
        <w:rPr>
          <w:noProof/>
        </w:rPr>
        <w:t xml:space="preserve">, </w:t>
      </w:r>
      <w:r w:rsidRPr="00535E63">
        <w:rPr>
          <w:i/>
          <w:iCs/>
          <w:noProof/>
        </w:rPr>
        <w:t>42</w:t>
      </w:r>
      <w:r w:rsidRPr="00535E63">
        <w:rPr>
          <w:noProof/>
        </w:rPr>
        <w:t>(1), 43–55. https://doi.org/10.1016/0044-8486(84)90312-0</w:t>
      </w:r>
    </w:p>
    <w:p w14:paraId="7ED9842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Cooke, S. J., Deines, A. M., Bower, S. D., Bunnell, D. B., Cowx, I. G., Nguyen, V. M., Nohner, J., Phouthavong, K., Riley, B., Rogers, M. W., Taylor, W. W., Woelmer, W., Youn, S.-J., &amp; Beard, T. D. (2016). The social, economic, and environmental importance of inland fish and fisheries. </w:t>
      </w:r>
      <w:r w:rsidRPr="00535E63">
        <w:rPr>
          <w:i/>
          <w:iCs/>
          <w:noProof/>
        </w:rPr>
        <w:t>Environmental Reviews</w:t>
      </w:r>
      <w:r w:rsidRPr="00535E63">
        <w:rPr>
          <w:noProof/>
        </w:rPr>
        <w:t xml:space="preserve">, </w:t>
      </w:r>
      <w:r w:rsidRPr="00535E63">
        <w:rPr>
          <w:i/>
          <w:iCs/>
          <w:noProof/>
        </w:rPr>
        <w:t>24</w:t>
      </w:r>
      <w:r w:rsidRPr="00535E63">
        <w:rPr>
          <w:noProof/>
        </w:rPr>
        <w:t>(2), 115–121. https://doi.org/10.1139/er-2015-0064</w:t>
      </w:r>
    </w:p>
    <w:p w14:paraId="79AFE5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Taylor, W. W., Beard, T. D., &amp; Lofgren, B. M. (2015). Climate change projections for lake whitefish (Coregonus clupeaformis) recruitment in the 1836 Treaty Waters of the Upper Great Lakes. </w:t>
      </w:r>
      <w:r w:rsidRPr="00535E63">
        <w:rPr>
          <w:i/>
          <w:iCs/>
          <w:noProof/>
        </w:rPr>
        <w:t>Journal of Great Lakes Research</w:t>
      </w:r>
      <w:r w:rsidRPr="00535E63">
        <w:rPr>
          <w:noProof/>
        </w:rPr>
        <w:t xml:space="preserve">, </w:t>
      </w:r>
      <w:r w:rsidRPr="00535E63">
        <w:rPr>
          <w:i/>
          <w:iCs/>
          <w:noProof/>
        </w:rPr>
        <w:t>41</w:t>
      </w:r>
      <w:r w:rsidRPr="00535E63">
        <w:rPr>
          <w:noProof/>
        </w:rPr>
        <w:t>(2), 415–422. https://doi.org/10.1016/j.jglr.2015.03.015</w:t>
      </w:r>
    </w:p>
    <w:p w14:paraId="6C173E07"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84" w:author="Emilien Lasne" w:date="2021-01-29T10:15:00Z">
            <w:rPr>
              <w:noProof/>
            </w:rPr>
          </w:rPrChange>
        </w:rPr>
        <w:t xml:space="preserve">Mari, L., Daufresne, M., Guillard, J., Evanno, G., &amp; Lasne, E. (n.d.). </w:t>
      </w:r>
      <w:r w:rsidRPr="00535E63">
        <w:rPr>
          <w:noProof/>
        </w:rPr>
        <w:t xml:space="preserve">Elevated temperature and deposited sediment jointly affect early life history traits in southernmost arctic charr populations. </w:t>
      </w:r>
      <w:r w:rsidRPr="00535E63">
        <w:rPr>
          <w:i/>
          <w:iCs/>
          <w:noProof/>
        </w:rPr>
        <w:t>Canadian Journal of Fisheries and Aquatic Sciences</w:t>
      </w:r>
      <w:r w:rsidRPr="00535E63">
        <w:rPr>
          <w:noProof/>
        </w:rPr>
        <w:t xml:space="preserve">, </w:t>
      </w:r>
      <w:r w:rsidRPr="00535E63">
        <w:rPr>
          <w:i/>
          <w:iCs/>
          <w:noProof/>
        </w:rPr>
        <w:t>In press</w:t>
      </w:r>
      <w:r w:rsidRPr="00535E63">
        <w:rPr>
          <w:noProof/>
        </w:rPr>
        <w:t>. https://doi.org/10.1139/cjfas-2020-0256</w:t>
      </w:r>
    </w:p>
    <w:p w14:paraId="52B37D0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Garaud, L., Evanno, G., &amp; Lasne, E. (2016). Higher temperature exacerbates the impact of sediments on embryo performances in a salmonid. </w:t>
      </w:r>
      <w:r w:rsidRPr="00535E63">
        <w:rPr>
          <w:i/>
          <w:iCs/>
          <w:noProof/>
        </w:rPr>
        <w:t>Biology Letters</w:t>
      </w:r>
      <w:r w:rsidRPr="00535E63">
        <w:rPr>
          <w:noProof/>
        </w:rPr>
        <w:t xml:space="preserve">, </w:t>
      </w:r>
      <w:r w:rsidRPr="00535E63">
        <w:rPr>
          <w:i/>
          <w:iCs/>
          <w:noProof/>
        </w:rPr>
        <w:t>12</w:t>
      </w:r>
      <w:r w:rsidRPr="00535E63">
        <w:rPr>
          <w:noProof/>
        </w:rPr>
        <w:t>(12), 20160745. https://doi.org/10.1098/rsbl.2016.0745</w:t>
      </w:r>
    </w:p>
    <w:p w14:paraId="4ACFE0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Marjomäki, T. J., Auvinen, H., Helminen, H., Huusko, A., Sarvala, J., Valkeajärvi, P., Viljanen, M., &amp; Karjalainen, J. (2004). Spatial synchrony in the inter-annual population variation of </w:t>
      </w:r>
      <w:r w:rsidRPr="00535E63">
        <w:rPr>
          <w:noProof/>
        </w:rPr>
        <w:lastRenderedPageBreak/>
        <w:t xml:space="preserve">vendace (Coregonus albula (L.)) in Finnish lakes. </w:t>
      </w:r>
      <w:r w:rsidRPr="00535E63">
        <w:rPr>
          <w:i/>
          <w:iCs/>
          <w:noProof/>
        </w:rPr>
        <w:t>Annales Zoologici Fennici</w:t>
      </w:r>
      <w:r w:rsidRPr="00535E63">
        <w:rPr>
          <w:noProof/>
        </w:rPr>
        <w:t xml:space="preserve">, </w:t>
      </w:r>
      <w:r w:rsidRPr="00535E63">
        <w:rPr>
          <w:i/>
          <w:iCs/>
          <w:noProof/>
        </w:rPr>
        <w:t>41</w:t>
      </w:r>
      <w:r w:rsidRPr="00535E63">
        <w:rPr>
          <w:noProof/>
        </w:rPr>
        <w:t>(1), 225–240. https://www.jstor.org/stable/23736206</w:t>
      </w:r>
    </w:p>
    <w:p w14:paraId="23E9B3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McBride, R. S., Somarakis, S., Fitzhugh, G. R., Albert, A., Yaragina, N. A., Wuenschel, M. J., Alonso‐Fernández, A., &amp; Basilone, G. (2015). Energy acquisition and allocation to egg production in relation to fish reproductive strategies. </w:t>
      </w:r>
      <w:r w:rsidRPr="00535E63">
        <w:rPr>
          <w:i/>
          <w:iCs/>
          <w:noProof/>
        </w:rPr>
        <w:t>Fish and Fisheries</w:t>
      </w:r>
      <w:r w:rsidRPr="00535E63">
        <w:rPr>
          <w:noProof/>
        </w:rPr>
        <w:t xml:space="preserve">, </w:t>
      </w:r>
      <w:r w:rsidRPr="00535E63">
        <w:rPr>
          <w:i/>
          <w:iCs/>
          <w:noProof/>
        </w:rPr>
        <w:t>16</w:t>
      </w:r>
      <w:r w:rsidRPr="00535E63">
        <w:rPr>
          <w:noProof/>
        </w:rPr>
        <w:t>(1), 23–57. https://doi.org/10.1111/faf.12043</w:t>
      </w:r>
    </w:p>
    <w:p w14:paraId="5794E0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McCullough, I. M., Cheruvelil, K. S., Collins, S. M., &amp; Soranno, P. A. (2019). Geographic patterns of the climate sensitivity of lakes. </w:t>
      </w:r>
      <w:r w:rsidRPr="00535E63">
        <w:rPr>
          <w:i/>
          <w:iCs/>
          <w:noProof/>
        </w:rPr>
        <w:t>Ecological Applications</w:t>
      </w:r>
      <w:r w:rsidRPr="00535E63">
        <w:rPr>
          <w:noProof/>
        </w:rPr>
        <w:t xml:space="preserve">, </w:t>
      </w:r>
      <w:r w:rsidRPr="00535E63">
        <w:rPr>
          <w:i/>
          <w:iCs/>
          <w:noProof/>
        </w:rPr>
        <w:t>29</w:t>
      </w:r>
      <w:r w:rsidRPr="00535E63">
        <w:rPr>
          <w:noProof/>
        </w:rPr>
        <w:t>(2), e01836. https://doi.org/10.1002/eap.1836</w:t>
      </w:r>
    </w:p>
    <w:p w14:paraId="05724CD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Mcphee, M. V, Noakes, D. L. G., &amp; Allendorf, F. W. (2012). Developmental rate: A unifying mechanism for sympatric divergence in postglacial fishes? </w:t>
      </w:r>
      <w:r w:rsidRPr="00535E63">
        <w:rPr>
          <w:i/>
          <w:iCs/>
          <w:noProof/>
        </w:rPr>
        <w:t>Current Zoology</w:t>
      </w:r>
      <w:r w:rsidRPr="00535E63">
        <w:rPr>
          <w:noProof/>
        </w:rPr>
        <w:t xml:space="preserve">, </w:t>
      </w:r>
      <w:r w:rsidRPr="00535E63">
        <w:rPr>
          <w:i/>
          <w:iCs/>
          <w:noProof/>
        </w:rPr>
        <w:t>58</w:t>
      </w:r>
      <w:r w:rsidRPr="00535E63">
        <w:rPr>
          <w:noProof/>
        </w:rPr>
        <w:t>(1), 21–34. https://doi.org/10.1093/czoolo/58.1.21</w:t>
      </w:r>
    </w:p>
    <w:p w14:paraId="0CFA205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Arts, M. T., Koops, M. A., Johnson, T. B., Krueger, C. C., Sutton, T. M., &amp; Rosenfeld, J. (2014). Reproductive life-history strategies in lake whitefish ( Coregonus clupeaformis ) from the Laurentian Great Lakes. </w:t>
      </w:r>
      <w:r w:rsidRPr="00535E63">
        <w:rPr>
          <w:i/>
          <w:iCs/>
          <w:noProof/>
        </w:rPr>
        <w:t>Canadian Journal of Fisheries and Aquatic Sciences</w:t>
      </w:r>
      <w:r w:rsidRPr="00535E63">
        <w:rPr>
          <w:noProof/>
        </w:rPr>
        <w:t xml:space="preserve">, </w:t>
      </w:r>
      <w:r w:rsidRPr="00535E63">
        <w:rPr>
          <w:i/>
          <w:iCs/>
          <w:noProof/>
        </w:rPr>
        <w:t>71</w:t>
      </w:r>
      <w:r w:rsidRPr="00535E63">
        <w:rPr>
          <w:noProof/>
        </w:rPr>
        <w:t>(8), 1256–1269. https://doi.org/10.1139/cjfas-2013-0254</w:t>
      </w:r>
    </w:p>
    <w:p w14:paraId="72B723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Vecsei, P., Pratt, T. C., Krueger, C. C., Power, M., &amp; Reist, J. D. (2013). Ontogenetic shifts in morphology and resource use of cisco Coregonus artedi. </w:t>
      </w:r>
      <w:r w:rsidRPr="00535E63">
        <w:rPr>
          <w:i/>
          <w:iCs/>
          <w:noProof/>
        </w:rPr>
        <w:t>Journal of Fish Biology</w:t>
      </w:r>
      <w:r w:rsidRPr="00535E63">
        <w:rPr>
          <w:noProof/>
        </w:rPr>
        <w:t xml:space="preserve">, </w:t>
      </w:r>
      <w:r w:rsidRPr="00535E63">
        <w:rPr>
          <w:i/>
          <w:iCs/>
          <w:noProof/>
        </w:rPr>
        <w:t>82</w:t>
      </w:r>
      <w:r w:rsidRPr="00535E63">
        <w:rPr>
          <w:noProof/>
        </w:rPr>
        <w:t>(2), 600–617. https://doi.org/10.1111/jfb.12016</w:t>
      </w:r>
    </w:p>
    <w:p w14:paraId="76C704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Müller, R. (1992). Trophic state and its implications for natural reproduction of salmonid fish. In </w:t>
      </w:r>
      <w:r w:rsidRPr="00535E63">
        <w:rPr>
          <w:i/>
          <w:iCs/>
          <w:noProof/>
        </w:rPr>
        <w:t>The Dynamics and Use of Lacustrine Ecosystems</w:t>
      </w:r>
      <w:r w:rsidRPr="00535E63">
        <w:rPr>
          <w:noProof/>
        </w:rPr>
        <w:t xml:space="preserve"> (pp. 261–268). Springer.</w:t>
      </w:r>
    </w:p>
    <w:p w14:paraId="4C05922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Myers, J. T., Yule, D. L., Jones, M. L., Ahrenstorff, T. D., Hrabik, T. R., Claramunt, R. M., Ebener, M. P., &amp; Berglund, E. K. (2015). Spatial synchrony in cisco recruitment. </w:t>
      </w:r>
      <w:r w:rsidRPr="00535E63">
        <w:rPr>
          <w:i/>
          <w:iCs/>
          <w:noProof/>
        </w:rPr>
        <w:t xml:space="preserve">Fisheries </w:t>
      </w:r>
      <w:r w:rsidRPr="00535E63">
        <w:rPr>
          <w:i/>
          <w:iCs/>
          <w:noProof/>
        </w:rPr>
        <w:lastRenderedPageBreak/>
        <w:t>Research</w:t>
      </w:r>
      <w:r w:rsidRPr="00535E63">
        <w:rPr>
          <w:noProof/>
        </w:rPr>
        <w:t xml:space="preserve">, </w:t>
      </w:r>
      <w:r w:rsidRPr="00535E63">
        <w:rPr>
          <w:i/>
          <w:iCs/>
          <w:noProof/>
        </w:rPr>
        <w:t>165</w:t>
      </w:r>
      <w:r w:rsidRPr="00535E63">
        <w:rPr>
          <w:noProof/>
        </w:rPr>
        <w:t>, 11–21. https://doi.org/10.1016/j.fishres.2014.12.014</w:t>
      </w:r>
    </w:p>
    <w:p w14:paraId="0CC587D1"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85" w:author="Emilien Lasne" w:date="2021-01-29T10:15:00Z">
            <w:rPr>
              <w:noProof/>
            </w:rPr>
          </w:rPrChange>
        </w:rPr>
        <w:t xml:space="preserve">Nagler, J. J., Parsons, J. E., &amp; Cloud, J. G. (2000). </w:t>
      </w:r>
      <w:r w:rsidRPr="00535E63">
        <w:rPr>
          <w:noProof/>
        </w:rPr>
        <w:t xml:space="preserve">Single pair mating indicates maternal effects on embryo survival in rainbow trout, Oncorhynchus mykiss. </w:t>
      </w:r>
      <w:r w:rsidRPr="00535E63">
        <w:rPr>
          <w:i/>
          <w:iCs/>
          <w:noProof/>
        </w:rPr>
        <w:t>Aquaculture</w:t>
      </w:r>
      <w:r w:rsidRPr="00535E63">
        <w:rPr>
          <w:noProof/>
        </w:rPr>
        <w:t xml:space="preserve">, </w:t>
      </w:r>
      <w:r w:rsidRPr="00535E63">
        <w:rPr>
          <w:i/>
          <w:iCs/>
          <w:noProof/>
        </w:rPr>
        <w:t>184</w:t>
      </w:r>
      <w:r w:rsidRPr="00535E63">
        <w:rPr>
          <w:noProof/>
        </w:rPr>
        <w:t>(1–2), 177–183. https://doi.org/10.1016/S0044-8486(99)00309-9</w:t>
      </w:r>
    </w:p>
    <w:p w14:paraId="10F80A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Narum, S. R., Campbell, N. R., Meyer, K. A., Miller, M. R., &amp; Hardy, R. W. (2013). Thermal adaptation and acclimation of ectotherms from differing aquatic climates. </w:t>
      </w:r>
      <w:r w:rsidRPr="00535E63">
        <w:rPr>
          <w:i/>
          <w:iCs/>
          <w:noProof/>
        </w:rPr>
        <w:t>Molecular Ecology</w:t>
      </w:r>
      <w:r w:rsidRPr="00535E63">
        <w:rPr>
          <w:noProof/>
        </w:rPr>
        <w:t xml:space="preserve">, </w:t>
      </w:r>
      <w:r w:rsidRPr="00535E63">
        <w:rPr>
          <w:i/>
          <w:iCs/>
          <w:noProof/>
        </w:rPr>
        <w:t>22</w:t>
      </w:r>
      <w:r w:rsidRPr="00535E63">
        <w:rPr>
          <w:noProof/>
        </w:rPr>
        <w:t>(11), 3090–3097. https://doi.org/10.1111/mec.12240</w:t>
      </w:r>
    </w:p>
    <w:p w14:paraId="16BCBB0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Neff, B. D., &amp; Pitcher, T. E. (2005). Genetic quality and sexual selection: an integrated framework for good genes and compatible genes. </w:t>
      </w:r>
      <w:r w:rsidRPr="00535E63">
        <w:rPr>
          <w:i/>
          <w:iCs/>
          <w:noProof/>
        </w:rPr>
        <w:t>Molecular Ecology</w:t>
      </w:r>
      <w:r w:rsidRPr="00535E63">
        <w:rPr>
          <w:noProof/>
        </w:rPr>
        <w:t xml:space="preserve">, </w:t>
      </w:r>
      <w:r w:rsidRPr="00535E63">
        <w:rPr>
          <w:i/>
          <w:iCs/>
          <w:noProof/>
        </w:rPr>
        <w:t>14</w:t>
      </w:r>
      <w:r w:rsidRPr="00535E63">
        <w:rPr>
          <w:noProof/>
        </w:rPr>
        <w:t>(1), 19–38. https://doi.org/10.1111/j.1365-294X.2004.02395.x</w:t>
      </w:r>
    </w:p>
    <w:p w14:paraId="61609F2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Nyberg, P., Bergstrand, E., Degerman, E., &amp; Enderlein, O. (2001). Recruitment of pelagic fish in an unstable climate: studies in Sweden’s four largest lakes. </w:t>
      </w:r>
      <w:r w:rsidRPr="00535E63">
        <w:rPr>
          <w:i/>
          <w:iCs/>
          <w:noProof/>
        </w:rPr>
        <w:t>Ambio</w:t>
      </w:r>
      <w:r w:rsidRPr="00535E63">
        <w:rPr>
          <w:noProof/>
        </w:rPr>
        <w:t xml:space="preserve">, </w:t>
      </w:r>
      <w:r w:rsidRPr="00535E63">
        <w:rPr>
          <w:i/>
          <w:iCs/>
          <w:noProof/>
        </w:rPr>
        <w:t>30</w:t>
      </w:r>
      <w:r w:rsidRPr="00535E63">
        <w:rPr>
          <w:noProof/>
        </w:rPr>
        <w:t>(8), 559–564. https://doi.org/10.1579/0044-7447-30.8.559</w:t>
      </w:r>
    </w:p>
    <w:p w14:paraId="52C6E5F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O’Reilly, C. M., Rowley, R. J., Schneider, P., Lenters, J. D., Mcintyre, P. B., &amp; Kraemer, B. M. (2015). Rapid and highly variable warming of lake surface waters around the globe. </w:t>
      </w:r>
      <w:r w:rsidRPr="00535E63">
        <w:rPr>
          <w:i/>
          <w:iCs/>
          <w:noProof/>
        </w:rPr>
        <w:t>Geophysical Research Letters</w:t>
      </w:r>
      <w:r w:rsidRPr="00535E63">
        <w:rPr>
          <w:noProof/>
        </w:rPr>
        <w:t xml:space="preserve">, </w:t>
      </w:r>
      <w:r w:rsidRPr="00535E63">
        <w:rPr>
          <w:i/>
          <w:iCs/>
          <w:noProof/>
        </w:rPr>
        <w:t>42</w:t>
      </w:r>
      <w:r w:rsidRPr="00535E63">
        <w:rPr>
          <w:noProof/>
        </w:rPr>
        <w:t>(24), 1–9. https://doi.org/10.1002/2015GL066235</w:t>
      </w:r>
    </w:p>
    <w:p w14:paraId="33725C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Oberlercher, T. M., &amp; Wanzenböck, J. (2016). Impact of electric fishing on egg survival of whitefish, Coregonus lavaretus. </w:t>
      </w:r>
      <w:r w:rsidRPr="00535E63">
        <w:rPr>
          <w:i/>
          <w:iCs/>
          <w:noProof/>
        </w:rPr>
        <w:t>Fisheries Management and Ecology</w:t>
      </w:r>
      <w:r w:rsidRPr="00535E63">
        <w:rPr>
          <w:noProof/>
        </w:rPr>
        <w:t xml:space="preserve">, </w:t>
      </w:r>
      <w:r w:rsidRPr="00535E63">
        <w:rPr>
          <w:i/>
          <w:iCs/>
          <w:noProof/>
        </w:rPr>
        <w:t>23</w:t>
      </w:r>
      <w:r w:rsidRPr="00535E63">
        <w:rPr>
          <w:noProof/>
        </w:rPr>
        <w:t>(6), 540–547. https://doi.org/10.1111/fme.12197</w:t>
      </w:r>
    </w:p>
    <w:p w14:paraId="454EA89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Mehner, T., Staaks, G., &amp; Hölker, F. (2008). Is ecological segregation in a pair of sympatric coregonines supported by divergent feeding efficiencies? </w:t>
      </w:r>
      <w:r w:rsidRPr="00535E63">
        <w:rPr>
          <w:i/>
          <w:iCs/>
          <w:noProof/>
        </w:rPr>
        <w:t>Canadian Journal of Fisheries and Aquatic Sciences</w:t>
      </w:r>
      <w:r w:rsidRPr="00535E63">
        <w:rPr>
          <w:noProof/>
        </w:rPr>
        <w:t xml:space="preserve">, </w:t>
      </w:r>
      <w:r w:rsidRPr="00535E63">
        <w:rPr>
          <w:i/>
          <w:iCs/>
          <w:noProof/>
        </w:rPr>
        <w:t>65</w:t>
      </w:r>
      <w:r w:rsidRPr="00535E63">
        <w:rPr>
          <w:noProof/>
        </w:rPr>
        <w:t>(10), 2105–2113. https://doi.org/10.1139/F08-120</w:t>
      </w:r>
    </w:p>
    <w:p w14:paraId="75A5866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Staaks, G., &amp; Hölker, F. (2007). Effects of temperature, swimming speed and body </w:t>
      </w:r>
      <w:r w:rsidRPr="00535E63">
        <w:rPr>
          <w:noProof/>
        </w:rPr>
        <w:lastRenderedPageBreak/>
        <w:t xml:space="preserve">mass on standard and active metabolic rate in vendace (Coregonus albula). </w:t>
      </w:r>
      <w:r w:rsidRPr="00535E63">
        <w:rPr>
          <w:i/>
          <w:iCs/>
          <w:noProof/>
        </w:rPr>
        <w:t>Journal of Comparative Physiology B</w:t>
      </w:r>
      <w:r w:rsidRPr="00535E63">
        <w:rPr>
          <w:noProof/>
        </w:rPr>
        <w:t xml:space="preserve">, </w:t>
      </w:r>
      <w:r w:rsidRPr="00535E63">
        <w:rPr>
          <w:i/>
          <w:iCs/>
          <w:noProof/>
        </w:rPr>
        <w:t>177</w:t>
      </w:r>
      <w:r w:rsidRPr="00535E63">
        <w:rPr>
          <w:noProof/>
        </w:rPr>
        <w:t>(8), 905–916. https://doi.org/10.1139/F08-120</w:t>
      </w:r>
    </w:p>
    <w:p w14:paraId="6A224BC6" w14:textId="77777777" w:rsidR="00535E63" w:rsidRPr="00B43CA9" w:rsidRDefault="00535E63" w:rsidP="00535E63">
      <w:pPr>
        <w:widowControl w:val="0"/>
        <w:autoSpaceDE w:val="0"/>
        <w:autoSpaceDN w:val="0"/>
        <w:adjustRightInd w:val="0"/>
        <w:spacing w:line="480" w:lineRule="auto"/>
        <w:ind w:left="480" w:hanging="480"/>
        <w:rPr>
          <w:noProof/>
          <w:lang w:val="fr-FR"/>
          <w:rPrChange w:id="86" w:author="Emilien Lasne" w:date="2021-01-29T10:15:00Z">
            <w:rPr>
              <w:noProof/>
            </w:rPr>
          </w:rPrChange>
        </w:rPr>
      </w:pPr>
      <w:r w:rsidRPr="00535E63">
        <w:rPr>
          <w:noProof/>
        </w:rPr>
        <w:t xml:space="preserve">Oomen, R. A., &amp; Hutchings, J. A. (2015). Variation in spawning time promotes genetic variability in population responses to environmental change in a marine fish. </w:t>
      </w:r>
      <w:r w:rsidRPr="00B43CA9">
        <w:rPr>
          <w:i/>
          <w:iCs/>
          <w:noProof/>
          <w:lang w:val="fr-FR"/>
          <w:rPrChange w:id="87" w:author="Emilien Lasne" w:date="2021-01-29T10:15:00Z">
            <w:rPr>
              <w:i/>
              <w:iCs/>
              <w:noProof/>
            </w:rPr>
          </w:rPrChange>
        </w:rPr>
        <w:t>Conservation Physiology</w:t>
      </w:r>
      <w:r w:rsidRPr="00B43CA9">
        <w:rPr>
          <w:noProof/>
          <w:lang w:val="fr-FR"/>
          <w:rPrChange w:id="88" w:author="Emilien Lasne" w:date="2021-01-29T10:15:00Z">
            <w:rPr>
              <w:noProof/>
            </w:rPr>
          </w:rPrChange>
        </w:rPr>
        <w:t xml:space="preserve">, </w:t>
      </w:r>
      <w:r w:rsidRPr="00B43CA9">
        <w:rPr>
          <w:i/>
          <w:iCs/>
          <w:noProof/>
          <w:lang w:val="fr-FR"/>
          <w:rPrChange w:id="89" w:author="Emilien Lasne" w:date="2021-01-29T10:15:00Z">
            <w:rPr>
              <w:i/>
              <w:iCs/>
              <w:noProof/>
            </w:rPr>
          </w:rPrChange>
        </w:rPr>
        <w:t>3</w:t>
      </w:r>
      <w:r w:rsidRPr="00B43CA9">
        <w:rPr>
          <w:noProof/>
          <w:lang w:val="fr-FR"/>
          <w:rPrChange w:id="90" w:author="Emilien Lasne" w:date="2021-01-29T10:15:00Z">
            <w:rPr>
              <w:noProof/>
            </w:rPr>
          </w:rPrChange>
        </w:rPr>
        <w:t>(1), 1–12. https://doi.org/10.1093/conphys/cov027</w:t>
      </w:r>
    </w:p>
    <w:p w14:paraId="40C1DED8"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91" w:author="Emilien Lasne" w:date="2021-01-29T10:15:00Z">
            <w:rPr>
              <w:noProof/>
            </w:rPr>
          </w:rPrChange>
        </w:rPr>
        <w:t xml:space="preserve">Pariseau, R., Dumont, P., &amp; Migneault, J.-G. (1983). Découverte, dans le sud-ouest du Québec, d’une population de cisco de lac, Coregonus artedii, frayant au printemps. </w:t>
      </w:r>
      <w:r w:rsidRPr="00535E63">
        <w:rPr>
          <w:i/>
          <w:iCs/>
          <w:noProof/>
        </w:rPr>
        <w:t>Canadian Journal of Zoology</w:t>
      </w:r>
      <w:r w:rsidRPr="00535E63">
        <w:rPr>
          <w:noProof/>
        </w:rPr>
        <w:t xml:space="preserve">, </w:t>
      </w:r>
      <w:r w:rsidRPr="00535E63">
        <w:rPr>
          <w:i/>
          <w:iCs/>
          <w:noProof/>
        </w:rPr>
        <w:t>61</w:t>
      </w:r>
      <w:r w:rsidRPr="00535E63">
        <w:rPr>
          <w:noProof/>
        </w:rPr>
        <w:t>(10), 2365–2368. https://doi.org/10.1139/z83-314</w:t>
      </w:r>
    </w:p>
    <w:p w14:paraId="688EDE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Paufve, M. R. (2019). </w:t>
      </w:r>
      <w:r w:rsidRPr="00535E63">
        <w:rPr>
          <w:i/>
          <w:iCs/>
          <w:noProof/>
        </w:rPr>
        <w:t>Diversity in spawning habitat across Great Lakes Cisco populations [Master’s thesis]</w:t>
      </w:r>
      <w:r w:rsidRPr="00535E63">
        <w:rPr>
          <w:noProof/>
        </w:rPr>
        <w:t>. Cornell University.</w:t>
      </w:r>
    </w:p>
    <w:p w14:paraId="4BF06E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Pauly, D., &amp; Pullin, R. S. V. (1988). Hatching time in spherical, pelagic, marine fish eggs in response to temperature and egg size. </w:t>
      </w:r>
      <w:r w:rsidRPr="00535E63">
        <w:rPr>
          <w:i/>
          <w:iCs/>
          <w:noProof/>
        </w:rPr>
        <w:t>Environmental Biology of Fishes</w:t>
      </w:r>
      <w:r w:rsidRPr="00535E63">
        <w:rPr>
          <w:noProof/>
        </w:rPr>
        <w:t xml:space="preserve">, </w:t>
      </w:r>
      <w:r w:rsidRPr="00535E63">
        <w:rPr>
          <w:i/>
          <w:iCs/>
          <w:noProof/>
        </w:rPr>
        <w:t>22</w:t>
      </w:r>
      <w:r w:rsidRPr="00535E63">
        <w:rPr>
          <w:noProof/>
        </w:rPr>
        <w:t>(4), 261–271. https://doi.org/10.1007/BF00004892</w:t>
      </w:r>
    </w:p>
    <w:p w14:paraId="61CC02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Pelletier, F., Garant, D., &amp; Hendry, A. P. (2009). Eco-evolutionary dynamics. In </w:t>
      </w:r>
      <w:r w:rsidRPr="00535E63">
        <w:rPr>
          <w:i/>
          <w:iCs/>
          <w:noProof/>
        </w:rPr>
        <w:t>Philosophical Transactions of the Royal Society B: Biological Sciences</w:t>
      </w:r>
      <w:r w:rsidRPr="00535E63">
        <w:rPr>
          <w:noProof/>
        </w:rPr>
        <w:t xml:space="preserve"> (Vol. 364, Issue 1523, pp. 1483–1489). The Royal Society. https://doi.org/10.1098/rstb.2009.0027</w:t>
      </w:r>
    </w:p>
    <w:p w14:paraId="6A75FAF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Pepin, P. (1991). Effect of temperature and size on development, mortality, and survival rates of the pelagic early life history stages of marine fish. </w:t>
      </w:r>
      <w:r w:rsidRPr="00535E63">
        <w:rPr>
          <w:i/>
          <w:iCs/>
          <w:noProof/>
        </w:rPr>
        <w:t>Canadian Journal of Fisheries and Aquatic Sciences</w:t>
      </w:r>
      <w:r w:rsidRPr="00535E63">
        <w:rPr>
          <w:noProof/>
        </w:rPr>
        <w:t xml:space="preserve">, </w:t>
      </w:r>
      <w:r w:rsidRPr="00535E63">
        <w:rPr>
          <w:i/>
          <w:iCs/>
          <w:noProof/>
        </w:rPr>
        <w:t>48</w:t>
      </w:r>
      <w:r w:rsidRPr="00535E63">
        <w:rPr>
          <w:noProof/>
        </w:rPr>
        <w:t>(3), 503–518. https://doi.org/10.1139/f91-065</w:t>
      </w:r>
    </w:p>
    <w:p w14:paraId="4B28BED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Pritchard, A. L. (1931). Spawning habits and fry of the cisco (Leucichthys artedi) in Lake Ontario. </w:t>
      </w:r>
      <w:r w:rsidRPr="00535E63">
        <w:rPr>
          <w:i/>
          <w:iCs/>
          <w:noProof/>
        </w:rPr>
        <w:t>Contributions to Canadian Biology and Fisheries</w:t>
      </w:r>
      <w:r w:rsidRPr="00535E63">
        <w:rPr>
          <w:noProof/>
        </w:rPr>
        <w:t xml:space="preserve">, </w:t>
      </w:r>
      <w:r w:rsidRPr="00535E63">
        <w:rPr>
          <w:i/>
          <w:iCs/>
          <w:noProof/>
        </w:rPr>
        <w:t>6</w:t>
      </w:r>
      <w:r w:rsidRPr="00535E63">
        <w:rPr>
          <w:noProof/>
        </w:rPr>
        <w:t>(1), 225–240. https://doi.org/10.1139/f31-009</w:t>
      </w:r>
    </w:p>
    <w:p w14:paraId="752D85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 Core Team. (2020). </w:t>
      </w:r>
      <w:r w:rsidRPr="00535E63">
        <w:rPr>
          <w:i/>
          <w:iCs/>
          <w:noProof/>
        </w:rPr>
        <w:t>R: A Language and Environment for Statistical Computing</w:t>
      </w:r>
      <w:r w:rsidRPr="00535E63">
        <w:rPr>
          <w:noProof/>
        </w:rPr>
        <w:t xml:space="preserve">. R Foundation </w:t>
      </w:r>
      <w:r w:rsidRPr="00535E63">
        <w:rPr>
          <w:noProof/>
        </w:rPr>
        <w:lastRenderedPageBreak/>
        <w:t>for Statistical Computing. https://www.r-project.org/</w:t>
      </w:r>
    </w:p>
    <w:p w14:paraId="6E5D2DC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Reist, J. D., Wrona, F. J., Prowse, T. D., Power, M., Dempson, J. B., Beamish, R. J., King, J. R., Carmichael, T. J., &amp; Sawatzky, C. D. (2006). General effects of climate change on Arctic fishes and fish populations. </w:t>
      </w:r>
      <w:r w:rsidRPr="00535E63">
        <w:rPr>
          <w:i/>
          <w:iCs/>
          <w:noProof/>
        </w:rPr>
        <w:t>AMBIO: A Journal of the Human Environment</w:t>
      </w:r>
      <w:r w:rsidRPr="00535E63">
        <w:rPr>
          <w:noProof/>
        </w:rPr>
        <w:t xml:space="preserve">, </w:t>
      </w:r>
      <w:r w:rsidRPr="00535E63">
        <w:rPr>
          <w:i/>
          <w:iCs/>
          <w:noProof/>
        </w:rPr>
        <w:t>35</w:t>
      </w:r>
      <w:r w:rsidRPr="00535E63">
        <w:rPr>
          <w:noProof/>
        </w:rPr>
        <w:t>(7), 370–380. https://doi.org/10.1579/0044-7447(2006)35[370:GEOCCO]2.0.CO;2</w:t>
      </w:r>
    </w:p>
    <w:p w14:paraId="07B31DF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E., Hilborn, R., Chasco, B., Boatright, C. P., Quinn, T. P., Rogers, L. A., &amp; Webster, M. S. (2010). Population diversity and the portfolio effect in an exploited species. </w:t>
      </w:r>
      <w:r w:rsidRPr="00535E63">
        <w:rPr>
          <w:i/>
          <w:iCs/>
          <w:noProof/>
        </w:rPr>
        <w:t>Nature</w:t>
      </w:r>
      <w:r w:rsidRPr="00535E63">
        <w:rPr>
          <w:noProof/>
        </w:rPr>
        <w:t xml:space="preserve">, </w:t>
      </w:r>
      <w:r w:rsidRPr="00535E63">
        <w:rPr>
          <w:i/>
          <w:iCs/>
          <w:noProof/>
        </w:rPr>
        <w:t>465</w:t>
      </w:r>
      <w:r w:rsidRPr="00535E63">
        <w:rPr>
          <w:noProof/>
        </w:rPr>
        <w:t>(7298), 609–612. https://doi.org/10.1038/nature09060</w:t>
      </w:r>
    </w:p>
    <w:p w14:paraId="7D9156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W., Beaty, K. G., Fee, E. J., Cruikshank, D. R., DeBruyn, E. R., Findlay, D. L., Linsey, G. A., Shearer, J. A., Stainton, M. P., &amp; Turner, M. A. (1990). Effects of Climatic Warming on Lakes of the Central Boreal Forest. </w:t>
      </w:r>
      <w:r w:rsidRPr="00535E63">
        <w:rPr>
          <w:i/>
          <w:iCs/>
          <w:noProof/>
        </w:rPr>
        <w:t>Science</w:t>
      </w:r>
      <w:r w:rsidRPr="00535E63">
        <w:rPr>
          <w:noProof/>
        </w:rPr>
        <w:t xml:space="preserve">, </w:t>
      </w:r>
      <w:r w:rsidRPr="00535E63">
        <w:rPr>
          <w:i/>
          <w:iCs/>
          <w:noProof/>
        </w:rPr>
        <w:t>250</w:t>
      </w:r>
      <w:r w:rsidRPr="00535E63">
        <w:rPr>
          <w:noProof/>
        </w:rPr>
        <w:t>(4983), 967–970. https://doi.org/10.1126/science.250.4983.967</w:t>
      </w:r>
    </w:p>
    <w:p w14:paraId="4BABDCA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Schmitt, J. D., Vandergoot, C. S., O’Malley, B. P., &amp; Kraus, R. T. (2020). Does Lake Erie still have sufficient oxythermal habitat for cisco Coregonus artedi? </w:t>
      </w:r>
      <w:r w:rsidRPr="00535E63">
        <w:rPr>
          <w:i/>
          <w:iCs/>
          <w:noProof/>
        </w:rPr>
        <w:t>Journal of Great Lakes Research</w:t>
      </w:r>
      <w:r w:rsidRPr="00535E63">
        <w:rPr>
          <w:noProof/>
        </w:rPr>
        <w:t xml:space="preserve">, </w:t>
      </w:r>
      <w:r w:rsidRPr="00535E63">
        <w:rPr>
          <w:i/>
          <w:iCs/>
          <w:noProof/>
        </w:rPr>
        <w:t>46</w:t>
      </w:r>
      <w:r w:rsidRPr="00535E63">
        <w:rPr>
          <w:noProof/>
        </w:rPr>
        <w:t>(2), 330–338. https://doi.org/https://doi.org/10.1016/j.jglr.2020.01.019</w:t>
      </w:r>
    </w:p>
    <w:p w14:paraId="1B3C874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Conover, D. O., &amp; Ehtisham, A. (1998). The dead of winter: size-dependent variation and genetic differences in seasonal mortality among Atlantic silverside (Atherinidae: \textit{Menidia menidia}) from different latitudes. </w:t>
      </w:r>
      <w:r w:rsidRPr="00535E63">
        <w:rPr>
          <w:i/>
          <w:iCs/>
          <w:noProof/>
        </w:rPr>
        <w:t>Canadian Journal of Fisheries and Aquatic Sciences</w:t>
      </w:r>
      <w:r w:rsidRPr="00535E63">
        <w:rPr>
          <w:noProof/>
        </w:rPr>
        <w:t xml:space="preserve">, </w:t>
      </w:r>
      <w:r w:rsidRPr="00535E63">
        <w:rPr>
          <w:i/>
          <w:iCs/>
          <w:noProof/>
        </w:rPr>
        <w:t>55</w:t>
      </w:r>
      <w:r w:rsidRPr="00535E63">
        <w:rPr>
          <w:noProof/>
        </w:rPr>
        <w:t>(5), 1149–1157. https://doi.org/10.1139/cjfas-55-5-1149</w:t>
      </w:r>
    </w:p>
    <w:p w14:paraId="7C1E606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Reynolds, K. E., &amp; Conover, D. O. (1996). Countergradient Variation in Growth Among Newly Hatched Fundulus Heteroclitus: Geographic Differences Revealed by Common-Environment Experiments. </w:t>
      </w:r>
      <w:r w:rsidRPr="00535E63">
        <w:rPr>
          <w:i/>
          <w:iCs/>
          <w:noProof/>
        </w:rPr>
        <w:t>Functional Ecology</w:t>
      </w:r>
      <w:r w:rsidRPr="00535E63">
        <w:rPr>
          <w:noProof/>
        </w:rPr>
        <w:t xml:space="preserve">, </w:t>
      </w:r>
      <w:r w:rsidRPr="00535E63">
        <w:rPr>
          <w:i/>
          <w:iCs/>
          <w:noProof/>
        </w:rPr>
        <w:t>10</w:t>
      </w:r>
      <w:r w:rsidRPr="00535E63">
        <w:rPr>
          <w:noProof/>
        </w:rPr>
        <w:t>(3), 366. https://doi.org/10.2307/2390285</w:t>
      </w:r>
    </w:p>
    <w:p w14:paraId="3464E5F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Schulz, M., &amp; Freyhof, J. (2003). Coregonus fontanae, a new spring-spawning cisco from Lake Stechlin, northern Germany (Salmoniformes: Coregonidae). </w:t>
      </w:r>
      <w:r w:rsidRPr="00535E63">
        <w:rPr>
          <w:i/>
          <w:iCs/>
          <w:noProof/>
        </w:rPr>
        <w:t>Ichthyological Exploration of Freshwaters</w:t>
      </w:r>
      <w:r w:rsidRPr="00535E63">
        <w:rPr>
          <w:noProof/>
        </w:rPr>
        <w:t xml:space="preserve">, </w:t>
      </w:r>
      <w:r w:rsidRPr="00535E63">
        <w:rPr>
          <w:i/>
          <w:iCs/>
          <w:noProof/>
        </w:rPr>
        <w:t>14</w:t>
      </w:r>
      <w:r w:rsidRPr="00535E63">
        <w:rPr>
          <w:noProof/>
        </w:rPr>
        <w:t>(3), 209–216.</w:t>
      </w:r>
    </w:p>
    <w:p w14:paraId="1DD74ED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Schulz, M., Freyhof, J., Saint-Laurent, R., Østbye, K., Mehner, T., Bernatchez, L., Saint‐Laurent, R., Østbye, K., Mehner, T., &amp; Bernatchez, L. (2006). Evidence for independent origin of two spring‐spawning ciscoes (Salmoniformes: Coregonidae) in Germany. </w:t>
      </w:r>
      <w:r w:rsidRPr="00535E63">
        <w:rPr>
          <w:i/>
          <w:iCs/>
          <w:noProof/>
        </w:rPr>
        <w:t>Journal of Fish Biology</w:t>
      </w:r>
      <w:r w:rsidRPr="00535E63">
        <w:rPr>
          <w:noProof/>
        </w:rPr>
        <w:t xml:space="preserve">, </w:t>
      </w:r>
      <w:r w:rsidRPr="00535E63">
        <w:rPr>
          <w:i/>
          <w:iCs/>
          <w:noProof/>
        </w:rPr>
        <w:t>68</w:t>
      </w:r>
      <w:r w:rsidRPr="00535E63">
        <w:rPr>
          <w:noProof/>
        </w:rPr>
        <w:t>(A), 119–135. https://doi.org/10.1111/j.0022-1112.2006.01039.x</w:t>
      </w:r>
    </w:p>
    <w:p w14:paraId="67F919B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Scott, W. B., &amp; Crossman, E. J. (1973). </w:t>
      </w:r>
      <w:r w:rsidRPr="00535E63">
        <w:rPr>
          <w:i/>
          <w:iCs/>
          <w:noProof/>
        </w:rPr>
        <w:t>Freshwater Fishes of Canada; Bulletin 184</w:t>
      </w:r>
      <w:r w:rsidRPr="00535E63">
        <w:rPr>
          <w:noProof/>
        </w:rPr>
        <w:t>.</w:t>
      </w:r>
    </w:p>
    <w:p w14:paraId="5A5DADB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Blagrave, K., Magnuson, J. J., O’Reilly, C. M., Oliver, S., Batt, R. D., Magee, M. R., Straile, D., Weyhenmeyer, G. A., &amp; Winslow, L. A. (2019). Widespread loss of lake ice around the Northern Hemisphere in a warming world. </w:t>
      </w:r>
      <w:r w:rsidRPr="00535E63">
        <w:rPr>
          <w:i/>
          <w:iCs/>
          <w:noProof/>
        </w:rPr>
        <w:t>Nature Climate Change</w:t>
      </w:r>
      <w:r w:rsidRPr="00535E63">
        <w:rPr>
          <w:noProof/>
        </w:rPr>
        <w:t xml:space="preserve">, </w:t>
      </w:r>
      <w:r w:rsidRPr="00535E63">
        <w:rPr>
          <w:i/>
          <w:iCs/>
          <w:noProof/>
        </w:rPr>
        <w:t>9</w:t>
      </w:r>
      <w:r w:rsidRPr="00535E63">
        <w:rPr>
          <w:noProof/>
        </w:rPr>
        <w:t>(3), 227. https://doi.org/10.1038/s41558-018-0393-5</w:t>
      </w:r>
    </w:p>
    <w:p w14:paraId="56DD626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Meyer, M. F., Culpepper, J., Yang, X., Hampton, S. E., Berger, S. A., Brousil, M. R., Fradkin, S. C., Higgins, S. N., &amp; Jankowski, K. J. (2020). Integrating perspectives to understand lake ice dynamics in a changing world. </w:t>
      </w:r>
      <w:r w:rsidRPr="00535E63">
        <w:rPr>
          <w:i/>
          <w:iCs/>
          <w:noProof/>
        </w:rPr>
        <w:t>Journal of Geophysical Research: Biogeosciences</w:t>
      </w:r>
      <w:r w:rsidRPr="00535E63">
        <w:rPr>
          <w:noProof/>
        </w:rPr>
        <w:t xml:space="preserve">, </w:t>
      </w:r>
      <w:r w:rsidRPr="00535E63">
        <w:rPr>
          <w:i/>
          <w:iCs/>
          <w:noProof/>
        </w:rPr>
        <w:t>125</w:t>
      </w:r>
      <w:r w:rsidRPr="00535E63">
        <w:rPr>
          <w:noProof/>
        </w:rPr>
        <w:t>(8), 1–18. https://doi.org/10.1029/2020JG005799</w:t>
      </w:r>
    </w:p>
    <w:p w14:paraId="0615C47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Shatwell, T., Thiery, W., &amp; Kirillin, G. (2019). Future projections of temperature and mixing regime of European temperate lakes. </w:t>
      </w:r>
      <w:r w:rsidRPr="00535E63">
        <w:rPr>
          <w:i/>
          <w:iCs/>
          <w:noProof/>
        </w:rPr>
        <w:t>Hydrology and Earth System Sciences</w:t>
      </w:r>
      <w:r w:rsidRPr="00535E63">
        <w:rPr>
          <w:noProof/>
        </w:rPr>
        <w:t xml:space="preserve">, </w:t>
      </w:r>
      <w:r w:rsidRPr="00535E63">
        <w:rPr>
          <w:i/>
          <w:iCs/>
          <w:noProof/>
        </w:rPr>
        <w:t>23</w:t>
      </w:r>
      <w:r w:rsidRPr="00535E63">
        <w:rPr>
          <w:noProof/>
        </w:rPr>
        <w:t>(3), 1533–1551. https://doi.org/10.5194/hess-23-1533-2019</w:t>
      </w:r>
    </w:p>
    <w:p w14:paraId="0C1FE7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Sipponen, M., Muje, K., Marjomäki, T. J., Valkeajärvi, P., &amp; Karjalainen, J. (2006). Interlocked use of inland fish resources: a new management strategy under private property rights. </w:t>
      </w:r>
      <w:r w:rsidRPr="00535E63">
        <w:rPr>
          <w:i/>
          <w:iCs/>
          <w:noProof/>
        </w:rPr>
        <w:t>Fisheries Management and Ecology</w:t>
      </w:r>
      <w:r w:rsidRPr="00535E63">
        <w:rPr>
          <w:noProof/>
        </w:rPr>
        <w:t xml:space="preserve">, </w:t>
      </w:r>
      <w:r w:rsidRPr="00535E63">
        <w:rPr>
          <w:i/>
          <w:iCs/>
          <w:noProof/>
        </w:rPr>
        <w:t>13</w:t>
      </w:r>
      <w:r w:rsidRPr="00535E63">
        <w:rPr>
          <w:noProof/>
        </w:rPr>
        <w:t>(5), 299–307. https://doi.org/10.1111/j.1365-2400.2006.00506.x</w:t>
      </w:r>
    </w:p>
    <w:p w14:paraId="3F1019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Stockwell, J. D., Ebener, M. P., Black, J. A., Gorman, O. T., Hrabik, T. R., Kinnunen, R. E., Mattes, W. P., Oyadomari, J. K., Schram, S. T., Schreiner, D. R., Seider, M. J., Sitar, S. P., &amp; Yule, D. L. (2009). A Synthesis of Cisco Recovery in Lake Superior: Implications for Native Fish Rehabilitation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(3), 626–652. https://doi.org/10.1577/M08-002.1</w:t>
      </w:r>
    </w:p>
    <w:p w14:paraId="679CFD67" w14:textId="77777777" w:rsidR="00535E63" w:rsidRPr="00535E63" w:rsidRDefault="00535E63" w:rsidP="00535E63">
      <w:pPr>
        <w:widowControl w:val="0"/>
        <w:autoSpaceDE w:val="0"/>
        <w:autoSpaceDN w:val="0"/>
        <w:adjustRightInd w:val="0"/>
        <w:spacing w:line="480" w:lineRule="auto"/>
        <w:ind w:left="480" w:hanging="480"/>
        <w:rPr>
          <w:noProof/>
        </w:rPr>
      </w:pPr>
      <w:r w:rsidRPr="00B43CA9">
        <w:rPr>
          <w:noProof/>
          <w:lang w:val="fr-FR"/>
          <w:rPrChange w:id="92" w:author="Emilien Lasne" w:date="2021-01-29T10:15:00Z">
            <w:rPr>
              <w:noProof/>
            </w:rPr>
          </w:rPrChange>
        </w:rPr>
        <w:t xml:space="preserve">Urpanen, O., Huuskonen, H., Marjomäki, T. J., &amp; Karjalainen, J. (2005). </w:t>
      </w:r>
      <w:r w:rsidRPr="00535E63">
        <w:rPr>
          <w:noProof/>
        </w:rPr>
        <w:t xml:space="preserve">Growth and size-selective mortality of vendace (Coregonus albula (L.)) and whitefish (C. lavaretus L.) larvae. </w:t>
      </w:r>
      <w:r w:rsidRPr="00535E63">
        <w:rPr>
          <w:i/>
          <w:iCs/>
          <w:noProof/>
        </w:rPr>
        <w:t>Boreal Environment Research</w:t>
      </w:r>
      <w:r w:rsidRPr="00535E63">
        <w:rPr>
          <w:noProof/>
        </w:rPr>
        <w:t xml:space="preserve">, </w:t>
      </w:r>
      <w:r w:rsidRPr="00535E63">
        <w:rPr>
          <w:i/>
          <w:iCs/>
          <w:noProof/>
        </w:rPr>
        <w:t>10</w:t>
      </w:r>
      <w:r w:rsidRPr="00535E63">
        <w:rPr>
          <w:noProof/>
        </w:rPr>
        <w:t>(3), 225–238.</w:t>
      </w:r>
    </w:p>
    <w:p w14:paraId="0CB24CC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van Damme, C. J. G., Dickey-Collas, M., Rijnsdorp, A. D., &amp; Kjesbu, O. S. (2009). Fecundity, atresia, and spawning strategies of Atlantic herring (Clupea harengus). </w:t>
      </w:r>
      <w:r w:rsidRPr="00535E63">
        <w:rPr>
          <w:i/>
          <w:iCs/>
          <w:noProof/>
        </w:rPr>
        <w:t>Canadian Journal of Fisheries &amp; Aquatic Sciences</w:t>
      </w:r>
      <w:r w:rsidRPr="00535E63">
        <w:rPr>
          <w:noProof/>
        </w:rPr>
        <w:t xml:space="preserve">, </w:t>
      </w:r>
      <w:r w:rsidRPr="00535E63">
        <w:rPr>
          <w:i/>
          <w:iCs/>
          <w:noProof/>
        </w:rPr>
        <w:t>66</w:t>
      </w:r>
      <w:r w:rsidRPr="00535E63">
        <w:rPr>
          <w:noProof/>
        </w:rPr>
        <w:t>(12). https://doi.org/10.1139/F09-153</w:t>
      </w:r>
    </w:p>
    <w:p w14:paraId="2F3871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Voeten, C. C. (2020). </w:t>
      </w:r>
      <w:r w:rsidRPr="00535E63">
        <w:rPr>
          <w:i/>
          <w:iCs/>
          <w:noProof/>
        </w:rPr>
        <w:t>buildmer: Stepwise Elimination and Term Reordering for Mixed-Effects Regression</w:t>
      </w:r>
      <w:r w:rsidRPr="00535E63">
        <w:rPr>
          <w:noProof/>
        </w:rPr>
        <w:t>. https://cran.r-project.org/package=buildmer</w:t>
      </w:r>
    </w:p>
    <w:p w14:paraId="237529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Bittner, D., Hudson, A. G., Young, K. A., Müller, R., Lundsgaard-Hansen, B., Roy, D., Di Piazza, S., Largiader, C. R., Seehausen, O., Largiadèr, C. R., &amp; Seehausen, O. (2012). Eutrophication causes speciation reversal in whitefish adaptive radiations. </w:t>
      </w:r>
      <w:r w:rsidRPr="00535E63">
        <w:rPr>
          <w:i/>
          <w:iCs/>
          <w:noProof/>
        </w:rPr>
        <w:t>Nature</w:t>
      </w:r>
      <w:r w:rsidRPr="00535E63">
        <w:rPr>
          <w:noProof/>
        </w:rPr>
        <w:t xml:space="preserve">, </w:t>
      </w:r>
      <w:r w:rsidRPr="00535E63">
        <w:rPr>
          <w:i/>
          <w:iCs/>
          <w:noProof/>
        </w:rPr>
        <w:t>482</w:t>
      </w:r>
      <w:r w:rsidRPr="00535E63">
        <w:rPr>
          <w:noProof/>
        </w:rPr>
        <w:t>(7385), 357–362. https://doi.org/10.1038/nature10824</w:t>
      </w:r>
    </w:p>
    <w:p w14:paraId="60D8AEA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Roy, D., Hudson, A. G., Largiadèr, C. R., Bittner, D., &amp; Seehausen, O. (2009). Divergence along a steep ecological gradient in lake whitefish (Coregonus sp.). </w:t>
      </w:r>
      <w:r w:rsidRPr="00535E63">
        <w:rPr>
          <w:i/>
          <w:iCs/>
          <w:noProof/>
        </w:rPr>
        <w:t>Journal of Evolutionary Biology</w:t>
      </w:r>
      <w:r w:rsidRPr="00535E63">
        <w:rPr>
          <w:noProof/>
        </w:rPr>
        <w:t xml:space="preserve">, </w:t>
      </w:r>
      <w:r w:rsidRPr="00535E63">
        <w:rPr>
          <w:i/>
          <w:iCs/>
          <w:noProof/>
        </w:rPr>
        <w:t>22</w:t>
      </w:r>
      <w:r w:rsidRPr="00535E63">
        <w:rPr>
          <w:noProof/>
        </w:rPr>
        <w:t>(3), 498–514. https://doi.org/10.1111/j.1420-9101.2008.01670.x</w:t>
      </w:r>
    </w:p>
    <w:p w14:paraId="73B1B5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Vörösmarty, C. J., McIntyre, P. B., Gessner, M. O., Dudgeon, D., Prusevich, A., Green, P., Glidden, S., Bunn, S. E., Sullivan, C. A., &amp; Liermann, C. R. (2010). Global threats to human water security and river biodiversity. </w:t>
      </w:r>
      <w:r w:rsidRPr="00535E63">
        <w:rPr>
          <w:i/>
          <w:iCs/>
          <w:noProof/>
        </w:rPr>
        <w:t>Nature</w:t>
      </w:r>
      <w:r w:rsidRPr="00535E63">
        <w:rPr>
          <w:noProof/>
        </w:rPr>
        <w:t xml:space="preserve">, </w:t>
      </w:r>
      <w:r w:rsidRPr="00535E63">
        <w:rPr>
          <w:i/>
          <w:iCs/>
          <w:noProof/>
        </w:rPr>
        <w:t>467</w:t>
      </w:r>
      <w:r w:rsidRPr="00535E63">
        <w:rPr>
          <w:noProof/>
        </w:rPr>
        <w:t xml:space="preserve">(7315), 555–561. </w:t>
      </w:r>
      <w:r w:rsidRPr="00535E63">
        <w:rPr>
          <w:noProof/>
        </w:rPr>
        <w:lastRenderedPageBreak/>
        <w:t>https://doi.org/10.1038/nature09440</w:t>
      </w:r>
    </w:p>
    <w:p w14:paraId="038178F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Wedekind, C., Evanno, G., Urbach, D., Jacob, A., &amp; Müller, R. (2008). ‘Good-genes’ and ‘compatible-genes’ effects in an Alpine whitefish and the information content of breeding tubercles over the course of the spawning season. </w:t>
      </w:r>
      <w:r w:rsidRPr="00535E63">
        <w:rPr>
          <w:i/>
          <w:iCs/>
          <w:noProof/>
        </w:rPr>
        <w:t>Genetica</w:t>
      </w:r>
      <w:r w:rsidRPr="00535E63">
        <w:rPr>
          <w:noProof/>
        </w:rPr>
        <w:t xml:space="preserve">, </w:t>
      </w:r>
      <w:r w:rsidRPr="00535E63">
        <w:rPr>
          <w:i/>
          <w:iCs/>
          <w:noProof/>
        </w:rPr>
        <w:t>132</w:t>
      </w:r>
      <w:r w:rsidRPr="00535E63">
        <w:rPr>
          <w:noProof/>
        </w:rPr>
        <w:t>(2), 199–208. https://doi.org/10.1007/s10709-007-9164-3</w:t>
      </w:r>
    </w:p>
    <w:p w14:paraId="190B475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White, C. R., Alton, L. A., &amp; Frappell, P. B. (2012). Metabolic cold adaptation in fishes occurs at the level of whole animal, mitochondria and enzyme. </w:t>
      </w:r>
      <w:r w:rsidRPr="00535E63">
        <w:rPr>
          <w:i/>
          <w:iCs/>
          <w:noProof/>
        </w:rPr>
        <w:t>Proceedings of the Royal Society B: Biological Sciences</w:t>
      </w:r>
      <w:r w:rsidRPr="00535E63">
        <w:rPr>
          <w:noProof/>
        </w:rPr>
        <w:t xml:space="preserve">, </w:t>
      </w:r>
      <w:r w:rsidRPr="00535E63">
        <w:rPr>
          <w:i/>
          <w:iCs/>
          <w:noProof/>
        </w:rPr>
        <w:t>279</w:t>
      </w:r>
      <w:r w:rsidRPr="00535E63">
        <w:rPr>
          <w:noProof/>
        </w:rPr>
        <w:t>(1734), 1740–1747. https://doi.org/10.1098/rspb.2011.2060</w:t>
      </w:r>
    </w:p>
    <w:p w14:paraId="60BDC9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Wilder, A. P., Palumbi, S. R., Conover, D. O., &amp; Therkildsen, N. O. (2020). Footprints of local adaptation span hundreds of linked genes in the Atlantic silverside genome. </w:t>
      </w:r>
      <w:r w:rsidRPr="00535E63">
        <w:rPr>
          <w:i/>
          <w:iCs/>
          <w:noProof/>
        </w:rPr>
        <w:t>Evolution Letters</w:t>
      </w:r>
      <w:r w:rsidRPr="00535E63">
        <w:rPr>
          <w:noProof/>
        </w:rPr>
        <w:t xml:space="preserve">, </w:t>
      </w:r>
      <w:r w:rsidRPr="00535E63">
        <w:rPr>
          <w:i/>
          <w:iCs/>
          <w:noProof/>
        </w:rPr>
        <w:t>4</w:t>
      </w:r>
      <w:r w:rsidRPr="00535E63">
        <w:rPr>
          <w:noProof/>
        </w:rPr>
        <w:t>(5), 430–443. https://doi.org/doi.org/10.1002/evl3.189</w:t>
      </w:r>
    </w:p>
    <w:p w14:paraId="6BEBD45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Winslow, L. A., Read, J. S., Hansen, G. J. A., Rose, K. C., &amp; Robertson, D. M. (2017). Seasonality of change: Summer warming rates do not fully represent effects of climate change on lake temperatures. </w:t>
      </w:r>
      <w:r w:rsidRPr="00535E63">
        <w:rPr>
          <w:i/>
          <w:iCs/>
          <w:noProof/>
        </w:rPr>
        <w:t>Limnology and Oceanography</w:t>
      </w:r>
      <w:r w:rsidRPr="00535E63">
        <w:rPr>
          <w:noProof/>
        </w:rPr>
        <w:t xml:space="preserve">, </w:t>
      </w:r>
      <w:r w:rsidRPr="00535E63">
        <w:rPr>
          <w:i/>
          <w:iCs/>
          <w:noProof/>
        </w:rPr>
        <w:t>62</w:t>
      </w:r>
      <w:r w:rsidRPr="00535E63">
        <w:rPr>
          <w:noProof/>
        </w:rPr>
        <w:t>(5), 2168–2178. https://doi.org/10.1002/lno.10557</w:t>
      </w:r>
    </w:p>
    <w:p w14:paraId="513ECF3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Woolsey, E. S., Keith, S. A., Byrne, M., Schmidt-Roach, S., &amp; Baird, A. H. (2015). Latitudinal variation in thermal tolerance thresholds of early life stages of corals. </w:t>
      </w:r>
      <w:r w:rsidRPr="00535E63">
        <w:rPr>
          <w:i/>
          <w:iCs/>
          <w:noProof/>
        </w:rPr>
        <w:t>Coral Reefs</w:t>
      </w:r>
      <w:r w:rsidRPr="00535E63">
        <w:rPr>
          <w:noProof/>
        </w:rPr>
        <w:t xml:space="preserve">, </w:t>
      </w:r>
      <w:r w:rsidRPr="00535E63">
        <w:rPr>
          <w:i/>
          <w:iCs/>
          <w:noProof/>
        </w:rPr>
        <w:t>34</w:t>
      </w:r>
      <w:r w:rsidRPr="00535E63">
        <w:rPr>
          <w:noProof/>
        </w:rPr>
        <w:t>(2), 471–478. https://doi.org/10.1007/s00338-014-1253-z</w:t>
      </w:r>
    </w:p>
    <w:p w14:paraId="719FA21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Dokulil, M. T., Marszelewski, W., Schmid, M., Bouffard, D., &amp; Merchant, C. J. (2017). Warming of Central European lakes and their response to the 1980s climate regime shift. </w:t>
      </w:r>
      <w:r w:rsidRPr="00535E63">
        <w:rPr>
          <w:i/>
          <w:iCs/>
          <w:noProof/>
        </w:rPr>
        <w:t>Climatic Change</w:t>
      </w:r>
      <w:r w:rsidRPr="00535E63">
        <w:rPr>
          <w:noProof/>
        </w:rPr>
        <w:t xml:space="preserve">, </w:t>
      </w:r>
      <w:r w:rsidRPr="00535E63">
        <w:rPr>
          <w:i/>
          <w:iCs/>
          <w:noProof/>
        </w:rPr>
        <w:t>142</w:t>
      </w:r>
      <w:r w:rsidRPr="00535E63">
        <w:rPr>
          <w:noProof/>
        </w:rPr>
        <w:t>(3–4), 505–520. https://doi.org/10.1007/s10584-017-1966-4</w:t>
      </w:r>
    </w:p>
    <w:p w14:paraId="1419CF3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Kraemer, B. M., Lenters, J. D., Merchant, C. J., O’Reilly, C. M., &amp; Sharma, S. (2020). Global lake responses to climate change. </w:t>
      </w:r>
      <w:r w:rsidRPr="00535E63">
        <w:rPr>
          <w:i/>
          <w:iCs/>
          <w:noProof/>
        </w:rPr>
        <w:t>Nature Reviews Earth &amp; Environment</w:t>
      </w:r>
      <w:r w:rsidRPr="00535E63">
        <w:rPr>
          <w:noProof/>
        </w:rPr>
        <w:t>, 1–</w:t>
      </w:r>
      <w:r w:rsidRPr="00535E63">
        <w:rPr>
          <w:noProof/>
        </w:rPr>
        <w:lastRenderedPageBreak/>
        <w:t>16. https://doi.org/10.1038/s43017-020-0067-5</w:t>
      </w:r>
    </w:p>
    <w:p w14:paraId="3D2ED42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Wright, P. J., &amp; Trippel, E. A. (2009). Fishery‐induced demographic changes in the timing of spawning: consequences for reproductive success. </w:t>
      </w:r>
      <w:r w:rsidRPr="00535E63">
        <w:rPr>
          <w:i/>
          <w:iCs/>
          <w:noProof/>
        </w:rPr>
        <w:t>Fish and Fisheries</w:t>
      </w:r>
      <w:r w:rsidRPr="00535E63">
        <w:rPr>
          <w:noProof/>
        </w:rPr>
        <w:t xml:space="preserve">, </w:t>
      </w:r>
      <w:r w:rsidRPr="00535E63">
        <w:rPr>
          <w:i/>
          <w:iCs/>
          <w:noProof/>
        </w:rPr>
        <w:t>10</w:t>
      </w:r>
      <w:r w:rsidRPr="00535E63">
        <w:rPr>
          <w:noProof/>
        </w:rPr>
        <w:t>(3), 283–304. https://doi.org/10.1111/j.1467-2979.2008.00322.x</w:t>
      </w:r>
    </w:p>
    <w:p w14:paraId="488CF8D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Yamahira, K., &amp; Conover, D. O. (2002). Intra- vs . Interspecific Latitudinal Variation in Growth : Adaptation to Temperature or Seasonality? </w:t>
      </w:r>
      <w:r w:rsidRPr="00535E63">
        <w:rPr>
          <w:i/>
          <w:iCs/>
          <w:noProof/>
        </w:rPr>
        <w:t>Ecology</w:t>
      </w:r>
      <w:r w:rsidRPr="00535E63">
        <w:rPr>
          <w:noProof/>
        </w:rPr>
        <w:t xml:space="preserve">, </w:t>
      </w:r>
      <w:r w:rsidRPr="00535E63">
        <w:rPr>
          <w:i/>
          <w:iCs/>
          <w:noProof/>
        </w:rPr>
        <w:t>83</w:t>
      </w:r>
      <w:r w:rsidRPr="00535E63">
        <w:rPr>
          <w:noProof/>
        </w:rPr>
        <w:t>(5), 1252–1262. https://doi.org/10.1890/0012-9658(2002)083[1252:IVILVI]2.0.CO;2</w:t>
      </w:r>
    </w:p>
    <w:p w14:paraId="633222F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Yule, D. L., Moore, S. A., Ebener, M. P., Claramunt, R. M., Pratt, T. C., Salawater, L. L., &amp; Connerton, M. J. (2013). Morphometric variation among spawning cisco aggregations in the Laurentian Great Lakes: are historic forms still present. </w:t>
      </w:r>
      <w:r w:rsidRPr="00535E63">
        <w:rPr>
          <w:i/>
          <w:iCs/>
          <w:noProof/>
        </w:rPr>
        <w:t>Advances in Limnology</w:t>
      </w:r>
      <w:r w:rsidRPr="00535E63">
        <w:rPr>
          <w:noProof/>
        </w:rPr>
        <w:t xml:space="preserve">, </w:t>
      </w:r>
      <w:r w:rsidRPr="00535E63">
        <w:rPr>
          <w:i/>
          <w:iCs/>
          <w:noProof/>
        </w:rPr>
        <w:t>64</w:t>
      </w:r>
      <w:r w:rsidRPr="00535E63">
        <w:rPr>
          <w:noProof/>
        </w:rPr>
        <w:t>, 119–132. https://doi.org/10.1127/1612-166X/2013/0064-0022</w:t>
      </w:r>
    </w:p>
    <w:p w14:paraId="157380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Zimmerman, M. S., &amp; Krueger, C. C. (2009). An Ecosystem Perspective on Re-establishing Native Deepwater Fishes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(5), 1352–1371. https://doi.org/10.1577/M08-194.1</w:t>
      </w:r>
    </w:p>
    <w:p w14:paraId="000000F9" w14:textId="5E5E5122" w:rsidR="005660EC" w:rsidRPr="00155F65" w:rsidRDefault="00AB1402" w:rsidP="00535E63">
      <w:pPr>
        <w:widowControl w:val="0"/>
        <w:autoSpaceDE w:val="0"/>
        <w:autoSpaceDN w:val="0"/>
        <w:adjustRightInd w:val="0"/>
        <w:spacing w:line="480" w:lineRule="auto"/>
        <w:ind w:left="480" w:hanging="480"/>
        <w:sectPr w:rsidR="005660EC" w:rsidRPr="00155F65" w:rsidSect="00552EB9">
          <w:footerReference w:type="even" r:id="rId14"/>
          <w:footerReference w:type="default" r:id="rId15"/>
          <w:pgSz w:w="12240" w:h="15840"/>
          <w:pgMar w:top="1440" w:right="1440" w:bottom="1440" w:left="1440" w:header="720" w:footer="720" w:gutter="0"/>
          <w:lnNumType w:countBy="1" w:restart="continuous"/>
          <w:pgNumType w:start="1"/>
          <w:cols w:space="720"/>
          <w:docGrid w:linePitch="326"/>
        </w:sectPr>
      </w:pPr>
      <w:r w:rsidRPr="00155F65">
        <w:fldChar w:fldCharType="end"/>
      </w:r>
    </w:p>
    <w:p w14:paraId="000000FA" w14:textId="77777777" w:rsidR="005660EC" w:rsidRPr="00155F65" w:rsidRDefault="00FB0BCD">
      <w:pPr>
        <w:pStyle w:val="Titre1"/>
        <w:spacing w:before="0" w:after="0"/>
        <w:rPr>
          <w:rFonts w:ascii="Times New Roman" w:eastAsia="Times New Roman" w:hAnsi="Times New Roman" w:cs="Times New Roman"/>
          <w:sz w:val="24"/>
          <w:szCs w:val="24"/>
        </w:rPr>
      </w:pPr>
      <w:bookmarkStart w:id="93" w:name="_heading=h.z2mibhxlaf1w" w:colFirst="0" w:colLast="0"/>
      <w:bookmarkEnd w:id="93"/>
      <w:r w:rsidRPr="00155F65">
        <w:rPr>
          <w:rFonts w:ascii="Times New Roman" w:eastAsia="Times New Roman" w:hAnsi="Times New Roman" w:cs="Times New Roman"/>
          <w:sz w:val="24"/>
          <w:szCs w:val="24"/>
        </w:rPr>
        <w:lastRenderedPageBreak/>
        <w:t>TABLES:</w:t>
      </w:r>
    </w:p>
    <w:p w14:paraId="000000FB" w14:textId="77777777" w:rsidR="005660EC" w:rsidRPr="00155F65" w:rsidRDefault="005660EC">
      <w:pPr>
        <w:rPr>
          <w:b/>
        </w:rPr>
      </w:pPr>
    </w:p>
    <w:p w14:paraId="000000FC" w14:textId="77777777" w:rsidR="005660EC" w:rsidRPr="00155F65" w:rsidRDefault="00FB0BCD">
      <w:r w:rsidRPr="00155F65">
        <w:t>Table 1. Mean (SD) water temperatures during embryo incubations at the University of Vermont (UVM) and University of Jyväskylä (JYU).</w:t>
      </w:r>
    </w:p>
    <w:p w14:paraId="000000FD" w14:textId="77777777" w:rsidR="005660EC" w:rsidRPr="00155F65" w:rsidRDefault="005660EC"/>
    <w:tbl>
      <w:tblPr>
        <w:tblStyle w:val="afff6"/>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5660EC" w:rsidRPr="00155F65" w14:paraId="23597A4C" w14:textId="77777777">
        <w:trPr>
          <w:trHeight w:val="432"/>
          <w:jc w:val="center"/>
        </w:trPr>
        <w:tc>
          <w:tcPr>
            <w:tcW w:w="1295" w:type="dxa"/>
            <w:tcBorders>
              <w:top w:val="single" w:sz="12" w:space="0" w:color="000000"/>
            </w:tcBorders>
            <w:tcMar>
              <w:top w:w="0" w:type="dxa"/>
              <w:left w:w="0" w:type="dxa"/>
              <w:bottom w:w="0" w:type="dxa"/>
              <w:right w:w="0" w:type="dxa"/>
            </w:tcMar>
            <w:vAlign w:val="center"/>
          </w:tcPr>
          <w:p w14:paraId="000000FE" w14:textId="77777777" w:rsidR="005660EC" w:rsidRPr="00155F65" w:rsidRDefault="005660EC">
            <w:pPr>
              <w:keepLines/>
              <w:jc w:val="center"/>
              <w:rPr>
                <w:sz w:val="24"/>
                <w:szCs w:val="24"/>
              </w:rPr>
            </w:pPr>
          </w:p>
        </w:tc>
        <w:tc>
          <w:tcPr>
            <w:tcW w:w="4896" w:type="dxa"/>
            <w:gridSpan w:val="4"/>
            <w:tcBorders>
              <w:top w:val="single" w:sz="12" w:space="0" w:color="000000"/>
              <w:bottom w:val="single" w:sz="4" w:space="0" w:color="000000"/>
            </w:tcBorders>
            <w:tcMar>
              <w:top w:w="0" w:type="dxa"/>
              <w:left w:w="0" w:type="dxa"/>
              <w:bottom w:w="0" w:type="dxa"/>
              <w:right w:w="0" w:type="dxa"/>
            </w:tcMar>
            <w:vAlign w:val="center"/>
          </w:tcPr>
          <w:p w14:paraId="000000FF" w14:textId="77777777" w:rsidR="005660EC" w:rsidRPr="00155F65" w:rsidRDefault="00FB0BCD">
            <w:pPr>
              <w:keepLines/>
              <w:jc w:val="center"/>
              <w:rPr>
                <w:sz w:val="24"/>
                <w:szCs w:val="24"/>
              </w:rPr>
            </w:pPr>
            <w:r w:rsidRPr="00155F65">
              <w:rPr>
                <w:sz w:val="24"/>
                <w:szCs w:val="24"/>
              </w:rPr>
              <w:t>Incubation Temperature Treatment (°C)</w:t>
            </w:r>
          </w:p>
        </w:tc>
      </w:tr>
      <w:tr w:rsidR="005660EC" w:rsidRPr="00155F65" w14:paraId="3AB57945" w14:textId="77777777">
        <w:trPr>
          <w:trHeight w:val="720"/>
          <w:jc w:val="center"/>
        </w:trPr>
        <w:tc>
          <w:tcPr>
            <w:tcW w:w="1295" w:type="dxa"/>
            <w:tcBorders>
              <w:bottom w:val="single" w:sz="4" w:space="0" w:color="000000"/>
            </w:tcBorders>
            <w:tcMar>
              <w:top w:w="0" w:type="dxa"/>
              <w:left w:w="0" w:type="dxa"/>
              <w:bottom w:w="0" w:type="dxa"/>
              <w:right w:w="0" w:type="dxa"/>
            </w:tcMar>
            <w:vAlign w:val="center"/>
          </w:tcPr>
          <w:p w14:paraId="00000103" w14:textId="77777777" w:rsidR="005660EC" w:rsidRPr="00155F65" w:rsidRDefault="00FB0BCD">
            <w:pPr>
              <w:keepLines/>
              <w:jc w:val="center"/>
              <w:rPr>
                <w:sz w:val="24"/>
                <w:szCs w:val="24"/>
              </w:rPr>
            </w:pPr>
            <w:r w:rsidRPr="00155F65">
              <w:rPr>
                <w:sz w:val="24"/>
                <w:szCs w:val="24"/>
              </w:rPr>
              <w:t>Laboratory</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4" w14:textId="77777777" w:rsidR="005660EC" w:rsidRPr="00155F65" w:rsidRDefault="00FB0BCD">
            <w:pPr>
              <w:keepLines/>
              <w:jc w:val="center"/>
              <w:rPr>
                <w:sz w:val="24"/>
                <w:szCs w:val="24"/>
              </w:rPr>
            </w:pPr>
            <w:r w:rsidRPr="00155F65">
              <w:rPr>
                <w:sz w:val="24"/>
                <w:szCs w:val="24"/>
              </w:rPr>
              <w:t>2.0</w:t>
            </w:r>
          </w:p>
          <w:p w14:paraId="00000105" w14:textId="77777777" w:rsidR="005660EC" w:rsidRPr="00155F65" w:rsidRDefault="00FB0BCD">
            <w:pPr>
              <w:keepLines/>
              <w:jc w:val="center"/>
              <w:rPr>
                <w:sz w:val="24"/>
                <w:szCs w:val="24"/>
              </w:rPr>
            </w:pPr>
            <w:r w:rsidRPr="00155F65">
              <w:rPr>
                <w:sz w:val="24"/>
                <w:szCs w:val="24"/>
              </w:rPr>
              <w:t>Coldest</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6" w14:textId="77777777" w:rsidR="005660EC" w:rsidRPr="00155F65" w:rsidRDefault="00FB0BCD">
            <w:pPr>
              <w:keepLines/>
              <w:jc w:val="center"/>
              <w:rPr>
                <w:sz w:val="24"/>
                <w:szCs w:val="24"/>
              </w:rPr>
            </w:pPr>
            <w:r w:rsidRPr="00155F65">
              <w:rPr>
                <w:sz w:val="24"/>
                <w:szCs w:val="24"/>
              </w:rPr>
              <w:t>4.5</w:t>
            </w:r>
          </w:p>
          <w:p w14:paraId="00000107" w14:textId="77777777" w:rsidR="005660EC" w:rsidRPr="00155F65" w:rsidRDefault="00FB0BCD">
            <w:pPr>
              <w:keepLines/>
              <w:jc w:val="center"/>
              <w:rPr>
                <w:sz w:val="24"/>
                <w:szCs w:val="24"/>
              </w:rPr>
            </w:pPr>
            <w:r w:rsidRPr="00155F65">
              <w:rPr>
                <w:sz w:val="24"/>
                <w:szCs w:val="24"/>
              </w:rPr>
              <w:t>Cold</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8" w14:textId="77777777" w:rsidR="005660EC" w:rsidRPr="00155F65" w:rsidRDefault="00FB0BCD">
            <w:pPr>
              <w:keepLines/>
              <w:jc w:val="center"/>
              <w:rPr>
                <w:sz w:val="24"/>
                <w:szCs w:val="24"/>
              </w:rPr>
            </w:pPr>
            <w:r w:rsidRPr="00155F65">
              <w:rPr>
                <w:sz w:val="24"/>
                <w:szCs w:val="24"/>
              </w:rPr>
              <w:t>7.0</w:t>
            </w:r>
          </w:p>
          <w:p w14:paraId="00000109" w14:textId="77777777" w:rsidR="005660EC" w:rsidRPr="00155F65" w:rsidRDefault="00FB0BCD">
            <w:pPr>
              <w:keepLines/>
              <w:jc w:val="center"/>
              <w:rPr>
                <w:sz w:val="24"/>
                <w:szCs w:val="24"/>
              </w:rPr>
            </w:pPr>
            <w:r w:rsidRPr="00155F65">
              <w:rPr>
                <w:sz w:val="24"/>
                <w:szCs w:val="24"/>
              </w:rPr>
              <w:t>Warm</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A" w14:textId="77777777" w:rsidR="005660EC" w:rsidRPr="00155F65" w:rsidRDefault="00FB0BCD">
            <w:pPr>
              <w:keepLines/>
              <w:jc w:val="center"/>
              <w:rPr>
                <w:sz w:val="24"/>
                <w:szCs w:val="24"/>
              </w:rPr>
            </w:pPr>
            <w:r w:rsidRPr="00155F65">
              <w:rPr>
                <w:sz w:val="24"/>
                <w:szCs w:val="24"/>
              </w:rPr>
              <w:t>9.0</w:t>
            </w:r>
          </w:p>
          <w:p w14:paraId="0000010B" w14:textId="77777777" w:rsidR="005660EC" w:rsidRPr="00155F65" w:rsidRDefault="00FB0BCD">
            <w:pPr>
              <w:keepLines/>
              <w:jc w:val="center"/>
              <w:rPr>
                <w:sz w:val="24"/>
                <w:szCs w:val="24"/>
              </w:rPr>
            </w:pPr>
            <w:r w:rsidRPr="00155F65">
              <w:rPr>
                <w:sz w:val="24"/>
                <w:szCs w:val="24"/>
              </w:rPr>
              <w:t>Warmest</w:t>
            </w:r>
          </w:p>
        </w:tc>
      </w:tr>
      <w:tr w:rsidR="005660EC" w:rsidRPr="00155F65" w14:paraId="5EFA26BA" w14:textId="77777777">
        <w:trPr>
          <w:trHeight w:val="431"/>
          <w:jc w:val="center"/>
        </w:trPr>
        <w:tc>
          <w:tcPr>
            <w:tcW w:w="1295" w:type="dxa"/>
            <w:tcBorders>
              <w:top w:val="single" w:sz="4" w:space="0" w:color="000000"/>
            </w:tcBorders>
            <w:tcMar>
              <w:top w:w="0" w:type="dxa"/>
              <w:left w:w="0" w:type="dxa"/>
              <w:bottom w:w="0" w:type="dxa"/>
              <w:right w:w="0" w:type="dxa"/>
            </w:tcMar>
            <w:vAlign w:val="center"/>
          </w:tcPr>
          <w:p w14:paraId="0000010C" w14:textId="77777777" w:rsidR="005660EC" w:rsidRPr="00155F65" w:rsidRDefault="00FB0BCD">
            <w:pPr>
              <w:keepLines/>
              <w:jc w:val="center"/>
              <w:rPr>
                <w:sz w:val="24"/>
                <w:szCs w:val="24"/>
              </w:rPr>
            </w:pPr>
            <w:r w:rsidRPr="00155F65">
              <w:rPr>
                <w:sz w:val="24"/>
                <w:szCs w:val="24"/>
              </w:rPr>
              <w:t>UVM</w:t>
            </w:r>
          </w:p>
        </w:tc>
        <w:tc>
          <w:tcPr>
            <w:tcW w:w="1224" w:type="dxa"/>
            <w:tcBorders>
              <w:top w:val="single" w:sz="4" w:space="0" w:color="000000"/>
            </w:tcBorders>
            <w:tcMar>
              <w:top w:w="0" w:type="dxa"/>
              <w:left w:w="0" w:type="dxa"/>
              <w:bottom w:w="0" w:type="dxa"/>
              <w:right w:w="0" w:type="dxa"/>
            </w:tcMar>
            <w:vAlign w:val="center"/>
          </w:tcPr>
          <w:p w14:paraId="0000010D" w14:textId="77777777" w:rsidR="005660EC" w:rsidRPr="00155F65" w:rsidRDefault="00FB0BCD">
            <w:pPr>
              <w:keepLines/>
              <w:jc w:val="center"/>
              <w:rPr>
                <w:sz w:val="24"/>
                <w:szCs w:val="24"/>
              </w:rPr>
            </w:pPr>
            <w:r w:rsidRPr="00155F65">
              <w:rPr>
                <w:sz w:val="24"/>
                <w:szCs w:val="24"/>
              </w:rPr>
              <w:t>2.0 (0.5)</w:t>
            </w:r>
          </w:p>
        </w:tc>
        <w:tc>
          <w:tcPr>
            <w:tcW w:w="1224" w:type="dxa"/>
            <w:tcBorders>
              <w:top w:val="single" w:sz="4" w:space="0" w:color="000000"/>
            </w:tcBorders>
            <w:tcMar>
              <w:top w:w="0" w:type="dxa"/>
              <w:left w:w="0" w:type="dxa"/>
              <w:bottom w:w="0" w:type="dxa"/>
              <w:right w:w="0" w:type="dxa"/>
            </w:tcMar>
            <w:vAlign w:val="center"/>
          </w:tcPr>
          <w:p w14:paraId="0000010E" w14:textId="77777777" w:rsidR="005660EC" w:rsidRPr="00155F65" w:rsidRDefault="00FB0BCD">
            <w:pPr>
              <w:keepLines/>
              <w:jc w:val="center"/>
              <w:rPr>
                <w:sz w:val="24"/>
                <w:szCs w:val="24"/>
              </w:rPr>
            </w:pPr>
            <w:r w:rsidRPr="00155F65">
              <w:rPr>
                <w:sz w:val="24"/>
                <w:szCs w:val="24"/>
              </w:rPr>
              <w:t>4.4 (0.2)</w:t>
            </w:r>
          </w:p>
        </w:tc>
        <w:tc>
          <w:tcPr>
            <w:tcW w:w="1224" w:type="dxa"/>
            <w:tcBorders>
              <w:top w:val="single" w:sz="4" w:space="0" w:color="000000"/>
            </w:tcBorders>
            <w:tcMar>
              <w:top w:w="0" w:type="dxa"/>
              <w:left w:w="0" w:type="dxa"/>
              <w:bottom w:w="0" w:type="dxa"/>
              <w:right w:w="0" w:type="dxa"/>
            </w:tcMar>
            <w:vAlign w:val="center"/>
          </w:tcPr>
          <w:p w14:paraId="0000010F" w14:textId="77777777" w:rsidR="005660EC" w:rsidRPr="00155F65" w:rsidRDefault="00FB0BCD">
            <w:pPr>
              <w:keepLines/>
              <w:jc w:val="center"/>
              <w:rPr>
                <w:sz w:val="24"/>
                <w:szCs w:val="24"/>
              </w:rPr>
            </w:pPr>
            <w:r w:rsidRPr="00155F65">
              <w:rPr>
                <w:sz w:val="24"/>
                <w:szCs w:val="24"/>
              </w:rPr>
              <w:t>6.9 (0.2)</w:t>
            </w:r>
          </w:p>
        </w:tc>
        <w:tc>
          <w:tcPr>
            <w:tcW w:w="1224" w:type="dxa"/>
            <w:tcBorders>
              <w:top w:val="single" w:sz="4" w:space="0" w:color="000000"/>
            </w:tcBorders>
            <w:tcMar>
              <w:top w:w="0" w:type="dxa"/>
              <w:left w:w="0" w:type="dxa"/>
              <w:bottom w:w="0" w:type="dxa"/>
              <w:right w:w="0" w:type="dxa"/>
            </w:tcMar>
            <w:vAlign w:val="center"/>
          </w:tcPr>
          <w:p w14:paraId="00000110" w14:textId="77777777" w:rsidR="005660EC" w:rsidRPr="00155F65" w:rsidRDefault="00FB0BCD">
            <w:pPr>
              <w:keepLines/>
              <w:jc w:val="center"/>
              <w:rPr>
                <w:sz w:val="24"/>
                <w:szCs w:val="24"/>
              </w:rPr>
            </w:pPr>
            <w:r w:rsidRPr="00155F65">
              <w:rPr>
                <w:sz w:val="24"/>
                <w:szCs w:val="24"/>
              </w:rPr>
              <w:t>8.9 (0.3)</w:t>
            </w:r>
          </w:p>
        </w:tc>
      </w:tr>
      <w:tr w:rsidR="005660EC" w:rsidRPr="00155F65" w14:paraId="3DACA588" w14:textId="77777777">
        <w:trPr>
          <w:trHeight w:val="431"/>
          <w:jc w:val="center"/>
        </w:trPr>
        <w:tc>
          <w:tcPr>
            <w:tcW w:w="1295" w:type="dxa"/>
            <w:tcBorders>
              <w:bottom w:val="single" w:sz="12" w:space="0" w:color="000000"/>
            </w:tcBorders>
            <w:tcMar>
              <w:top w:w="0" w:type="dxa"/>
              <w:left w:w="0" w:type="dxa"/>
              <w:bottom w:w="0" w:type="dxa"/>
              <w:right w:w="0" w:type="dxa"/>
            </w:tcMar>
            <w:vAlign w:val="center"/>
          </w:tcPr>
          <w:p w14:paraId="00000111" w14:textId="77777777" w:rsidR="005660EC" w:rsidRPr="00155F65" w:rsidRDefault="00FB0BCD">
            <w:pPr>
              <w:keepLines/>
              <w:jc w:val="center"/>
              <w:rPr>
                <w:sz w:val="24"/>
                <w:szCs w:val="24"/>
              </w:rPr>
            </w:pPr>
            <w:r w:rsidRPr="00155F65">
              <w:rPr>
                <w:sz w:val="24"/>
                <w:szCs w:val="24"/>
              </w:rPr>
              <w:t>JYU</w:t>
            </w:r>
          </w:p>
        </w:tc>
        <w:tc>
          <w:tcPr>
            <w:tcW w:w="1224" w:type="dxa"/>
            <w:tcBorders>
              <w:bottom w:val="single" w:sz="12" w:space="0" w:color="000000"/>
            </w:tcBorders>
            <w:tcMar>
              <w:top w:w="0" w:type="dxa"/>
              <w:left w:w="0" w:type="dxa"/>
              <w:bottom w:w="0" w:type="dxa"/>
              <w:right w:w="0" w:type="dxa"/>
            </w:tcMar>
            <w:vAlign w:val="center"/>
          </w:tcPr>
          <w:p w14:paraId="00000112" w14:textId="77777777" w:rsidR="005660EC" w:rsidRPr="00155F65" w:rsidRDefault="00FB0BCD">
            <w:pPr>
              <w:keepLines/>
              <w:jc w:val="center"/>
              <w:rPr>
                <w:sz w:val="24"/>
                <w:szCs w:val="24"/>
              </w:rPr>
            </w:pPr>
            <w:r w:rsidRPr="00155F65">
              <w:rPr>
                <w:sz w:val="24"/>
                <w:szCs w:val="24"/>
              </w:rPr>
              <w:t>2.2 (1.5)</w:t>
            </w:r>
          </w:p>
        </w:tc>
        <w:tc>
          <w:tcPr>
            <w:tcW w:w="1224" w:type="dxa"/>
            <w:tcBorders>
              <w:bottom w:val="single" w:sz="12" w:space="0" w:color="000000"/>
            </w:tcBorders>
            <w:tcMar>
              <w:top w:w="0" w:type="dxa"/>
              <w:left w:w="0" w:type="dxa"/>
              <w:bottom w:w="0" w:type="dxa"/>
              <w:right w:w="0" w:type="dxa"/>
            </w:tcMar>
            <w:vAlign w:val="center"/>
          </w:tcPr>
          <w:p w14:paraId="00000113" w14:textId="77777777" w:rsidR="005660EC" w:rsidRPr="00155F65" w:rsidRDefault="00FB0BCD">
            <w:pPr>
              <w:keepLines/>
              <w:jc w:val="center"/>
              <w:rPr>
                <w:sz w:val="24"/>
                <w:szCs w:val="24"/>
              </w:rPr>
            </w:pPr>
            <w:r w:rsidRPr="00155F65">
              <w:rPr>
                <w:sz w:val="24"/>
                <w:szCs w:val="24"/>
              </w:rPr>
              <w:t>4.0 (0.7)</w:t>
            </w:r>
          </w:p>
        </w:tc>
        <w:tc>
          <w:tcPr>
            <w:tcW w:w="1224" w:type="dxa"/>
            <w:tcBorders>
              <w:bottom w:val="single" w:sz="12" w:space="0" w:color="000000"/>
            </w:tcBorders>
            <w:tcMar>
              <w:top w:w="0" w:type="dxa"/>
              <w:left w:w="0" w:type="dxa"/>
              <w:bottom w:w="0" w:type="dxa"/>
              <w:right w:w="0" w:type="dxa"/>
            </w:tcMar>
            <w:vAlign w:val="center"/>
          </w:tcPr>
          <w:p w14:paraId="00000114" w14:textId="77777777" w:rsidR="005660EC" w:rsidRPr="00155F65" w:rsidRDefault="00FB0BCD">
            <w:pPr>
              <w:keepLines/>
              <w:jc w:val="center"/>
              <w:rPr>
                <w:sz w:val="24"/>
                <w:szCs w:val="24"/>
              </w:rPr>
            </w:pPr>
            <w:r w:rsidRPr="00155F65">
              <w:rPr>
                <w:sz w:val="24"/>
                <w:szCs w:val="24"/>
              </w:rPr>
              <w:t>6.9 (0.5)</w:t>
            </w:r>
          </w:p>
        </w:tc>
        <w:tc>
          <w:tcPr>
            <w:tcW w:w="1224" w:type="dxa"/>
            <w:tcBorders>
              <w:bottom w:val="single" w:sz="12" w:space="0" w:color="000000"/>
            </w:tcBorders>
            <w:tcMar>
              <w:top w:w="0" w:type="dxa"/>
              <w:left w:w="0" w:type="dxa"/>
              <w:bottom w:w="0" w:type="dxa"/>
              <w:right w:w="0" w:type="dxa"/>
            </w:tcMar>
            <w:vAlign w:val="center"/>
          </w:tcPr>
          <w:p w14:paraId="00000115" w14:textId="77777777" w:rsidR="005660EC" w:rsidRPr="00155F65" w:rsidRDefault="00FB0BCD">
            <w:pPr>
              <w:keepLines/>
              <w:jc w:val="center"/>
              <w:rPr>
                <w:sz w:val="24"/>
                <w:szCs w:val="24"/>
              </w:rPr>
            </w:pPr>
            <w:r w:rsidRPr="00155F65">
              <w:rPr>
                <w:sz w:val="24"/>
                <w:szCs w:val="24"/>
              </w:rPr>
              <w:t>8.0 (0.6)</w:t>
            </w:r>
          </w:p>
        </w:tc>
      </w:tr>
    </w:tbl>
    <w:p w14:paraId="00000116" w14:textId="77777777" w:rsidR="005660EC" w:rsidRPr="00155F65" w:rsidRDefault="005660EC"/>
    <w:p w14:paraId="00000117" w14:textId="77777777" w:rsidR="005660EC" w:rsidRPr="00155F65" w:rsidRDefault="005660EC"/>
    <w:p w14:paraId="00000118" w14:textId="77777777" w:rsidR="005660EC" w:rsidRPr="00155F65" w:rsidRDefault="005660EC"/>
    <w:p w14:paraId="00000119" w14:textId="77777777" w:rsidR="005660EC" w:rsidRPr="00155F65" w:rsidRDefault="005660EC"/>
    <w:p w14:paraId="0000011A" w14:textId="77777777" w:rsidR="005660EC" w:rsidRPr="00155F65" w:rsidRDefault="00FB0BCD">
      <w:r w:rsidRPr="00155F65">
        <w:t>Table 2. Mean (SD) total length (TL) and fresh mass (FM) of the female and males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1B" w14:textId="77777777" w:rsidR="005660EC" w:rsidRPr="00155F65" w:rsidRDefault="005660EC"/>
    <w:tbl>
      <w:tblPr>
        <w:tblStyle w:val="afff7"/>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5660EC" w:rsidRPr="00155F65" w14:paraId="235724D4"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11C" w14:textId="77777777" w:rsidR="005660EC" w:rsidRPr="00155F65" w:rsidRDefault="005660EC">
            <w:pPr>
              <w:jc w:val="center"/>
              <w:rPr>
                <w:sz w:val="24"/>
                <w:szCs w:val="24"/>
              </w:rPr>
            </w:pPr>
          </w:p>
        </w:tc>
        <w:tc>
          <w:tcPr>
            <w:tcW w:w="2304" w:type="dxa"/>
            <w:gridSpan w:val="2"/>
            <w:tcBorders>
              <w:top w:val="single" w:sz="12" w:space="0" w:color="000000"/>
              <w:bottom w:val="single" w:sz="4" w:space="0" w:color="000000"/>
            </w:tcBorders>
            <w:tcMar>
              <w:top w:w="0" w:type="dxa"/>
              <w:left w:w="0" w:type="dxa"/>
              <w:bottom w:w="0" w:type="dxa"/>
              <w:right w:w="0" w:type="dxa"/>
            </w:tcMar>
            <w:vAlign w:val="center"/>
          </w:tcPr>
          <w:p w14:paraId="0000011D" w14:textId="77777777" w:rsidR="005660EC" w:rsidRPr="00155F65" w:rsidRDefault="00FB0BCD">
            <w:pPr>
              <w:jc w:val="center"/>
              <w:rPr>
                <w:sz w:val="24"/>
                <w:szCs w:val="24"/>
              </w:rPr>
            </w:pPr>
            <w:r w:rsidRPr="00155F65">
              <w:rPr>
                <w:sz w:val="24"/>
                <w:szCs w:val="24"/>
              </w:rPr>
              <w:t>LK-Vendace</w:t>
            </w:r>
          </w:p>
        </w:tc>
        <w:tc>
          <w:tcPr>
            <w:tcW w:w="237" w:type="dxa"/>
            <w:tcBorders>
              <w:top w:val="single" w:sz="12" w:space="0" w:color="000000"/>
              <w:bottom w:val="nil"/>
            </w:tcBorders>
            <w:tcMar>
              <w:top w:w="0" w:type="dxa"/>
              <w:left w:w="0" w:type="dxa"/>
              <w:bottom w:w="0" w:type="dxa"/>
              <w:right w:w="0" w:type="dxa"/>
            </w:tcMar>
            <w:vAlign w:val="center"/>
          </w:tcPr>
          <w:p w14:paraId="0000011F"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0" w14:textId="77777777" w:rsidR="005660EC" w:rsidRPr="00155F65" w:rsidRDefault="00FB0BCD">
            <w:pPr>
              <w:jc w:val="center"/>
              <w:rPr>
                <w:sz w:val="24"/>
                <w:szCs w:val="24"/>
              </w:rPr>
            </w:pPr>
            <w:r w:rsidRPr="00155F65">
              <w:rPr>
                <w:sz w:val="24"/>
                <w:szCs w:val="24"/>
              </w:rPr>
              <w:t>LK-Whitefish</w:t>
            </w:r>
          </w:p>
        </w:tc>
        <w:tc>
          <w:tcPr>
            <w:tcW w:w="236" w:type="dxa"/>
            <w:tcBorders>
              <w:top w:val="single" w:sz="12" w:space="0" w:color="000000"/>
              <w:bottom w:val="nil"/>
            </w:tcBorders>
            <w:tcMar>
              <w:top w:w="0" w:type="dxa"/>
              <w:left w:w="0" w:type="dxa"/>
              <w:bottom w:w="0" w:type="dxa"/>
              <w:right w:w="0" w:type="dxa"/>
            </w:tcMar>
            <w:vAlign w:val="center"/>
          </w:tcPr>
          <w:p w14:paraId="00000122"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3" w14:textId="77777777" w:rsidR="005660EC" w:rsidRPr="00155F65" w:rsidRDefault="00FB0BCD">
            <w:pPr>
              <w:jc w:val="center"/>
              <w:rPr>
                <w:sz w:val="24"/>
                <w:szCs w:val="24"/>
              </w:rPr>
            </w:pPr>
            <w:r w:rsidRPr="00155F65">
              <w:rPr>
                <w:sz w:val="24"/>
                <w:szCs w:val="24"/>
              </w:rPr>
              <w:t>LS-Cisco</w:t>
            </w:r>
          </w:p>
        </w:tc>
        <w:tc>
          <w:tcPr>
            <w:tcW w:w="241" w:type="dxa"/>
            <w:tcBorders>
              <w:top w:val="single" w:sz="12" w:space="0" w:color="000000"/>
              <w:bottom w:val="nil"/>
            </w:tcBorders>
            <w:tcMar>
              <w:top w:w="0" w:type="dxa"/>
              <w:left w:w="0" w:type="dxa"/>
              <w:bottom w:w="0" w:type="dxa"/>
              <w:right w:w="0" w:type="dxa"/>
            </w:tcMar>
            <w:vAlign w:val="center"/>
          </w:tcPr>
          <w:p w14:paraId="00000125"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6" w14:textId="77777777" w:rsidR="005660EC" w:rsidRPr="00155F65" w:rsidRDefault="00FB0BCD">
            <w:pPr>
              <w:jc w:val="center"/>
              <w:rPr>
                <w:sz w:val="24"/>
                <w:szCs w:val="24"/>
              </w:rPr>
            </w:pPr>
            <w:r w:rsidRPr="00155F65">
              <w:rPr>
                <w:sz w:val="24"/>
                <w:szCs w:val="24"/>
              </w:rPr>
              <w:t>LO-Cisco</w:t>
            </w:r>
          </w:p>
        </w:tc>
      </w:tr>
      <w:tr w:rsidR="005660EC" w:rsidRPr="00155F65" w14:paraId="612CAB5C"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128" w14:textId="77777777" w:rsidR="005660EC" w:rsidRPr="00155F65" w:rsidRDefault="00FB0BCD">
            <w:pPr>
              <w:jc w:val="center"/>
              <w:rPr>
                <w:sz w:val="24"/>
                <w:szCs w:val="24"/>
              </w:rPr>
            </w:pPr>
            <w:r w:rsidRPr="00155F65">
              <w:rPr>
                <w:sz w:val="24"/>
                <w:szCs w:val="24"/>
              </w:rPr>
              <w:t>Sex</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9" w14:textId="77777777" w:rsidR="005660EC" w:rsidRPr="00155F65" w:rsidRDefault="00FB0BCD">
            <w:pPr>
              <w:jc w:val="center"/>
              <w:rPr>
                <w:sz w:val="24"/>
                <w:szCs w:val="24"/>
              </w:rPr>
            </w:pPr>
            <w:r w:rsidRPr="00155F65">
              <w:rPr>
                <w:sz w:val="24"/>
                <w:szCs w:val="24"/>
              </w:rPr>
              <w:t>TL (mm)</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A" w14:textId="77777777" w:rsidR="005660EC" w:rsidRPr="00155F65" w:rsidRDefault="00FB0BCD">
            <w:pPr>
              <w:jc w:val="center"/>
              <w:rPr>
                <w:sz w:val="24"/>
                <w:szCs w:val="24"/>
              </w:rPr>
            </w:pPr>
            <w:r w:rsidRPr="00155F65">
              <w:rPr>
                <w:sz w:val="24"/>
                <w:szCs w:val="24"/>
              </w:rPr>
              <w:t>FM (g)</w:t>
            </w:r>
          </w:p>
        </w:tc>
        <w:tc>
          <w:tcPr>
            <w:tcW w:w="237" w:type="dxa"/>
            <w:tcBorders>
              <w:top w:val="nil"/>
              <w:bottom w:val="single" w:sz="4" w:space="0" w:color="000000"/>
            </w:tcBorders>
            <w:tcMar>
              <w:top w:w="0" w:type="dxa"/>
              <w:left w:w="0" w:type="dxa"/>
              <w:bottom w:w="0" w:type="dxa"/>
              <w:right w:w="0" w:type="dxa"/>
            </w:tcMar>
          </w:tcPr>
          <w:p w14:paraId="0000012B"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C"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D" w14:textId="77777777" w:rsidR="005660EC" w:rsidRPr="00155F65" w:rsidRDefault="00FB0BCD">
            <w:pPr>
              <w:jc w:val="center"/>
              <w:rPr>
                <w:sz w:val="24"/>
                <w:szCs w:val="24"/>
              </w:rPr>
            </w:pPr>
            <w:r w:rsidRPr="00155F65">
              <w:rPr>
                <w:sz w:val="24"/>
                <w:szCs w:val="24"/>
              </w:rPr>
              <w:t>FM (g)</w:t>
            </w:r>
          </w:p>
        </w:tc>
        <w:tc>
          <w:tcPr>
            <w:tcW w:w="236" w:type="dxa"/>
            <w:tcBorders>
              <w:top w:val="nil"/>
              <w:bottom w:val="single" w:sz="4" w:space="0" w:color="000000"/>
            </w:tcBorders>
            <w:tcMar>
              <w:top w:w="0" w:type="dxa"/>
              <w:left w:w="0" w:type="dxa"/>
              <w:bottom w:w="0" w:type="dxa"/>
              <w:right w:w="0" w:type="dxa"/>
            </w:tcMar>
          </w:tcPr>
          <w:p w14:paraId="0000012E"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F"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0" w14:textId="77777777" w:rsidR="005660EC" w:rsidRPr="00155F65" w:rsidRDefault="00FB0BCD">
            <w:pPr>
              <w:jc w:val="center"/>
              <w:rPr>
                <w:sz w:val="24"/>
                <w:szCs w:val="24"/>
              </w:rPr>
            </w:pPr>
            <w:r w:rsidRPr="00155F65">
              <w:rPr>
                <w:sz w:val="24"/>
                <w:szCs w:val="24"/>
              </w:rPr>
              <w:t>FM (g)</w:t>
            </w:r>
          </w:p>
        </w:tc>
        <w:tc>
          <w:tcPr>
            <w:tcW w:w="241" w:type="dxa"/>
            <w:tcBorders>
              <w:top w:val="nil"/>
              <w:bottom w:val="single" w:sz="4" w:space="0" w:color="000000"/>
            </w:tcBorders>
            <w:tcMar>
              <w:top w:w="0" w:type="dxa"/>
              <w:left w:w="0" w:type="dxa"/>
              <w:bottom w:w="0" w:type="dxa"/>
              <w:right w:w="0" w:type="dxa"/>
            </w:tcMar>
          </w:tcPr>
          <w:p w14:paraId="00000131"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2"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3" w14:textId="77777777" w:rsidR="005660EC" w:rsidRPr="00155F65" w:rsidRDefault="00FB0BCD">
            <w:pPr>
              <w:jc w:val="center"/>
              <w:rPr>
                <w:sz w:val="24"/>
                <w:szCs w:val="24"/>
              </w:rPr>
            </w:pPr>
            <w:r w:rsidRPr="00155F65">
              <w:rPr>
                <w:sz w:val="24"/>
                <w:szCs w:val="24"/>
              </w:rPr>
              <w:t>FM (g)</w:t>
            </w:r>
          </w:p>
        </w:tc>
      </w:tr>
      <w:tr w:rsidR="005660EC" w:rsidRPr="00155F65" w14:paraId="09B6DA2B"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134" w14:textId="77777777" w:rsidR="005660EC" w:rsidRPr="00155F65" w:rsidRDefault="00FB0BCD">
            <w:pPr>
              <w:jc w:val="center"/>
              <w:rPr>
                <w:sz w:val="24"/>
                <w:szCs w:val="24"/>
              </w:rPr>
            </w:pPr>
            <w:r w:rsidRPr="00155F65">
              <w:rPr>
                <w:sz w:val="24"/>
                <w:szCs w:val="24"/>
              </w:rPr>
              <w:t>Female</w:t>
            </w:r>
          </w:p>
        </w:tc>
        <w:tc>
          <w:tcPr>
            <w:tcW w:w="1152" w:type="dxa"/>
            <w:tcBorders>
              <w:top w:val="single" w:sz="4" w:space="0" w:color="000000"/>
              <w:bottom w:val="nil"/>
            </w:tcBorders>
            <w:tcMar>
              <w:top w:w="0" w:type="dxa"/>
              <w:left w:w="0" w:type="dxa"/>
              <w:bottom w:w="0" w:type="dxa"/>
              <w:right w:w="0" w:type="dxa"/>
            </w:tcMar>
            <w:vAlign w:val="center"/>
          </w:tcPr>
          <w:p w14:paraId="00000135" w14:textId="77777777" w:rsidR="005660EC" w:rsidRPr="00155F65" w:rsidRDefault="00FB0BCD">
            <w:pPr>
              <w:jc w:val="center"/>
              <w:rPr>
                <w:sz w:val="24"/>
                <w:szCs w:val="24"/>
              </w:rPr>
            </w:pPr>
            <w:r w:rsidRPr="00155F65">
              <w:rPr>
                <w:sz w:val="24"/>
                <w:szCs w:val="24"/>
              </w:rPr>
              <w:t>144.67 (16.51)</w:t>
            </w:r>
          </w:p>
        </w:tc>
        <w:tc>
          <w:tcPr>
            <w:tcW w:w="1152" w:type="dxa"/>
            <w:tcBorders>
              <w:top w:val="single" w:sz="4" w:space="0" w:color="000000"/>
              <w:bottom w:val="nil"/>
            </w:tcBorders>
            <w:tcMar>
              <w:top w:w="0" w:type="dxa"/>
              <w:left w:w="0" w:type="dxa"/>
              <w:bottom w:w="0" w:type="dxa"/>
              <w:right w:w="0" w:type="dxa"/>
            </w:tcMar>
            <w:vAlign w:val="center"/>
          </w:tcPr>
          <w:p w14:paraId="00000136" w14:textId="77777777" w:rsidR="005660EC" w:rsidRPr="00155F65" w:rsidRDefault="00FB0BCD">
            <w:pPr>
              <w:jc w:val="center"/>
              <w:rPr>
                <w:sz w:val="24"/>
                <w:szCs w:val="24"/>
              </w:rPr>
            </w:pPr>
            <w:r w:rsidRPr="00155F65">
              <w:rPr>
                <w:sz w:val="24"/>
                <w:szCs w:val="24"/>
              </w:rPr>
              <w:t>18.36 (5.95)</w:t>
            </w:r>
          </w:p>
        </w:tc>
        <w:tc>
          <w:tcPr>
            <w:tcW w:w="237" w:type="dxa"/>
            <w:tcBorders>
              <w:top w:val="single" w:sz="4" w:space="0" w:color="000000"/>
              <w:bottom w:val="nil"/>
            </w:tcBorders>
            <w:tcMar>
              <w:top w:w="0" w:type="dxa"/>
              <w:left w:w="0" w:type="dxa"/>
              <w:bottom w:w="0" w:type="dxa"/>
              <w:right w:w="0" w:type="dxa"/>
            </w:tcMar>
          </w:tcPr>
          <w:p w14:paraId="00000137"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8" w14:textId="77777777" w:rsidR="005660EC" w:rsidRPr="00155F65" w:rsidRDefault="00FB0BCD">
            <w:pPr>
              <w:jc w:val="center"/>
              <w:rPr>
                <w:sz w:val="24"/>
                <w:szCs w:val="24"/>
              </w:rPr>
            </w:pPr>
            <w:r w:rsidRPr="00155F65">
              <w:rPr>
                <w:sz w:val="24"/>
                <w:szCs w:val="24"/>
              </w:rPr>
              <w:t>256.57 (11.63)</w:t>
            </w:r>
          </w:p>
        </w:tc>
        <w:tc>
          <w:tcPr>
            <w:tcW w:w="1123" w:type="dxa"/>
            <w:tcBorders>
              <w:top w:val="single" w:sz="4" w:space="0" w:color="000000"/>
              <w:bottom w:val="nil"/>
            </w:tcBorders>
            <w:tcMar>
              <w:top w:w="0" w:type="dxa"/>
              <w:left w:w="0" w:type="dxa"/>
              <w:bottom w:w="0" w:type="dxa"/>
              <w:right w:w="0" w:type="dxa"/>
            </w:tcMar>
            <w:vAlign w:val="center"/>
          </w:tcPr>
          <w:p w14:paraId="00000139" w14:textId="77777777" w:rsidR="005660EC" w:rsidRPr="00155F65" w:rsidRDefault="00FB0BCD">
            <w:pPr>
              <w:jc w:val="center"/>
              <w:rPr>
                <w:sz w:val="24"/>
                <w:szCs w:val="24"/>
              </w:rPr>
            </w:pPr>
            <w:r w:rsidRPr="00155F65">
              <w:rPr>
                <w:sz w:val="24"/>
                <w:szCs w:val="24"/>
              </w:rPr>
              <w:t>117.00 (19.16)</w:t>
            </w:r>
          </w:p>
        </w:tc>
        <w:tc>
          <w:tcPr>
            <w:tcW w:w="236" w:type="dxa"/>
            <w:tcBorders>
              <w:top w:val="single" w:sz="4" w:space="0" w:color="000000"/>
              <w:bottom w:val="nil"/>
            </w:tcBorders>
            <w:tcMar>
              <w:top w:w="0" w:type="dxa"/>
              <w:left w:w="0" w:type="dxa"/>
              <w:bottom w:w="0" w:type="dxa"/>
              <w:right w:w="0" w:type="dxa"/>
            </w:tcMar>
          </w:tcPr>
          <w:p w14:paraId="0000013A"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B" w14:textId="77777777" w:rsidR="005660EC" w:rsidRPr="00155F65" w:rsidRDefault="00FB0BCD">
            <w:pPr>
              <w:jc w:val="center"/>
              <w:rPr>
                <w:sz w:val="24"/>
                <w:szCs w:val="24"/>
              </w:rPr>
            </w:pPr>
            <w:r w:rsidRPr="00155F65">
              <w:rPr>
                <w:sz w:val="24"/>
                <w:szCs w:val="24"/>
              </w:rPr>
              <w:t>428.92 (44.40)</w:t>
            </w:r>
          </w:p>
        </w:tc>
        <w:tc>
          <w:tcPr>
            <w:tcW w:w="1123" w:type="dxa"/>
            <w:tcBorders>
              <w:top w:val="single" w:sz="4" w:space="0" w:color="000000"/>
              <w:bottom w:val="nil"/>
            </w:tcBorders>
            <w:tcMar>
              <w:top w:w="0" w:type="dxa"/>
              <w:left w:w="0" w:type="dxa"/>
              <w:bottom w:w="0" w:type="dxa"/>
              <w:right w:w="0" w:type="dxa"/>
            </w:tcMar>
            <w:vAlign w:val="center"/>
          </w:tcPr>
          <w:p w14:paraId="0000013C" w14:textId="77777777" w:rsidR="005660EC" w:rsidRPr="00155F65" w:rsidRDefault="00FB0BCD">
            <w:pPr>
              <w:jc w:val="center"/>
              <w:rPr>
                <w:sz w:val="24"/>
                <w:szCs w:val="24"/>
              </w:rPr>
            </w:pPr>
            <w:r w:rsidRPr="00155F65">
              <w:rPr>
                <w:sz w:val="24"/>
                <w:szCs w:val="24"/>
              </w:rPr>
              <w:t>676.02 (181.51)</w:t>
            </w:r>
          </w:p>
        </w:tc>
        <w:tc>
          <w:tcPr>
            <w:tcW w:w="241" w:type="dxa"/>
            <w:tcBorders>
              <w:top w:val="single" w:sz="4" w:space="0" w:color="000000"/>
              <w:bottom w:val="nil"/>
            </w:tcBorders>
            <w:tcMar>
              <w:top w:w="0" w:type="dxa"/>
              <w:left w:w="0" w:type="dxa"/>
              <w:bottom w:w="0" w:type="dxa"/>
              <w:right w:w="0" w:type="dxa"/>
            </w:tcMar>
          </w:tcPr>
          <w:p w14:paraId="0000013D"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E" w14:textId="77777777" w:rsidR="005660EC" w:rsidRPr="00155F65" w:rsidRDefault="00FB0BCD">
            <w:pPr>
              <w:jc w:val="center"/>
              <w:rPr>
                <w:sz w:val="24"/>
                <w:szCs w:val="24"/>
              </w:rPr>
            </w:pPr>
            <w:r w:rsidRPr="00155F65">
              <w:rPr>
                <w:sz w:val="24"/>
                <w:szCs w:val="24"/>
              </w:rPr>
              <w:t>380.33 (24.18)</w:t>
            </w:r>
          </w:p>
        </w:tc>
        <w:tc>
          <w:tcPr>
            <w:tcW w:w="1123" w:type="dxa"/>
            <w:tcBorders>
              <w:top w:val="single" w:sz="4" w:space="0" w:color="000000"/>
              <w:bottom w:val="nil"/>
            </w:tcBorders>
            <w:tcMar>
              <w:top w:w="0" w:type="dxa"/>
              <w:left w:w="0" w:type="dxa"/>
              <w:bottom w:w="0" w:type="dxa"/>
              <w:right w:w="0" w:type="dxa"/>
            </w:tcMar>
            <w:vAlign w:val="center"/>
          </w:tcPr>
          <w:p w14:paraId="0000013F" w14:textId="77777777" w:rsidR="005660EC" w:rsidRPr="00155F65" w:rsidRDefault="00FB0BCD">
            <w:pPr>
              <w:jc w:val="center"/>
              <w:rPr>
                <w:sz w:val="24"/>
                <w:szCs w:val="24"/>
              </w:rPr>
            </w:pPr>
            <w:r w:rsidRPr="00155F65">
              <w:rPr>
                <w:sz w:val="24"/>
                <w:szCs w:val="24"/>
              </w:rPr>
              <w:t>567.59 (122.89)</w:t>
            </w:r>
          </w:p>
        </w:tc>
      </w:tr>
      <w:tr w:rsidR="005660EC" w:rsidRPr="00155F65" w14:paraId="46DC4CC2"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140" w14:textId="77777777" w:rsidR="005660EC" w:rsidRPr="00155F65" w:rsidRDefault="00FB0BCD">
            <w:pPr>
              <w:jc w:val="center"/>
              <w:rPr>
                <w:sz w:val="24"/>
                <w:szCs w:val="24"/>
              </w:rPr>
            </w:pPr>
            <w:r w:rsidRPr="00155F65">
              <w:rPr>
                <w:sz w:val="24"/>
                <w:szCs w:val="24"/>
              </w:rPr>
              <w:t>Male</w:t>
            </w:r>
          </w:p>
        </w:tc>
        <w:tc>
          <w:tcPr>
            <w:tcW w:w="1152" w:type="dxa"/>
            <w:tcBorders>
              <w:top w:val="nil"/>
              <w:bottom w:val="single" w:sz="12" w:space="0" w:color="000000"/>
            </w:tcBorders>
            <w:tcMar>
              <w:top w:w="0" w:type="dxa"/>
              <w:left w:w="0" w:type="dxa"/>
              <w:bottom w:w="0" w:type="dxa"/>
              <w:right w:w="0" w:type="dxa"/>
            </w:tcMar>
            <w:vAlign w:val="center"/>
          </w:tcPr>
          <w:p w14:paraId="00000141" w14:textId="77777777" w:rsidR="005660EC" w:rsidRPr="00155F65" w:rsidRDefault="00FB0BCD">
            <w:pPr>
              <w:jc w:val="center"/>
              <w:rPr>
                <w:sz w:val="24"/>
                <w:szCs w:val="24"/>
              </w:rPr>
            </w:pPr>
            <w:r w:rsidRPr="00155F65">
              <w:rPr>
                <w:sz w:val="24"/>
                <w:szCs w:val="24"/>
              </w:rPr>
              <w:t>140.83 (9.22)</w:t>
            </w:r>
          </w:p>
        </w:tc>
        <w:tc>
          <w:tcPr>
            <w:tcW w:w="1152" w:type="dxa"/>
            <w:tcBorders>
              <w:top w:val="nil"/>
              <w:bottom w:val="single" w:sz="12" w:space="0" w:color="000000"/>
            </w:tcBorders>
            <w:tcMar>
              <w:top w:w="0" w:type="dxa"/>
              <w:left w:w="0" w:type="dxa"/>
              <w:bottom w:w="0" w:type="dxa"/>
              <w:right w:w="0" w:type="dxa"/>
            </w:tcMar>
            <w:vAlign w:val="center"/>
          </w:tcPr>
          <w:p w14:paraId="00000142" w14:textId="77777777" w:rsidR="005660EC" w:rsidRPr="00155F65" w:rsidRDefault="00FB0BCD">
            <w:pPr>
              <w:jc w:val="center"/>
              <w:rPr>
                <w:sz w:val="24"/>
                <w:szCs w:val="24"/>
              </w:rPr>
            </w:pPr>
            <w:r w:rsidRPr="00155F65">
              <w:rPr>
                <w:sz w:val="24"/>
                <w:szCs w:val="24"/>
              </w:rPr>
              <w:t>13.85 (2.27)</w:t>
            </w:r>
          </w:p>
        </w:tc>
        <w:tc>
          <w:tcPr>
            <w:tcW w:w="237" w:type="dxa"/>
            <w:tcBorders>
              <w:top w:val="nil"/>
              <w:bottom w:val="single" w:sz="12" w:space="0" w:color="000000"/>
            </w:tcBorders>
            <w:tcMar>
              <w:top w:w="0" w:type="dxa"/>
              <w:left w:w="0" w:type="dxa"/>
              <w:bottom w:w="0" w:type="dxa"/>
              <w:right w:w="0" w:type="dxa"/>
            </w:tcMar>
          </w:tcPr>
          <w:p w14:paraId="00000143"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4" w14:textId="77777777" w:rsidR="005660EC" w:rsidRPr="00155F65" w:rsidRDefault="00FB0BCD">
            <w:pPr>
              <w:jc w:val="center"/>
              <w:rPr>
                <w:sz w:val="24"/>
                <w:szCs w:val="24"/>
              </w:rPr>
            </w:pPr>
            <w:r w:rsidRPr="00155F65">
              <w:rPr>
                <w:sz w:val="24"/>
                <w:szCs w:val="24"/>
              </w:rPr>
              <w:t>285.75 (40.86)</w:t>
            </w:r>
          </w:p>
        </w:tc>
        <w:tc>
          <w:tcPr>
            <w:tcW w:w="1123" w:type="dxa"/>
            <w:tcBorders>
              <w:top w:val="nil"/>
              <w:bottom w:val="single" w:sz="12" w:space="0" w:color="000000"/>
            </w:tcBorders>
            <w:tcMar>
              <w:top w:w="0" w:type="dxa"/>
              <w:left w:w="0" w:type="dxa"/>
              <w:bottom w:w="0" w:type="dxa"/>
              <w:right w:w="0" w:type="dxa"/>
            </w:tcMar>
            <w:vAlign w:val="center"/>
          </w:tcPr>
          <w:p w14:paraId="00000145" w14:textId="77777777" w:rsidR="005660EC" w:rsidRPr="00155F65" w:rsidRDefault="00FB0BCD">
            <w:pPr>
              <w:jc w:val="center"/>
              <w:rPr>
                <w:sz w:val="24"/>
                <w:szCs w:val="24"/>
              </w:rPr>
            </w:pPr>
            <w:r w:rsidRPr="00155F65">
              <w:rPr>
                <w:sz w:val="24"/>
                <w:szCs w:val="24"/>
              </w:rPr>
              <w:t>171.34 (87.22)</w:t>
            </w:r>
          </w:p>
        </w:tc>
        <w:tc>
          <w:tcPr>
            <w:tcW w:w="236" w:type="dxa"/>
            <w:tcBorders>
              <w:top w:val="nil"/>
              <w:bottom w:val="single" w:sz="12" w:space="0" w:color="000000"/>
            </w:tcBorders>
            <w:tcMar>
              <w:top w:w="0" w:type="dxa"/>
              <w:left w:w="0" w:type="dxa"/>
              <w:bottom w:w="0" w:type="dxa"/>
              <w:right w:w="0" w:type="dxa"/>
            </w:tcMar>
          </w:tcPr>
          <w:p w14:paraId="00000146"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7" w14:textId="77777777" w:rsidR="005660EC" w:rsidRPr="00155F65" w:rsidRDefault="00FB0BCD">
            <w:pPr>
              <w:jc w:val="center"/>
              <w:rPr>
                <w:sz w:val="24"/>
                <w:szCs w:val="24"/>
              </w:rPr>
            </w:pPr>
            <w:r w:rsidRPr="00155F65">
              <w:rPr>
                <w:sz w:val="24"/>
                <w:szCs w:val="24"/>
              </w:rPr>
              <w:t>400.25 (34.35)</w:t>
            </w:r>
          </w:p>
        </w:tc>
        <w:tc>
          <w:tcPr>
            <w:tcW w:w="1123" w:type="dxa"/>
            <w:tcBorders>
              <w:top w:val="nil"/>
              <w:bottom w:val="single" w:sz="12" w:space="0" w:color="000000"/>
            </w:tcBorders>
            <w:tcMar>
              <w:top w:w="0" w:type="dxa"/>
              <w:left w:w="0" w:type="dxa"/>
              <w:bottom w:w="0" w:type="dxa"/>
              <w:right w:w="0" w:type="dxa"/>
            </w:tcMar>
            <w:vAlign w:val="center"/>
          </w:tcPr>
          <w:p w14:paraId="00000148" w14:textId="77777777" w:rsidR="005660EC" w:rsidRPr="00155F65" w:rsidRDefault="00FB0BCD">
            <w:pPr>
              <w:jc w:val="center"/>
              <w:rPr>
                <w:sz w:val="24"/>
                <w:szCs w:val="24"/>
              </w:rPr>
            </w:pPr>
            <w:r w:rsidRPr="00155F65">
              <w:rPr>
                <w:sz w:val="24"/>
                <w:szCs w:val="24"/>
              </w:rPr>
              <w:t>523.82 (134.65)</w:t>
            </w:r>
          </w:p>
        </w:tc>
        <w:tc>
          <w:tcPr>
            <w:tcW w:w="241" w:type="dxa"/>
            <w:tcBorders>
              <w:top w:val="nil"/>
              <w:bottom w:val="single" w:sz="12" w:space="0" w:color="000000"/>
            </w:tcBorders>
            <w:tcMar>
              <w:top w:w="0" w:type="dxa"/>
              <w:left w:w="0" w:type="dxa"/>
              <w:bottom w:w="0" w:type="dxa"/>
              <w:right w:w="0" w:type="dxa"/>
            </w:tcMar>
          </w:tcPr>
          <w:p w14:paraId="00000149"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A" w14:textId="77777777" w:rsidR="005660EC" w:rsidRPr="00155F65" w:rsidRDefault="00FB0BCD">
            <w:pPr>
              <w:jc w:val="center"/>
              <w:rPr>
                <w:sz w:val="24"/>
                <w:szCs w:val="24"/>
              </w:rPr>
            </w:pPr>
            <w:r w:rsidRPr="00155F65">
              <w:rPr>
                <w:sz w:val="24"/>
                <w:szCs w:val="24"/>
              </w:rPr>
              <w:t>366.56 (25.30)</w:t>
            </w:r>
          </w:p>
        </w:tc>
        <w:tc>
          <w:tcPr>
            <w:tcW w:w="1123" w:type="dxa"/>
            <w:tcBorders>
              <w:top w:val="nil"/>
              <w:bottom w:val="single" w:sz="12" w:space="0" w:color="000000"/>
            </w:tcBorders>
            <w:tcMar>
              <w:top w:w="0" w:type="dxa"/>
              <w:left w:w="0" w:type="dxa"/>
              <w:bottom w:w="0" w:type="dxa"/>
              <w:right w:w="0" w:type="dxa"/>
            </w:tcMar>
            <w:vAlign w:val="center"/>
          </w:tcPr>
          <w:p w14:paraId="0000014B" w14:textId="77777777" w:rsidR="005660EC" w:rsidRPr="00155F65" w:rsidRDefault="00FB0BCD">
            <w:pPr>
              <w:jc w:val="center"/>
              <w:rPr>
                <w:sz w:val="24"/>
                <w:szCs w:val="24"/>
              </w:rPr>
            </w:pPr>
            <w:r w:rsidRPr="00155F65">
              <w:rPr>
                <w:sz w:val="24"/>
                <w:szCs w:val="24"/>
              </w:rPr>
              <w:t>443.29 (103.16)</w:t>
            </w:r>
          </w:p>
        </w:tc>
      </w:tr>
    </w:tbl>
    <w:p w14:paraId="0000014C" w14:textId="77777777" w:rsidR="005660EC" w:rsidRPr="00155F65" w:rsidRDefault="005660EC"/>
    <w:p w14:paraId="0000014D" w14:textId="77777777" w:rsidR="005660EC" w:rsidRPr="00155F65" w:rsidRDefault="005660EC"/>
    <w:p w14:paraId="0000014E" w14:textId="77777777" w:rsidR="005660EC" w:rsidRPr="00155F65" w:rsidRDefault="005660EC"/>
    <w:p w14:paraId="0000014F" w14:textId="77777777" w:rsidR="005660EC" w:rsidRPr="00155F65" w:rsidRDefault="005660EC"/>
    <w:p w14:paraId="00000150" w14:textId="77777777" w:rsidR="005660EC" w:rsidRPr="00155F65" w:rsidRDefault="00FB0BCD">
      <w:r w:rsidRPr="00155F65">
        <w:t>Table 3. Mean (SD) egg diameter of females with the number of eggs measured (N)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51" w14:textId="77777777" w:rsidR="005660EC" w:rsidRPr="00155F65" w:rsidRDefault="005660EC"/>
    <w:tbl>
      <w:tblPr>
        <w:tblStyle w:val="afff8"/>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5660EC" w:rsidRPr="00155F65" w14:paraId="0C797D9B" w14:textId="77777777">
        <w:trPr>
          <w:trHeight w:val="431"/>
          <w:jc w:val="center"/>
        </w:trPr>
        <w:tc>
          <w:tcPr>
            <w:tcW w:w="195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2" w14:textId="77777777" w:rsidR="005660EC" w:rsidRPr="00155F65" w:rsidRDefault="00FB0BCD">
            <w:pPr>
              <w:jc w:val="center"/>
              <w:rPr>
                <w:sz w:val="24"/>
                <w:szCs w:val="24"/>
              </w:rPr>
            </w:pPr>
            <w:r w:rsidRPr="00155F65">
              <w:rPr>
                <w:sz w:val="24"/>
                <w:szCs w:val="24"/>
              </w:rPr>
              <w:t>Population</w:t>
            </w:r>
          </w:p>
        </w:tc>
        <w:tc>
          <w:tcPr>
            <w:tcW w:w="216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3" w14:textId="77777777" w:rsidR="005660EC" w:rsidRPr="00155F65" w:rsidRDefault="00FB0BCD">
            <w:pPr>
              <w:jc w:val="center"/>
              <w:rPr>
                <w:sz w:val="24"/>
                <w:szCs w:val="24"/>
              </w:rPr>
            </w:pPr>
            <w:r w:rsidRPr="00155F65">
              <w:rPr>
                <w:sz w:val="24"/>
                <w:szCs w:val="24"/>
              </w:rPr>
              <w:t>Egg diameter (mm)</w:t>
            </w:r>
          </w:p>
        </w:tc>
        <w:tc>
          <w:tcPr>
            <w:tcW w:w="945"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4" w14:textId="77777777" w:rsidR="005660EC" w:rsidRPr="00155F65" w:rsidRDefault="00FB0BCD">
            <w:pPr>
              <w:jc w:val="center"/>
              <w:rPr>
                <w:sz w:val="24"/>
                <w:szCs w:val="24"/>
              </w:rPr>
            </w:pPr>
            <w:r w:rsidRPr="00155F65">
              <w:rPr>
                <w:sz w:val="24"/>
                <w:szCs w:val="24"/>
              </w:rPr>
              <w:t>N</w:t>
            </w:r>
          </w:p>
        </w:tc>
      </w:tr>
      <w:tr w:rsidR="005660EC" w:rsidRPr="00155F65" w14:paraId="2BD44F98"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5" w14:textId="77777777" w:rsidR="005660EC" w:rsidRPr="00155F65" w:rsidRDefault="00FB0BCD">
            <w:pPr>
              <w:jc w:val="center"/>
              <w:rPr>
                <w:sz w:val="24"/>
                <w:szCs w:val="24"/>
              </w:rPr>
            </w:pPr>
            <w:r w:rsidRPr="00155F65">
              <w:rPr>
                <w:sz w:val="24"/>
                <w:szCs w:val="24"/>
              </w:rPr>
              <w:t>LK-Vendace</w:t>
            </w:r>
          </w:p>
        </w:tc>
        <w:tc>
          <w:tcPr>
            <w:tcW w:w="2160" w:type="dxa"/>
            <w:tcBorders>
              <w:top w:val="nil"/>
              <w:left w:val="nil"/>
              <w:bottom w:val="nil"/>
              <w:right w:val="nil"/>
            </w:tcBorders>
            <w:tcMar>
              <w:top w:w="0" w:type="dxa"/>
              <w:left w:w="0" w:type="dxa"/>
              <w:bottom w:w="0" w:type="dxa"/>
              <w:right w:w="0" w:type="dxa"/>
            </w:tcMar>
            <w:vAlign w:val="center"/>
          </w:tcPr>
          <w:p w14:paraId="00000156" w14:textId="77777777" w:rsidR="005660EC" w:rsidRPr="00155F65" w:rsidRDefault="00FB0BCD">
            <w:pPr>
              <w:jc w:val="center"/>
              <w:rPr>
                <w:sz w:val="24"/>
                <w:szCs w:val="24"/>
              </w:rPr>
            </w:pPr>
            <w:r w:rsidRPr="00155F65">
              <w:rPr>
                <w:sz w:val="24"/>
                <w:szCs w:val="24"/>
              </w:rPr>
              <w:t>1.58 (0.11)</w:t>
            </w:r>
          </w:p>
        </w:tc>
        <w:tc>
          <w:tcPr>
            <w:tcW w:w="945" w:type="dxa"/>
            <w:tcBorders>
              <w:top w:val="nil"/>
              <w:left w:val="nil"/>
              <w:bottom w:val="nil"/>
              <w:right w:val="nil"/>
            </w:tcBorders>
            <w:tcMar>
              <w:top w:w="0" w:type="dxa"/>
              <w:left w:w="0" w:type="dxa"/>
              <w:bottom w:w="0" w:type="dxa"/>
              <w:right w:w="0" w:type="dxa"/>
            </w:tcMar>
            <w:vAlign w:val="center"/>
          </w:tcPr>
          <w:p w14:paraId="00000157" w14:textId="77777777" w:rsidR="005660EC" w:rsidRPr="00155F65" w:rsidRDefault="00FB0BCD">
            <w:pPr>
              <w:jc w:val="center"/>
              <w:rPr>
                <w:sz w:val="24"/>
                <w:szCs w:val="24"/>
              </w:rPr>
            </w:pPr>
            <w:r w:rsidRPr="00155F65">
              <w:rPr>
                <w:sz w:val="24"/>
                <w:szCs w:val="24"/>
              </w:rPr>
              <w:t>273</w:t>
            </w:r>
          </w:p>
        </w:tc>
      </w:tr>
      <w:tr w:rsidR="005660EC" w:rsidRPr="00155F65" w14:paraId="0AFE3B1C"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8" w14:textId="77777777" w:rsidR="005660EC" w:rsidRPr="00155F65" w:rsidRDefault="00FB0BCD">
            <w:pPr>
              <w:jc w:val="center"/>
              <w:rPr>
                <w:sz w:val="24"/>
                <w:szCs w:val="24"/>
              </w:rPr>
            </w:pPr>
            <w:r w:rsidRPr="00155F65">
              <w:rPr>
                <w:sz w:val="24"/>
                <w:szCs w:val="24"/>
              </w:rPr>
              <w:t>LK-Whitefish</w:t>
            </w:r>
          </w:p>
        </w:tc>
        <w:tc>
          <w:tcPr>
            <w:tcW w:w="2160" w:type="dxa"/>
            <w:tcBorders>
              <w:top w:val="nil"/>
              <w:left w:val="nil"/>
              <w:bottom w:val="nil"/>
              <w:right w:val="nil"/>
            </w:tcBorders>
            <w:tcMar>
              <w:top w:w="0" w:type="dxa"/>
              <w:left w:w="0" w:type="dxa"/>
              <w:bottom w:w="0" w:type="dxa"/>
              <w:right w:w="0" w:type="dxa"/>
            </w:tcMar>
            <w:vAlign w:val="center"/>
          </w:tcPr>
          <w:p w14:paraId="00000159" w14:textId="77777777" w:rsidR="005660EC" w:rsidRPr="00155F65" w:rsidRDefault="00FB0BCD">
            <w:pPr>
              <w:jc w:val="center"/>
              <w:rPr>
                <w:sz w:val="24"/>
                <w:szCs w:val="24"/>
              </w:rPr>
            </w:pPr>
            <w:r w:rsidRPr="00155F65">
              <w:rPr>
                <w:sz w:val="24"/>
                <w:szCs w:val="24"/>
              </w:rPr>
              <w:t>2.13 (0.12)</w:t>
            </w:r>
          </w:p>
        </w:tc>
        <w:tc>
          <w:tcPr>
            <w:tcW w:w="945" w:type="dxa"/>
            <w:tcBorders>
              <w:top w:val="nil"/>
              <w:left w:val="nil"/>
              <w:bottom w:val="nil"/>
              <w:right w:val="nil"/>
            </w:tcBorders>
            <w:tcMar>
              <w:top w:w="0" w:type="dxa"/>
              <w:left w:w="0" w:type="dxa"/>
              <w:bottom w:w="0" w:type="dxa"/>
              <w:right w:w="0" w:type="dxa"/>
            </w:tcMar>
            <w:vAlign w:val="center"/>
          </w:tcPr>
          <w:p w14:paraId="0000015A" w14:textId="77777777" w:rsidR="005660EC" w:rsidRPr="00155F65" w:rsidRDefault="00FB0BCD">
            <w:pPr>
              <w:jc w:val="center"/>
              <w:rPr>
                <w:sz w:val="24"/>
                <w:szCs w:val="24"/>
              </w:rPr>
            </w:pPr>
            <w:r w:rsidRPr="00155F65">
              <w:rPr>
                <w:sz w:val="24"/>
                <w:szCs w:val="24"/>
              </w:rPr>
              <w:t>70</w:t>
            </w:r>
          </w:p>
        </w:tc>
      </w:tr>
      <w:tr w:rsidR="005660EC" w:rsidRPr="00155F65" w14:paraId="562E602F"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B" w14:textId="77777777" w:rsidR="005660EC" w:rsidRPr="00155F65" w:rsidRDefault="00FB0BCD">
            <w:pPr>
              <w:jc w:val="center"/>
              <w:rPr>
                <w:sz w:val="24"/>
                <w:szCs w:val="24"/>
              </w:rPr>
            </w:pPr>
            <w:r w:rsidRPr="00155F65">
              <w:rPr>
                <w:sz w:val="24"/>
                <w:szCs w:val="24"/>
              </w:rPr>
              <w:t>LS-Cisco</w:t>
            </w:r>
          </w:p>
        </w:tc>
        <w:tc>
          <w:tcPr>
            <w:tcW w:w="2160" w:type="dxa"/>
            <w:tcBorders>
              <w:top w:val="nil"/>
              <w:left w:val="nil"/>
              <w:bottom w:val="nil"/>
              <w:right w:val="nil"/>
            </w:tcBorders>
            <w:tcMar>
              <w:top w:w="0" w:type="dxa"/>
              <w:left w:w="0" w:type="dxa"/>
              <w:bottom w:w="0" w:type="dxa"/>
              <w:right w:w="0" w:type="dxa"/>
            </w:tcMar>
            <w:vAlign w:val="center"/>
          </w:tcPr>
          <w:p w14:paraId="0000015C" w14:textId="77777777" w:rsidR="005660EC" w:rsidRPr="00155F65" w:rsidRDefault="00FB0BCD">
            <w:pPr>
              <w:jc w:val="center"/>
              <w:rPr>
                <w:sz w:val="24"/>
                <w:szCs w:val="24"/>
              </w:rPr>
            </w:pPr>
            <w:r w:rsidRPr="00155F65">
              <w:rPr>
                <w:sz w:val="24"/>
                <w:szCs w:val="24"/>
              </w:rPr>
              <w:t>2.14 (0.12)</w:t>
            </w:r>
          </w:p>
        </w:tc>
        <w:tc>
          <w:tcPr>
            <w:tcW w:w="945" w:type="dxa"/>
            <w:tcBorders>
              <w:top w:val="nil"/>
              <w:left w:val="nil"/>
              <w:bottom w:val="nil"/>
              <w:right w:val="nil"/>
            </w:tcBorders>
            <w:tcMar>
              <w:top w:w="0" w:type="dxa"/>
              <w:left w:w="0" w:type="dxa"/>
              <w:bottom w:w="0" w:type="dxa"/>
              <w:right w:w="0" w:type="dxa"/>
            </w:tcMar>
            <w:vAlign w:val="center"/>
          </w:tcPr>
          <w:p w14:paraId="0000015D" w14:textId="77777777" w:rsidR="005660EC" w:rsidRPr="00155F65" w:rsidRDefault="00FB0BCD">
            <w:pPr>
              <w:jc w:val="center"/>
              <w:rPr>
                <w:sz w:val="24"/>
                <w:szCs w:val="24"/>
              </w:rPr>
            </w:pPr>
            <w:r w:rsidRPr="00155F65">
              <w:rPr>
                <w:sz w:val="24"/>
                <w:szCs w:val="24"/>
              </w:rPr>
              <w:t>140</w:t>
            </w:r>
          </w:p>
        </w:tc>
      </w:tr>
      <w:tr w:rsidR="005660EC" w:rsidRPr="00155F65" w14:paraId="4C2CE20F" w14:textId="77777777">
        <w:trPr>
          <w:trHeight w:val="431"/>
          <w:jc w:val="center"/>
        </w:trPr>
        <w:tc>
          <w:tcPr>
            <w:tcW w:w="1950" w:type="dxa"/>
            <w:tcBorders>
              <w:top w:val="nil"/>
              <w:left w:val="nil"/>
              <w:bottom w:val="single" w:sz="12" w:space="0" w:color="000000"/>
              <w:right w:val="nil"/>
            </w:tcBorders>
            <w:tcMar>
              <w:top w:w="0" w:type="dxa"/>
              <w:left w:w="0" w:type="dxa"/>
              <w:bottom w:w="0" w:type="dxa"/>
              <w:right w:w="0" w:type="dxa"/>
            </w:tcMar>
            <w:vAlign w:val="center"/>
          </w:tcPr>
          <w:p w14:paraId="0000015E" w14:textId="77777777" w:rsidR="005660EC" w:rsidRPr="00155F65" w:rsidRDefault="00FB0BCD">
            <w:pPr>
              <w:jc w:val="center"/>
              <w:rPr>
                <w:sz w:val="24"/>
                <w:szCs w:val="24"/>
              </w:rPr>
            </w:pPr>
            <w:r w:rsidRPr="00155F65">
              <w:rPr>
                <w:sz w:val="24"/>
                <w:szCs w:val="24"/>
              </w:rPr>
              <w:t>LO-Cisco</w:t>
            </w:r>
          </w:p>
        </w:tc>
        <w:tc>
          <w:tcPr>
            <w:tcW w:w="2160" w:type="dxa"/>
            <w:tcBorders>
              <w:top w:val="nil"/>
              <w:left w:val="nil"/>
              <w:bottom w:val="single" w:sz="12" w:space="0" w:color="000000"/>
              <w:right w:val="nil"/>
            </w:tcBorders>
            <w:tcMar>
              <w:top w:w="0" w:type="dxa"/>
              <w:left w:w="0" w:type="dxa"/>
              <w:bottom w:w="0" w:type="dxa"/>
              <w:right w:w="0" w:type="dxa"/>
            </w:tcMar>
            <w:vAlign w:val="center"/>
          </w:tcPr>
          <w:p w14:paraId="0000015F" w14:textId="77777777" w:rsidR="005660EC" w:rsidRPr="00155F65" w:rsidRDefault="00FB0BCD">
            <w:pPr>
              <w:jc w:val="center"/>
              <w:rPr>
                <w:sz w:val="24"/>
                <w:szCs w:val="24"/>
              </w:rPr>
            </w:pPr>
            <w:r w:rsidRPr="00155F65">
              <w:rPr>
                <w:sz w:val="24"/>
                <w:szCs w:val="24"/>
              </w:rPr>
              <w:t>2.30 (0.08)</w:t>
            </w:r>
          </w:p>
        </w:tc>
        <w:tc>
          <w:tcPr>
            <w:tcW w:w="945" w:type="dxa"/>
            <w:tcBorders>
              <w:top w:val="nil"/>
              <w:left w:val="nil"/>
              <w:bottom w:val="single" w:sz="12" w:space="0" w:color="000000"/>
              <w:right w:val="nil"/>
            </w:tcBorders>
            <w:tcMar>
              <w:top w:w="0" w:type="dxa"/>
              <w:left w:w="0" w:type="dxa"/>
              <w:bottom w:w="0" w:type="dxa"/>
              <w:right w:w="0" w:type="dxa"/>
            </w:tcMar>
            <w:vAlign w:val="center"/>
          </w:tcPr>
          <w:p w14:paraId="00000160" w14:textId="77777777" w:rsidR="005660EC" w:rsidRPr="00155F65" w:rsidRDefault="00FB0BCD">
            <w:pPr>
              <w:jc w:val="center"/>
              <w:rPr>
                <w:sz w:val="24"/>
                <w:szCs w:val="24"/>
              </w:rPr>
            </w:pPr>
            <w:r w:rsidRPr="00155F65">
              <w:rPr>
                <w:sz w:val="24"/>
                <w:szCs w:val="24"/>
              </w:rPr>
              <w:t>240</w:t>
            </w:r>
          </w:p>
        </w:tc>
      </w:tr>
    </w:tbl>
    <w:p w14:paraId="00000161" w14:textId="77777777" w:rsidR="005660EC" w:rsidRPr="00155F65" w:rsidRDefault="00FB0BCD">
      <w:pPr>
        <w:sectPr w:rsidR="005660EC" w:rsidRPr="00155F65">
          <w:pgSz w:w="12240" w:h="15840"/>
          <w:pgMar w:top="720" w:right="720" w:bottom="720" w:left="720" w:header="720" w:footer="720" w:gutter="0"/>
          <w:cols w:space="720"/>
        </w:sectPr>
      </w:pPr>
      <w:r w:rsidRPr="00155F65">
        <w:br w:type="page"/>
      </w:r>
    </w:p>
    <w:p w14:paraId="00000162" w14:textId="77777777" w:rsidR="005660EC" w:rsidRPr="00155F65" w:rsidRDefault="00FB0BCD">
      <w:r w:rsidRPr="00155F65">
        <w:lastRenderedPageBreak/>
        <w:t>Table 4. Likelihood ratio test output for each model selected for embryo survival and incubation period (number of days post-fertilization (DPF) and accumulated degree days (°C; ADD)) from Lakes Superior and Ontario cisco (</w:t>
      </w:r>
      <w:r w:rsidRPr="00155F65">
        <w:rPr>
          <w:i/>
        </w:rPr>
        <w:t>Coregonus artedi</w:t>
      </w:r>
      <w:r w:rsidRPr="00155F65">
        <w:t>) and Lake Southern Konnevesi vendace (</w:t>
      </w:r>
      <w:r w:rsidRPr="00155F65">
        <w:rPr>
          <w:i/>
        </w:rPr>
        <w:t>C. albula</w:t>
      </w:r>
      <w:r w:rsidRPr="00155F65">
        <w:t>) and European whitefish (</w:t>
      </w:r>
      <w:r w:rsidRPr="00155F65">
        <w:rPr>
          <w:i/>
        </w:rPr>
        <w:t>C. lavaretus</w:t>
      </w:r>
      <w:r w:rsidRPr="00155F65">
        <w:t>). t indicates temperature, pop indicates population, and sp indicates species. The full model that was selected is bolded for each trait and species.</w:t>
      </w:r>
    </w:p>
    <w:p w14:paraId="00000163" w14:textId="77777777" w:rsidR="005660EC" w:rsidRPr="00155F65" w:rsidRDefault="005660EC"/>
    <w:tbl>
      <w:tblPr>
        <w:tblStyle w:val="afff9"/>
        <w:tblW w:w="11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5040"/>
        <w:gridCol w:w="1584"/>
        <w:gridCol w:w="425"/>
        <w:gridCol w:w="1192"/>
        <w:gridCol w:w="1020"/>
      </w:tblGrid>
      <w:tr w:rsidR="005660EC" w:rsidRPr="00155F65" w14:paraId="70E9445F"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64" w14:textId="77777777" w:rsidR="005660EC" w:rsidRPr="00155F65" w:rsidRDefault="00FB0BCD">
            <w:pPr>
              <w:rPr>
                <w:sz w:val="24"/>
                <w:szCs w:val="24"/>
              </w:rPr>
            </w:pPr>
            <w:r w:rsidRPr="00155F65">
              <w:rPr>
                <w:sz w:val="24"/>
                <w:szCs w:val="24"/>
              </w:rPr>
              <w:t>Trait</w:t>
            </w:r>
          </w:p>
        </w:tc>
        <w:tc>
          <w:tcPr>
            <w:tcW w:w="1296"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5" w14:textId="77777777" w:rsidR="005660EC" w:rsidRPr="00155F65" w:rsidRDefault="00FB0BCD">
            <w:pPr>
              <w:rPr>
                <w:sz w:val="24"/>
                <w:szCs w:val="24"/>
              </w:rPr>
            </w:pPr>
            <w:r w:rsidRPr="00155F65">
              <w:rPr>
                <w:sz w:val="24"/>
                <w:szCs w:val="24"/>
              </w:rPr>
              <w:t>Species</w:t>
            </w:r>
          </w:p>
        </w:tc>
        <w:tc>
          <w:tcPr>
            <w:tcW w:w="504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6"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7"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8"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9"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A" w14:textId="77777777" w:rsidR="005660EC" w:rsidRPr="00155F65" w:rsidRDefault="00FB0BCD">
            <w:pPr>
              <w:jc w:val="center"/>
              <w:rPr>
                <w:sz w:val="24"/>
                <w:szCs w:val="24"/>
              </w:rPr>
            </w:pPr>
            <w:r w:rsidRPr="00155F65">
              <w:rPr>
                <w:sz w:val="24"/>
                <w:szCs w:val="24"/>
              </w:rPr>
              <w:t>p-value</w:t>
            </w:r>
          </w:p>
        </w:tc>
      </w:tr>
      <w:tr w:rsidR="005660EC" w:rsidRPr="00155F65" w14:paraId="3FF0D212"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6B" w14:textId="77777777" w:rsidR="005660EC" w:rsidRPr="00155F65" w:rsidRDefault="00FB0BCD">
            <w:pPr>
              <w:rPr>
                <w:sz w:val="24"/>
                <w:szCs w:val="24"/>
              </w:rPr>
            </w:pPr>
            <w:r w:rsidRPr="00155F65">
              <w:rPr>
                <w:sz w:val="24"/>
                <w:szCs w:val="24"/>
              </w:rPr>
              <w:t>Embryo Survival</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6C"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6D" w14:textId="77777777" w:rsidR="005660EC" w:rsidRPr="00155F65" w:rsidRDefault="00FB0BCD">
            <w:pPr>
              <w:rPr>
                <w:b/>
                <w:sz w:val="24"/>
                <w:szCs w:val="24"/>
              </w:rPr>
            </w:pPr>
            <w:r w:rsidRPr="00155F65">
              <w:rPr>
                <w:b/>
                <w:sz w:val="24"/>
                <w:szCs w:val="24"/>
              </w:rPr>
              <w:t xml:space="preserve">   t + pop + t:pop + female:male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6E"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6F"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70"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71" w14:textId="77777777" w:rsidR="005660EC" w:rsidRPr="00155F65" w:rsidRDefault="005660EC">
            <w:pPr>
              <w:jc w:val="center"/>
              <w:rPr>
                <w:sz w:val="24"/>
                <w:szCs w:val="24"/>
              </w:rPr>
            </w:pPr>
          </w:p>
        </w:tc>
      </w:tr>
      <w:tr w:rsidR="005660EC" w:rsidRPr="00155F65" w14:paraId="14B7C333"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7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4" w14:textId="77777777" w:rsidR="005660EC" w:rsidRPr="00155F65" w:rsidRDefault="00FB0BCD">
            <w:pPr>
              <w:rPr>
                <w:sz w:val="24"/>
                <w:szCs w:val="24"/>
              </w:rPr>
            </w:pPr>
            <w:r w:rsidRPr="00155F65">
              <w:rPr>
                <w:sz w:val="24"/>
                <w:szCs w:val="24"/>
              </w:rPr>
              <w:t xml:space="preserve">   pop + female:male + female</w:t>
            </w:r>
          </w:p>
        </w:tc>
        <w:tc>
          <w:tcPr>
            <w:tcW w:w="1584" w:type="dxa"/>
            <w:tcBorders>
              <w:top w:val="nil"/>
              <w:left w:val="nil"/>
              <w:bottom w:val="nil"/>
              <w:right w:val="nil"/>
            </w:tcBorders>
            <w:tcMar>
              <w:top w:w="0" w:type="dxa"/>
              <w:left w:w="0" w:type="dxa"/>
              <w:bottom w:w="0" w:type="dxa"/>
              <w:right w:w="0" w:type="dxa"/>
            </w:tcMar>
            <w:vAlign w:val="center"/>
          </w:tcPr>
          <w:p w14:paraId="00000175"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76"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77" w14:textId="77777777" w:rsidR="005660EC" w:rsidRPr="00155F65" w:rsidRDefault="00FB0BCD">
            <w:pPr>
              <w:jc w:val="center"/>
              <w:rPr>
                <w:sz w:val="24"/>
                <w:szCs w:val="24"/>
              </w:rPr>
            </w:pPr>
            <w:r w:rsidRPr="00155F65">
              <w:rPr>
                <w:sz w:val="24"/>
                <w:szCs w:val="24"/>
              </w:rPr>
              <w:t>443.54</w:t>
            </w:r>
          </w:p>
        </w:tc>
        <w:tc>
          <w:tcPr>
            <w:tcW w:w="1020" w:type="dxa"/>
            <w:tcBorders>
              <w:top w:val="nil"/>
              <w:left w:val="nil"/>
              <w:bottom w:val="nil"/>
              <w:right w:val="nil"/>
            </w:tcBorders>
            <w:tcMar>
              <w:top w:w="0" w:type="dxa"/>
              <w:left w:w="0" w:type="dxa"/>
              <w:bottom w:w="0" w:type="dxa"/>
              <w:right w:w="0" w:type="dxa"/>
            </w:tcMar>
            <w:vAlign w:val="center"/>
          </w:tcPr>
          <w:p w14:paraId="00000178" w14:textId="77777777" w:rsidR="005660EC" w:rsidRPr="00155F65" w:rsidRDefault="00FB0BCD">
            <w:pPr>
              <w:jc w:val="center"/>
              <w:rPr>
                <w:sz w:val="24"/>
                <w:szCs w:val="24"/>
              </w:rPr>
            </w:pPr>
            <w:r w:rsidRPr="00155F65">
              <w:rPr>
                <w:sz w:val="24"/>
                <w:szCs w:val="24"/>
              </w:rPr>
              <w:t>&lt; 0.001</w:t>
            </w:r>
          </w:p>
        </w:tc>
      </w:tr>
      <w:tr w:rsidR="005660EC" w:rsidRPr="00155F65" w14:paraId="68C83A0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7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B" w14:textId="77777777" w:rsidR="005660EC" w:rsidRPr="00155F65" w:rsidRDefault="00FB0BCD">
            <w:pPr>
              <w:rPr>
                <w:sz w:val="24"/>
                <w:szCs w:val="24"/>
              </w:rPr>
            </w:pPr>
            <w:r w:rsidRPr="00155F65">
              <w:rPr>
                <w:sz w:val="24"/>
                <w:szCs w:val="24"/>
              </w:rPr>
              <w:t xml:space="preserve">   t + female:male + female</w:t>
            </w:r>
          </w:p>
        </w:tc>
        <w:tc>
          <w:tcPr>
            <w:tcW w:w="1584" w:type="dxa"/>
            <w:tcBorders>
              <w:top w:val="nil"/>
              <w:left w:val="nil"/>
              <w:bottom w:val="nil"/>
              <w:right w:val="nil"/>
            </w:tcBorders>
            <w:tcMar>
              <w:top w:w="0" w:type="dxa"/>
              <w:left w:w="0" w:type="dxa"/>
              <w:bottom w:w="0" w:type="dxa"/>
              <w:right w:w="0" w:type="dxa"/>
            </w:tcMar>
            <w:vAlign w:val="center"/>
          </w:tcPr>
          <w:p w14:paraId="0000017C"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7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7E" w14:textId="77777777" w:rsidR="005660EC" w:rsidRPr="00155F65" w:rsidRDefault="00FB0BCD">
            <w:pPr>
              <w:jc w:val="center"/>
              <w:rPr>
                <w:sz w:val="24"/>
                <w:szCs w:val="24"/>
              </w:rPr>
            </w:pPr>
            <w:r w:rsidRPr="00155F65">
              <w:rPr>
                <w:sz w:val="24"/>
                <w:szCs w:val="24"/>
              </w:rPr>
              <w:t>600.61</w:t>
            </w:r>
          </w:p>
        </w:tc>
        <w:tc>
          <w:tcPr>
            <w:tcW w:w="1020" w:type="dxa"/>
            <w:tcBorders>
              <w:top w:val="nil"/>
              <w:left w:val="nil"/>
              <w:bottom w:val="nil"/>
              <w:right w:val="nil"/>
            </w:tcBorders>
            <w:tcMar>
              <w:top w:w="0" w:type="dxa"/>
              <w:left w:w="0" w:type="dxa"/>
              <w:bottom w:w="0" w:type="dxa"/>
              <w:right w:w="0" w:type="dxa"/>
            </w:tcMar>
            <w:vAlign w:val="center"/>
          </w:tcPr>
          <w:p w14:paraId="0000017F" w14:textId="77777777" w:rsidR="005660EC" w:rsidRPr="00155F65" w:rsidRDefault="00FB0BCD">
            <w:pPr>
              <w:jc w:val="center"/>
              <w:rPr>
                <w:sz w:val="24"/>
                <w:szCs w:val="24"/>
              </w:rPr>
            </w:pPr>
            <w:r w:rsidRPr="00155F65">
              <w:rPr>
                <w:sz w:val="24"/>
                <w:szCs w:val="24"/>
              </w:rPr>
              <w:t>&lt; 0.001</w:t>
            </w:r>
          </w:p>
        </w:tc>
      </w:tr>
      <w:tr w:rsidR="005660EC" w:rsidRPr="00155F65" w14:paraId="6466980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0"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1"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2" w14:textId="77777777" w:rsidR="005660EC" w:rsidRPr="00155F65" w:rsidRDefault="00FB0BCD">
            <w:pPr>
              <w:rPr>
                <w:sz w:val="24"/>
                <w:szCs w:val="24"/>
              </w:rPr>
            </w:pPr>
            <w:r w:rsidRPr="00155F65">
              <w:rPr>
                <w:sz w:val="24"/>
                <w:szCs w:val="24"/>
              </w:rPr>
              <w:t xml:space="preserve">   t + pop + female:male + female</w:t>
            </w:r>
          </w:p>
        </w:tc>
        <w:tc>
          <w:tcPr>
            <w:tcW w:w="1584" w:type="dxa"/>
            <w:tcBorders>
              <w:top w:val="nil"/>
              <w:left w:val="nil"/>
              <w:bottom w:val="nil"/>
              <w:right w:val="nil"/>
            </w:tcBorders>
            <w:tcMar>
              <w:top w:w="0" w:type="dxa"/>
              <w:left w:w="0" w:type="dxa"/>
              <w:bottom w:w="0" w:type="dxa"/>
              <w:right w:w="0" w:type="dxa"/>
            </w:tcMar>
            <w:vAlign w:val="center"/>
          </w:tcPr>
          <w:p w14:paraId="00000183"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184"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85" w14:textId="77777777" w:rsidR="005660EC" w:rsidRPr="00155F65" w:rsidRDefault="00FB0BCD">
            <w:pPr>
              <w:jc w:val="center"/>
              <w:rPr>
                <w:sz w:val="24"/>
                <w:szCs w:val="24"/>
              </w:rPr>
            </w:pPr>
            <w:r w:rsidRPr="00155F65">
              <w:rPr>
                <w:sz w:val="24"/>
                <w:szCs w:val="24"/>
              </w:rPr>
              <w:t>198.56</w:t>
            </w:r>
          </w:p>
        </w:tc>
        <w:tc>
          <w:tcPr>
            <w:tcW w:w="1020" w:type="dxa"/>
            <w:tcBorders>
              <w:top w:val="nil"/>
              <w:left w:val="nil"/>
              <w:bottom w:val="nil"/>
              <w:right w:val="nil"/>
            </w:tcBorders>
            <w:tcMar>
              <w:top w:w="0" w:type="dxa"/>
              <w:left w:w="0" w:type="dxa"/>
              <w:bottom w:w="0" w:type="dxa"/>
              <w:right w:w="0" w:type="dxa"/>
            </w:tcMar>
            <w:vAlign w:val="center"/>
          </w:tcPr>
          <w:p w14:paraId="00000186" w14:textId="77777777" w:rsidR="005660EC" w:rsidRPr="00155F65" w:rsidRDefault="00FB0BCD">
            <w:pPr>
              <w:jc w:val="center"/>
              <w:rPr>
                <w:sz w:val="24"/>
                <w:szCs w:val="24"/>
              </w:rPr>
            </w:pPr>
            <w:r w:rsidRPr="00155F65">
              <w:rPr>
                <w:sz w:val="24"/>
                <w:szCs w:val="24"/>
              </w:rPr>
              <w:t>&lt; 0.001</w:t>
            </w:r>
          </w:p>
        </w:tc>
      </w:tr>
      <w:tr w:rsidR="005660EC" w:rsidRPr="00155F65" w14:paraId="4EE2FF9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9" w14:textId="77777777" w:rsidR="005660EC" w:rsidRPr="00B43CA9" w:rsidRDefault="00FB0BCD">
            <w:pPr>
              <w:rPr>
                <w:sz w:val="24"/>
                <w:szCs w:val="24"/>
                <w:lang w:val="fr-FR"/>
                <w:rPrChange w:id="94" w:author="Emilien Lasne" w:date="2021-01-29T10:15:00Z">
                  <w:rPr>
                    <w:sz w:val="24"/>
                    <w:szCs w:val="24"/>
                  </w:rPr>
                </w:rPrChange>
              </w:rPr>
            </w:pPr>
            <w:r w:rsidRPr="00B43CA9">
              <w:rPr>
                <w:sz w:val="24"/>
                <w:szCs w:val="24"/>
                <w:lang w:val="fr-FR"/>
                <w:rPrChange w:id="95" w:author="Emilien Lasne" w:date="2021-01-29T10:15:00Z">
                  <w:rPr>
                    <w:sz w:val="24"/>
                    <w:szCs w:val="24"/>
                  </w:rPr>
                </w:rPrChange>
              </w:rPr>
              <w:t xml:space="preserve">   t + pop + t:pop + female</w:t>
            </w:r>
          </w:p>
        </w:tc>
        <w:tc>
          <w:tcPr>
            <w:tcW w:w="1584" w:type="dxa"/>
            <w:tcBorders>
              <w:top w:val="nil"/>
              <w:left w:val="nil"/>
              <w:bottom w:val="nil"/>
              <w:right w:val="nil"/>
            </w:tcBorders>
            <w:tcMar>
              <w:top w:w="0" w:type="dxa"/>
              <w:left w:w="0" w:type="dxa"/>
              <w:bottom w:w="0" w:type="dxa"/>
              <w:right w:w="0" w:type="dxa"/>
            </w:tcMar>
            <w:vAlign w:val="center"/>
          </w:tcPr>
          <w:p w14:paraId="0000018A"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18B"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8C" w14:textId="77777777" w:rsidR="005660EC" w:rsidRPr="00155F65" w:rsidRDefault="00FB0BCD">
            <w:pPr>
              <w:jc w:val="center"/>
              <w:rPr>
                <w:sz w:val="24"/>
                <w:szCs w:val="24"/>
              </w:rPr>
            </w:pPr>
            <w:r w:rsidRPr="00155F65">
              <w:rPr>
                <w:sz w:val="24"/>
                <w:szCs w:val="24"/>
              </w:rPr>
              <w:t>181.47</w:t>
            </w:r>
          </w:p>
        </w:tc>
        <w:tc>
          <w:tcPr>
            <w:tcW w:w="1020" w:type="dxa"/>
            <w:tcBorders>
              <w:top w:val="nil"/>
              <w:left w:val="nil"/>
              <w:bottom w:val="nil"/>
              <w:right w:val="nil"/>
            </w:tcBorders>
            <w:tcMar>
              <w:top w:w="0" w:type="dxa"/>
              <w:left w:w="0" w:type="dxa"/>
              <w:bottom w:w="0" w:type="dxa"/>
              <w:right w:w="0" w:type="dxa"/>
            </w:tcMar>
            <w:vAlign w:val="center"/>
          </w:tcPr>
          <w:p w14:paraId="0000018D" w14:textId="77777777" w:rsidR="005660EC" w:rsidRPr="00155F65" w:rsidRDefault="00FB0BCD">
            <w:pPr>
              <w:jc w:val="center"/>
              <w:rPr>
                <w:sz w:val="24"/>
                <w:szCs w:val="24"/>
              </w:rPr>
            </w:pPr>
            <w:r w:rsidRPr="00155F65">
              <w:rPr>
                <w:sz w:val="24"/>
                <w:szCs w:val="24"/>
              </w:rPr>
              <w:t>&lt; 0.001</w:t>
            </w:r>
          </w:p>
        </w:tc>
      </w:tr>
      <w:tr w:rsidR="005660EC" w:rsidRPr="00155F65" w14:paraId="7573FC6C"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8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90" w14:textId="77777777" w:rsidR="005660EC" w:rsidRPr="00B43CA9" w:rsidRDefault="00FB0BCD">
            <w:pPr>
              <w:rPr>
                <w:sz w:val="24"/>
                <w:szCs w:val="24"/>
                <w:lang w:val="fr-FR"/>
                <w:rPrChange w:id="96" w:author="Emilien Lasne" w:date="2021-01-29T10:15:00Z">
                  <w:rPr>
                    <w:sz w:val="24"/>
                    <w:szCs w:val="24"/>
                  </w:rPr>
                </w:rPrChange>
              </w:rPr>
            </w:pPr>
            <w:r w:rsidRPr="00B43CA9">
              <w:rPr>
                <w:sz w:val="24"/>
                <w:szCs w:val="24"/>
                <w:lang w:val="fr-FR"/>
                <w:rPrChange w:id="97" w:author="Emilien Lasne" w:date="2021-01-29T10:15:00Z">
                  <w:rPr>
                    <w:sz w:val="24"/>
                    <w:szCs w:val="24"/>
                  </w:rPr>
                </w:rPrChange>
              </w:rPr>
              <w:t xml:space="preserve">   t + pop + t:pop + female:male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9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9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93" w14:textId="77777777" w:rsidR="005660EC" w:rsidRPr="00155F65" w:rsidRDefault="00FB0BCD">
            <w:pPr>
              <w:jc w:val="center"/>
              <w:rPr>
                <w:sz w:val="24"/>
                <w:szCs w:val="24"/>
              </w:rPr>
            </w:pPr>
            <w:r w:rsidRPr="00155F65">
              <w:rPr>
                <w:sz w:val="24"/>
                <w:szCs w:val="24"/>
              </w:rPr>
              <w:t>23.36</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94" w14:textId="77777777" w:rsidR="005660EC" w:rsidRPr="00155F65" w:rsidRDefault="00FB0BCD">
            <w:pPr>
              <w:jc w:val="center"/>
              <w:rPr>
                <w:sz w:val="24"/>
                <w:szCs w:val="24"/>
              </w:rPr>
            </w:pPr>
            <w:r w:rsidRPr="00155F65">
              <w:rPr>
                <w:sz w:val="24"/>
                <w:szCs w:val="24"/>
              </w:rPr>
              <w:t>&lt; 0.001</w:t>
            </w:r>
          </w:p>
        </w:tc>
      </w:tr>
      <w:tr w:rsidR="005660EC" w:rsidRPr="00155F65" w14:paraId="7DA7C0C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5"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96"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97" w14:textId="77777777" w:rsidR="005660EC" w:rsidRPr="00155F65" w:rsidRDefault="00FB0BCD">
            <w:pPr>
              <w:rPr>
                <w:sz w:val="24"/>
                <w:szCs w:val="24"/>
              </w:rPr>
            </w:pPr>
            <w:r w:rsidRPr="00155F65">
              <w:rPr>
                <w:b/>
                <w:sz w:val="24"/>
                <w:szCs w:val="24"/>
              </w:rPr>
              <w:t xml:space="preserve">   t + sp + t:sp + female:male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9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9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9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9B" w14:textId="77777777" w:rsidR="005660EC" w:rsidRPr="00155F65" w:rsidRDefault="005660EC">
            <w:pPr>
              <w:jc w:val="center"/>
              <w:rPr>
                <w:sz w:val="24"/>
                <w:szCs w:val="24"/>
              </w:rPr>
            </w:pPr>
          </w:p>
        </w:tc>
      </w:tr>
      <w:tr w:rsidR="005660EC" w:rsidRPr="00155F65" w14:paraId="279AA05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C"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9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9E" w14:textId="77777777" w:rsidR="005660EC" w:rsidRPr="00155F65" w:rsidRDefault="00FB0BCD">
            <w:pPr>
              <w:rPr>
                <w:sz w:val="24"/>
                <w:szCs w:val="24"/>
              </w:rPr>
            </w:pPr>
            <w:r w:rsidRPr="00155F65">
              <w:rPr>
                <w:sz w:val="24"/>
                <w:szCs w:val="24"/>
              </w:rPr>
              <w:t xml:space="preserve">   sp + female:male + female</w:t>
            </w:r>
          </w:p>
        </w:tc>
        <w:tc>
          <w:tcPr>
            <w:tcW w:w="1584" w:type="dxa"/>
            <w:tcBorders>
              <w:top w:val="nil"/>
              <w:left w:val="nil"/>
              <w:bottom w:val="nil"/>
              <w:right w:val="nil"/>
            </w:tcBorders>
            <w:tcMar>
              <w:top w:w="0" w:type="dxa"/>
              <w:left w:w="0" w:type="dxa"/>
              <w:bottom w:w="0" w:type="dxa"/>
              <w:right w:w="0" w:type="dxa"/>
            </w:tcMar>
            <w:vAlign w:val="center"/>
          </w:tcPr>
          <w:p w14:paraId="0000019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A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1" w14:textId="77777777" w:rsidR="005660EC" w:rsidRPr="00155F65" w:rsidRDefault="00FB0BCD">
            <w:pPr>
              <w:jc w:val="center"/>
              <w:rPr>
                <w:sz w:val="24"/>
                <w:szCs w:val="24"/>
              </w:rPr>
            </w:pPr>
            <w:r w:rsidRPr="00155F65">
              <w:rPr>
                <w:sz w:val="24"/>
                <w:szCs w:val="24"/>
              </w:rPr>
              <w:t>223.54</w:t>
            </w:r>
          </w:p>
        </w:tc>
        <w:tc>
          <w:tcPr>
            <w:tcW w:w="1020" w:type="dxa"/>
            <w:tcBorders>
              <w:top w:val="nil"/>
              <w:left w:val="nil"/>
              <w:bottom w:val="nil"/>
              <w:right w:val="nil"/>
            </w:tcBorders>
            <w:tcMar>
              <w:top w:w="0" w:type="dxa"/>
              <w:left w:w="0" w:type="dxa"/>
              <w:bottom w:w="0" w:type="dxa"/>
              <w:right w:w="0" w:type="dxa"/>
            </w:tcMar>
            <w:vAlign w:val="center"/>
          </w:tcPr>
          <w:p w14:paraId="000001A2" w14:textId="77777777" w:rsidR="005660EC" w:rsidRPr="00155F65" w:rsidRDefault="00FB0BCD">
            <w:pPr>
              <w:jc w:val="center"/>
              <w:rPr>
                <w:sz w:val="24"/>
                <w:szCs w:val="24"/>
              </w:rPr>
            </w:pPr>
            <w:r w:rsidRPr="00155F65">
              <w:rPr>
                <w:sz w:val="24"/>
                <w:szCs w:val="24"/>
              </w:rPr>
              <w:t>&lt; 0.001</w:t>
            </w:r>
          </w:p>
        </w:tc>
      </w:tr>
      <w:tr w:rsidR="005660EC" w:rsidRPr="00155F65" w14:paraId="720585D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3"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A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5" w14:textId="77777777" w:rsidR="005660EC" w:rsidRPr="00155F65" w:rsidRDefault="00FB0BCD">
            <w:pPr>
              <w:rPr>
                <w:sz w:val="24"/>
                <w:szCs w:val="24"/>
              </w:rPr>
            </w:pPr>
            <w:r w:rsidRPr="00155F65">
              <w:rPr>
                <w:sz w:val="24"/>
                <w:szCs w:val="24"/>
              </w:rPr>
              <w:t xml:space="preserve">   t + female:male + female</w:t>
            </w:r>
          </w:p>
        </w:tc>
        <w:tc>
          <w:tcPr>
            <w:tcW w:w="1584" w:type="dxa"/>
            <w:tcBorders>
              <w:top w:val="nil"/>
              <w:left w:val="nil"/>
              <w:bottom w:val="nil"/>
              <w:right w:val="nil"/>
            </w:tcBorders>
            <w:tcMar>
              <w:top w:w="0" w:type="dxa"/>
              <w:left w:w="0" w:type="dxa"/>
              <w:bottom w:w="0" w:type="dxa"/>
              <w:right w:w="0" w:type="dxa"/>
            </w:tcMar>
            <w:vAlign w:val="center"/>
          </w:tcPr>
          <w:p w14:paraId="000001A6" w14:textId="77777777" w:rsidR="005660EC" w:rsidRPr="00155F65" w:rsidRDefault="00FB0BCD">
            <w:pPr>
              <w:rPr>
                <w:sz w:val="24"/>
                <w:szCs w:val="24"/>
              </w:rPr>
            </w:pPr>
            <w:r w:rsidRPr="00155F65">
              <w:rPr>
                <w:sz w:val="24"/>
                <w:szCs w:val="24"/>
              </w:rPr>
              <w:t>sp</w:t>
            </w:r>
          </w:p>
        </w:tc>
        <w:tc>
          <w:tcPr>
            <w:tcW w:w="425" w:type="dxa"/>
            <w:tcBorders>
              <w:top w:val="nil"/>
              <w:left w:val="nil"/>
              <w:bottom w:val="nil"/>
              <w:right w:val="nil"/>
            </w:tcBorders>
            <w:tcMar>
              <w:top w:w="0" w:type="dxa"/>
              <w:left w:w="0" w:type="dxa"/>
              <w:bottom w:w="0" w:type="dxa"/>
              <w:right w:w="0" w:type="dxa"/>
            </w:tcMar>
            <w:vAlign w:val="center"/>
          </w:tcPr>
          <w:p w14:paraId="000001A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A8" w14:textId="77777777" w:rsidR="005660EC" w:rsidRPr="00155F65" w:rsidRDefault="00FB0BCD">
            <w:pPr>
              <w:jc w:val="center"/>
              <w:rPr>
                <w:sz w:val="24"/>
                <w:szCs w:val="24"/>
              </w:rPr>
            </w:pPr>
            <w:r w:rsidRPr="00155F65">
              <w:rPr>
                <w:sz w:val="24"/>
                <w:szCs w:val="24"/>
              </w:rPr>
              <w:t>993.43</w:t>
            </w:r>
          </w:p>
        </w:tc>
        <w:tc>
          <w:tcPr>
            <w:tcW w:w="1020" w:type="dxa"/>
            <w:tcBorders>
              <w:top w:val="nil"/>
              <w:left w:val="nil"/>
              <w:bottom w:val="nil"/>
              <w:right w:val="nil"/>
            </w:tcBorders>
            <w:tcMar>
              <w:top w:w="0" w:type="dxa"/>
              <w:left w:w="0" w:type="dxa"/>
              <w:bottom w:w="0" w:type="dxa"/>
              <w:right w:w="0" w:type="dxa"/>
            </w:tcMar>
            <w:vAlign w:val="center"/>
          </w:tcPr>
          <w:p w14:paraId="000001A9" w14:textId="77777777" w:rsidR="005660EC" w:rsidRPr="00155F65" w:rsidRDefault="00FB0BCD">
            <w:pPr>
              <w:jc w:val="center"/>
              <w:rPr>
                <w:sz w:val="24"/>
                <w:szCs w:val="24"/>
              </w:rPr>
            </w:pPr>
            <w:r w:rsidRPr="00155F65">
              <w:rPr>
                <w:sz w:val="24"/>
                <w:szCs w:val="24"/>
              </w:rPr>
              <w:t>&lt; 0.001</w:t>
            </w:r>
          </w:p>
        </w:tc>
      </w:tr>
      <w:tr w:rsidR="005660EC" w:rsidRPr="00155F65" w14:paraId="58ED56D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A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C" w14:textId="77777777" w:rsidR="005660EC" w:rsidRPr="00155F65" w:rsidRDefault="00FB0BCD">
            <w:pPr>
              <w:rPr>
                <w:sz w:val="24"/>
                <w:szCs w:val="24"/>
              </w:rPr>
            </w:pPr>
            <w:r w:rsidRPr="00155F65">
              <w:rPr>
                <w:sz w:val="24"/>
                <w:szCs w:val="24"/>
              </w:rPr>
              <w:t xml:space="preserve">   t + sp + female:male + female</w:t>
            </w:r>
          </w:p>
        </w:tc>
        <w:tc>
          <w:tcPr>
            <w:tcW w:w="1584" w:type="dxa"/>
            <w:tcBorders>
              <w:top w:val="nil"/>
              <w:left w:val="nil"/>
              <w:bottom w:val="nil"/>
              <w:right w:val="nil"/>
            </w:tcBorders>
            <w:tcMar>
              <w:top w:w="0" w:type="dxa"/>
              <w:left w:w="0" w:type="dxa"/>
              <w:bottom w:w="0" w:type="dxa"/>
              <w:right w:w="0" w:type="dxa"/>
            </w:tcMar>
            <w:vAlign w:val="center"/>
          </w:tcPr>
          <w:p w14:paraId="000001AD"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1A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F" w14:textId="77777777" w:rsidR="005660EC" w:rsidRPr="00155F65" w:rsidRDefault="00FB0BCD">
            <w:pPr>
              <w:jc w:val="center"/>
              <w:rPr>
                <w:sz w:val="24"/>
                <w:szCs w:val="24"/>
              </w:rPr>
            </w:pPr>
            <w:r w:rsidRPr="00155F65">
              <w:rPr>
                <w:sz w:val="24"/>
                <w:szCs w:val="24"/>
              </w:rPr>
              <w:t>52.94</w:t>
            </w:r>
          </w:p>
        </w:tc>
        <w:tc>
          <w:tcPr>
            <w:tcW w:w="1020" w:type="dxa"/>
            <w:tcBorders>
              <w:top w:val="nil"/>
              <w:left w:val="nil"/>
              <w:bottom w:val="nil"/>
              <w:right w:val="nil"/>
            </w:tcBorders>
            <w:tcMar>
              <w:top w:w="0" w:type="dxa"/>
              <w:left w:w="0" w:type="dxa"/>
              <w:bottom w:w="0" w:type="dxa"/>
              <w:right w:w="0" w:type="dxa"/>
            </w:tcMar>
            <w:vAlign w:val="center"/>
          </w:tcPr>
          <w:p w14:paraId="000001B0" w14:textId="77777777" w:rsidR="005660EC" w:rsidRPr="00155F65" w:rsidRDefault="00FB0BCD">
            <w:pPr>
              <w:jc w:val="center"/>
              <w:rPr>
                <w:sz w:val="24"/>
                <w:szCs w:val="24"/>
              </w:rPr>
            </w:pPr>
            <w:r w:rsidRPr="00155F65">
              <w:rPr>
                <w:sz w:val="24"/>
                <w:szCs w:val="24"/>
              </w:rPr>
              <w:t>&lt; 0.001</w:t>
            </w:r>
          </w:p>
        </w:tc>
      </w:tr>
      <w:tr w:rsidR="005660EC" w:rsidRPr="00155F65" w14:paraId="24292AC8"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B1"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B2"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3" w14:textId="77777777" w:rsidR="005660EC" w:rsidRPr="00B43CA9" w:rsidRDefault="00FB0BCD">
            <w:pPr>
              <w:rPr>
                <w:sz w:val="24"/>
                <w:szCs w:val="24"/>
                <w:lang w:val="fr-FR"/>
                <w:rPrChange w:id="98" w:author="Emilien Lasne" w:date="2021-01-29T10:15:00Z">
                  <w:rPr>
                    <w:sz w:val="24"/>
                    <w:szCs w:val="24"/>
                  </w:rPr>
                </w:rPrChange>
              </w:rPr>
            </w:pPr>
            <w:r w:rsidRPr="00B43CA9">
              <w:rPr>
                <w:sz w:val="24"/>
                <w:szCs w:val="24"/>
                <w:lang w:val="fr-FR"/>
                <w:rPrChange w:id="99" w:author="Emilien Lasne" w:date="2021-01-29T10:15:00Z">
                  <w:rPr>
                    <w:sz w:val="24"/>
                    <w:szCs w:val="24"/>
                  </w:rPr>
                </w:rPrChange>
              </w:rPr>
              <w:t xml:space="preserve">   t + sp + t:sp + female</w:t>
            </w:r>
          </w:p>
        </w:tc>
        <w:tc>
          <w:tcPr>
            <w:tcW w:w="1584" w:type="dxa"/>
            <w:tcBorders>
              <w:top w:val="nil"/>
              <w:left w:val="nil"/>
              <w:bottom w:val="nil"/>
              <w:right w:val="nil"/>
            </w:tcBorders>
            <w:tcMar>
              <w:top w:w="0" w:type="dxa"/>
              <w:left w:w="0" w:type="dxa"/>
              <w:bottom w:w="0" w:type="dxa"/>
              <w:right w:w="0" w:type="dxa"/>
            </w:tcMar>
            <w:vAlign w:val="center"/>
          </w:tcPr>
          <w:p w14:paraId="000001B4"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1B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6" w14:textId="77777777" w:rsidR="005660EC" w:rsidRPr="00155F65" w:rsidRDefault="00FB0BCD">
            <w:pPr>
              <w:jc w:val="center"/>
              <w:rPr>
                <w:sz w:val="24"/>
                <w:szCs w:val="24"/>
              </w:rPr>
            </w:pPr>
            <w:r w:rsidRPr="00155F65">
              <w:rPr>
                <w:sz w:val="24"/>
                <w:szCs w:val="24"/>
              </w:rPr>
              <w:t>1042.9</w:t>
            </w:r>
          </w:p>
        </w:tc>
        <w:tc>
          <w:tcPr>
            <w:tcW w:w="1020" w:type="dxa"/>
            <w:tcBorders>
              <w:top w:val="nil"/>
              <w:left w:val="nil"/>
              <w:bottom w:val="nil"/>
              <w:right w:val="nil"/>
            </w:tcBorders>
            <w:tcMar>
              <w:top w:w="0" w:type="dxa"/>
              <w:left w:w="0" w:type="dxa"/>
              <w:bottom w:w="0" w:type="dxa"/>
              <w:right w:w="0" w:type="dxa"/>
            </w:tcMar>
            <w:vAlign w:val="center"/>
          </w:tcPr>
          <w:p w14:paraId="000001B7" w14:textId="77777777" w:rsidR="005660EC" w:rsidRPr="00155F65" w:rsidRDefault="00FB0BCD">
            <w:pPr>
              <w:jc w:val="center"/>
              <w:rPr>
                <w:sz w:val="24"/>
                <w:szCs w:val="24"/>
              </w:rPr>
            </w:pPr>
            <w:r w:rsidRPr="00155F65">
              <w:rPr>
                <w:sz w:val="24"/>
                <w:szCs w:val="24"/>
              </w:rPr>
              <w:t>&lt; 0.001</w:t>
            </w:r>
          </w:p>
        </w:tc>
      </w:tr>
      <w:tr w:rsidR="005660EC" w:rsidRPr="00155F65" w14:paraId="5A5B08BB"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1B8"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1B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A" w14:textId="77777777" w:rsidR="005660EC" w:rsidRPr="00B43CA9" w:rsidRDefault="00FB0BCD">
            <w:pPr>
              <w:rPr>
                <w:sz w:val="24"/>
                <w:szCs w:val="24"/>
                <w:lang w:val="fr-FR"/>
                <w:rPrChange w:id="100" w:author="Emilien Lasne" w:date="2021-01-29T10:15:00Z">
                  <w:rPr>
                    <w:sz w:val="24"/>
                    <w:szCs w:val="24"/>
                  </w:rPr>
                </w:rPrChange>
              </w:rPr>
            </w:pPr>
            <w:r w:rsidRPr="00B43CA9">
              <w:rPr>
                <w:sz w:val="24"/>
                <w:szCs w:val="24"/>
                <w:lang w:val="fr-FR"/>
                <w:rPrChange w:id="101" w:author="Emilien Lasne" w:date="2021-01-29T10:15:00Z">
                  <w:rPr>
                    <w:sz w:val="24"/>
                    <w:szCs w:val="24"/>
                  </w:rPr>
                </w:rPrChange>
              </w:rPr>
              <w:t xml:space="preserve">   t + sp + t:sp + female:male</w:t>
            </w:r>
          </w:p>
        </w:tc>
        <w:tc>
          <w:tcPr>
            <w:tcW w:w="1584" w:type="dxa"/>
            <w:tcBorders>
              <w:top w:val="nil"/>
              <w:left w:val="nil"/>
              <w:bottom w:val="nil"/>
              <w:right w:val="nil"/>
            </w:tcBorders>
            <w:tcMar>
              <w:top w:w="0" w:type="dxa"/>
              <w:left w:w="0" w:type="dxa"/>
              <w:bottom w:w="0" w:type="dxa"/>
              <w:right w:w="0" w:type="dxa"/>
            </w:tcMar>
            <w:vAlign w:val="center"/>
          </w:tcPr>
          <w:p w14:paraId="000001B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1B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D" w14:textId="77777777" w:rsidR="005660EC" w:rsidRPr="00155F65" w:rsidRDefault="00FB0BCD">
            <w:pPr>
              <w:jc w:val="center"/>
              <w:rPr>
                <w:sz w:val="24"/>
                <w:szCs w:val="24"/>
              </w:rPr>
            </w:pPr>
            <w:r w:rsidRPr="00155F65">
              <w:rPr>
                <w:sz w:val="24"/>
                <w:szCs w:val="24"/>
              </w:rPr>
              <w:t>1015.8</w:t>
            </w:r>
          </w:p>
        </w:tc>
        <w:tc>
          <w:tcPr>
            <w:tcW w:w="1020" w:type="dxa"/>
            <w:tcBorders>
              <w:top w:val="nil"/>
              <w:left w:val="nil"/>
              <w:bottom w:val="nil"/>
              <w:right w:val="nil"/>
            </w:tcBorders>
            <w:tcMar>
              <w:top w:w="0" w:type="dxa"/>
              <w:left w:w="0" w:type="dxa"/>
              <w:bottom w:w="0" w:type="dxa"/>
              <w:right w:w="0" w:type="dxa"/>
            </w:tcMar>
            <w:vAlign w:val="center"/>
          </w:tcPr>
          <w:p w14:paraId="000001BE" w14:textId="77777777" w:rsidR="005660EC" w:rsidRPr="00155F65" w:rsidRDefault="00FB0BCD">
            <w:pPr>
              <w:jc w:val="center"/>
              <w:rPr>
                <w:sz w:val="24"/>
                <w:szCs w:val="24"/>
              </w:rPr>
            </w:pPr>
            <w:r w:rsidRPr="00155F65">
              <w:rPr>
                <w:sz w:val="24"/>
                <w:szCs w:val="24"/>
              </w:rPr>
              <w:t>&lt; 0.001</w:t>
            </w:r>
          </w:p>
        </w:tc>
      </w:tr>
      <w:tr w:rsidR="005660EC" w:rsidRPr="00155F65" w14:paraId="716AD21C"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BF" w14:textId="77777777" w:rsidR="005660EC" w:rsidRPr="00155F65" w:rsidRDefault="00FB0BCD">
            <w:pPr>
              <w:rPr>
                <w:sz w:val="24"/>
                <w:szCs w:val="24"/>
              </w:rPr>
            </w:pPr>
            <w:r w:rsidRPr="00155F65">
              <w:rPr>
                <w:sz w:val="24"/>
                <w:szCs w:val="24"/>
              </w:rPr>
              <w:t>Incubation Period (DPF)</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C0"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C1" w14:textId="77777777" w:rsidR="005660EC" w:rsidRPr="00155F65" w:rsidRDefault="00FB0BCD">
            <w:pPr>
              <w:rPr>
                <w:sz w:val="24"/>
                <w:szCs w:val="24"/>
              </w:rPr>
            </w:pPr>
            <w:r w:rsidRPr="00155F65">
              <w:rPr>
                <w:b/>
                <w:sz w:val="24"/>
                <w:szCs w:val="24"/>
              </w:rPr>
              <w:t xml:space="preserve">   t + pop + t:pop + female:male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C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C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C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C5" w14:textId="77777777" w:rsidR="005660EC" w:rsidRPr="00155F65" w:rsidRDefault="005660EC">
            <w:pPr>
              <w:jc w:val="center"/>
              <w:rPr>
                <w:sz w:val="24"/>
                <w:szCs w:val="24"/>
              </w:rPr>
            </w:pPr>
          </w:p>
        </w:tc>
      </w:tr>
      <w:tr w:rsidR="005660EC" w:rsidRPr="00155F65" w14:paraId="2A0B76C2"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8" w14:textId="77777777" w:rsidR="005660EC" w:rsidRPr="00155F65" w:rsidRDefault="00FB0BCD">
            <w:pPr>
              <w:rPr>
                <w:sz w:val="24"/>
                <w:szCs w:val="24"/>
              </w:rPr>
            </w:pPr>
            <w:r w:rsidRPr="00155F65">
              <w:rPr>
                <w:sz w:val="24"/>
                <w:szCs w:val="24"/>
              </w:rPr>
              <w:t xml:space="preserve">   pop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1C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C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CB" w14:textId="77777777" w:rsidR="005660EC" w:rsidRPr="00155F65" w:rsidRDefault="00FB0BCD">
            <w:pPr>
              <w:jc w:val="center"/>
              <w:rPr>
                <w:sz w:val="24"/>
                <w:szCs w:val="24"/>
              </w:rPr>
            </w:pPr>
            <w:r w:rsidRPr="00155F65">
              <w:rPr>
                <w:sz w:val="24"/>
                <w:szCs w:val="24"/>
              </w:rPr>
              <w:t>31,183.13</w:t>
            </w:r>
          </w:p>
        </w:tc>
        <w:tc>
          <w:tcPr>
            <w:tcW w:w="1020" w:type="dxa"/>
            <w:tcBorders>
              <w:top w:val="nil"/>
              <w:left w:val="nil"/>
              <w:bottom w:val="nil"/>
              <w:right w:val="nil"/>
            </w:tcBorders>
            <w:tcMar>
              <w:top w:w="0" w:type="dxa"/>
              <w:left w:w="0" w:type="dxa"/>
              <w:bottom w:w="0" w:type="dxa"/>
              <w:right w:w="0" w:type="dxa"/>
            </w:tcMar>
            <w:vAlign w:val="center"/>
          </w:tcPr>
          <w:p w14:paraId="000001CC" w14:textId="77777777" w:rsidR="005660EC" w:rsidRPr="00155F65" w:rsidRDefault="00FB0BCD">
            <w:pPr>
              <w:jc w:val="center"/>
              <w:rPr>
                <w:sz w:val="24"/>
                <w:szCs w:val="24"/>
              </w:rPr>
            </w:pPr>
            <w:r w:rsidRPr="00155F65">
              <w:rPr>
                <w:sz w:val="24"/>
                <w:szCs w:val="24"/>
              </w:rPr>
              <w:t>&lt; 0.001</w:t>
            </w:r>
          </w:p>
        </w:tc>
      </w:tr>
      <w:tr w:rsidR="005660EC" w:rsidRPr="00155F65" w14:paraId="14D7AA40"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F" w14:textId="77777777" w:rsidR="005660EC" w:rsidRPr="00155F65" w:rsidRDefault="00FB0BCD">
            <w:pPr>
              <w:rPr>
                <w:sz w:val="24"/>
                <w:szCs w:val="24"/>
              </w:rPr>
            </w:pPr>
            <w:r w:rsidRPr="00155F65">
              <w:rPr>
                <w:sz w:val="24"/>
                <w:szCs w:val="24"/>
              </w:rPr>
              <w:t xml:space="preserve">   t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1D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D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D2" w14:textId="77777777" w:rsidR="005660EC" w:rsidRPr="00155F65" w:rsidRDefault="00FB0BCD">
            <w:pPr>
              <w:jc w:val="center"/>
              <w:rPr>
                <w:sz w:val="24"/>
                <w:szCs w:val="24"/>
              </w:rPr>
            </w:pPr>
            <w:r w:rsidRPr="00155F65">
              <w:rPr>
                <w:sz w:val="24"/>
                <w:szCs w:val="24"/>
              </w:rPr>
              <w:t>3,651.86</w:t>
            </w:r>
          </w:p>
        </w:tc>
        <w:tc>
          <w:tcPr>
            <w:tcW w:w="1020" w:type="dxa"/>
            <w:tcBorders>
              <w:top w:val="nil"/>
              <w:left w:val="nil"/>
              <w:bottom w:val="nil"/>
              <w:right w:val="nil"/>
            </w:tcBorders>
            <w:tcMar>
              <w:top w:w="0" w:type="dxa"/>
              <w:left w:w="0" w:type="dxa"/>
              <w:bottom w:w="0" w:type="dxa"/>
              <w:right w:w="0" w:type="dxa"/>
            </w:tcMar>
            <w:vAlign w:val="center"/>
          </w:tcPr>
          <w:p w14:paraId="000001D3" w14:textId="77777777" w:rsidR="005660EC" w:rsidRPr="00155F65" w:rsidRDefault="00FB0BCD">
            <w:pPr>
              <w:jc w:val="center"/>
              <w:rPr>
                <w:sz w:val="24"/>
                <w:szCs w:val="24"/>
              </w:rPr>
            </w:pPr>
            <w:r w:rsidRPr="00155F65">
              <w:rPr>
                <w:sz w:val="24"/>
                <w:szCs w:val="24"/>
              </w:rPr>
              <w:t>&lt; 0.001</w:t>
            </w:r>
          </w:p>
        </w:tc>
      </w:tr>
      <w:tr w:rsidR="005660EC" w:rsidRPr="00155F65" w14:paraId="30AB0E7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6" w14:textId="77777777" w:rsidR="005660EC" w:rsidRPr="00155F65" w:rsidRDefault="00FB0BCD">
            <w:pPr>
              <w:rPr>
                <w:sz w:val="24"/>
                <w:szCs w:val="24"/>
              </w:rPr>
            </w:pPr>
            <w:r w:rsidRPr="00155F65">
              <w:rPr>
                <w:sz w:val="24"/>
                <w:szCs w:val="24"/>
              </w:rPr>
              <w:t xml:space="preserve">   t + pop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1D7"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1D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D9" w14:textId="77777777" w:rsidR="005660EC" w:rsidRPr="00155F65" w:rsidRDefault="00FB0BCD">
            <w:pPr>
              <w:jc w:val="center"/>
              <w:rPr>
                <w:sz w:val="24"/>
                <w:szCs w:val="24"/>
              </w:rPr>
            </w:pPr>
            <w:r w:rsidRPr="00155F65">
              <w:rPr>
                <w:sz w:val="24"/>
                <w:szCs w:val="24"/>
              </w:rPr>
              <w:t>315.04</w:t>
            </w:r>
          </w:p>
        </w:tc>
        <w:tc>
          <w:tcPr>
            <w:tcW w:w="1020" w:type="dxa"/>
            <w:tcBorders>
              <w:top w:val="nil"/>
              <w:left w:val="nil"/>
              <w:bottom w:val="nil"/>
              <w:right w:val="nil"/>
            </w:tcBorders>
            <w:tcMar>
              <w:top w:w="0" w:type="dxa"/>
              <w:left w:w="0" w:type="dxa"/>
              <w:bottom w:w="0" w:type="dxa"/>
              <w:right w:w="0" w:type="dxa"/>
            </w:tcMar>
            <w:vAlign w:val="center"/>
          </w:tcPr>
          <w:p w14:paraId="000001DA" w14:textId="77777777" w:rsidR="005660EC" w:rsidRPr="00155F65" w:rsidRDefault="00FB0BCD">
            <w:pPr>
              <w:jc w:val="center"/>
              <w:rPr>
                <w:sz w:val="24"/>
                <w:szCs w:val="24"/>
              </w:rPr>
            </w:pPr>
            <w:r w:rsidRPr="00155F65">
              <w:rPr>
                <w:sz w:val="24"/>
                <w:szCs w:val="24"/>
              </w:rPr>
              <w:t>&lt; 0.001</w:t>
            </w:r>
          </w:p>
        </w:tc>
      </w:tr>
      <w:tr w:rsidR="005660EC" w:rsidRPr="00155F65" w14:paraId="2D562A4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C"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D" w14:textId="77777777" w:rsidR="005660EC" w:rsidRPr="00B43CA9" w:rsidRDefault="00FB0BCD">
            <w:pPr>
              <w:rPr>
                <w:sz w:val="24"/>
                <w:szCs w:val="24"/>
                <w:lang w:val="fr-FR"/>
                <w:rPrChange w:id="102" w:author="Emilien Lasne" w:date="2021-01-29T10:15:00Z">
                  <w:rPr>
                    <w:sz w:val="24"/>
                    <w:szCs w:val="24"/>
                  </w:rPr>
                </w:rPrChange>
              </w:rPr>
            </w:pPr>
            <w:r w:rsidRPr="00B43CA9">
              <w:rPr>
                <w:sz w:val="24"/>
                <w:szCs w:val="24"/>
                <w:lang w:val="fr-FR"/>
                <w:rPrChange w:id="103" w:author="Emilien Lasne" w:date="2021-01-29T10:15:00Z">
                  <w:rPr>
                    <w:sz w:val="24"/>
                    <w:szCs w:val="24"/>
                  </w:rPr>
                </w:rPrChange>
              </w:rPr>
              <w:t xml:space="preserve">   t + pop + t:pop + female + male</w:t>
            </w:r>
          </w:p>
        </w:tc>
        <w:tc>
          <w:tcPr>
            <w:tcW w:w="1584" w:type="dxa"/>
            <w:tcBorders>
              <w:top w:val="nil"/>
              <w:left w:val="nil"/>
              <w:bottom w:val="nil"/>
              <w:right w:val="nil"/>
            </w:tcBorders>
            <w:tcMar>
              <w:top w:w="0" w:type="dxa"/>
              <w:left w:w="0" w:type="dxa"/>
              <w:bottom w:w="0" w:type="dxa"/>
              <w:right w:w="0" w:type="dxa"/>
            </w:tcMar>
            <w:vAlign w:val="center"/>
          </w:tcPr>
          <w:p w14:paraId="000001DE"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1D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0" w14:textId="77777777" w:rsidR="005660EC" w:rsidRPr="00155F65" w:rsidRDefault="00FB0BCD">
            <w:pPr>
              <w:jc w:val="center"/>
              <w:rPr>
                <w:sz w:val="24"/>
                <w:szCs w:val="24"/>
              </w:rPr>
            </w:pPr>
            <w:r w:rsidRPr="00155F65">
              <w:rPr>
                <w:sz w:val="24"/>
                <w:szCs w:val="24"/>
              </w:rPr>
              <w:t>58.62</w:t>
            </w:r>
          </w:p>
        </w:tc>
        <w:tc>
          <w:tcPr>
            <w:tcW w:w="1020" w:type="dxa"/>
            <w:tcBorders>
              <w:top w:val="nil"/>
              <w:left w:val="nil"/>
              <w:bottom w:val="nil"/>
              <w:right w:val="nil"/>
            </w:tcBorders>
            <w:tcMar>
              <w:top w:w="0" w:type="dxa"/>
              <w:left w:w="0" w:type="dxa"/>
              <w:bottom w:w="0" w:type="dxa"/>
              <w:right w:w="0" w:type="dxa"/>
            </w:tcMar>
            <w:vAlign w:val="center"/>
          </w:tcPr>
          <w:p w14:paraId="000001E1" w14:textId="77777777" w:rsidR="005660EC" w:rsidRPr="00155F65" w:rsidRDefault="00FB0BCD">
            <w:pPr>
              <w:jc w:val="center"/>
              <w:rPr>
                <w:sz w:val="24"/>
                <w:szCs w:val="24"/>
              </w:rPr>
            </w:pPr>
            <w:r w:rsidRPr="00155F65">
              <w:rPr>
                <w:sz w:val="24"/>
                <w:szCs w:val="24"/>
              </w:rPr>
              <w:t>&lt; 0.001</w:t>
            </w:r>
          </w:p>
        </w:tc>
      </w:tr>
      <w:tr w:rsidR="005660EC" w:rsidRPr="00155F65" w14:paraId="5DA0606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2"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E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E4" w14:textId="77777777" w:rsidR="005660EC" w:rsidRPr="00155F65" w:rsidRDefault="00FB0BCD">
            <w:pPr>
              <w:rPr>
                <w:sz w:val="24"/>
                <w:szCs w:val="24"/>
              </w:rPr>
            </w:pPr>
            <w:r w:rsidRPr="00155F65">
              <w:rPr>
                <w:sz w:val="24"/>
                <w:szCs w:val="24"/>
              </w:rPr>
              <w:t xml:space="preserve">   t + pop + t:pop + female:male + male</w:t>
            </w:r>
          </w:p>
        </w:tc>
        <w:tc>
          <w:tcPr>
            <w:tcW w:w="1584" w:type="dxa"/>
            <w:tcBorders>
              <w:top w:val="nil"/>
              <w:left w:val="nil"/>
              <w:bottom w:val="nil"/>
              <w:right w:val="nil"/>
            </w:tcBorders>
            <w:tcMar>
              <w:top w:w="0" w:type="dxa"/>
              <w:left w:w="0" w:type="dxa"/>
              <w:bottom w:w="0" w:type="dxa"/>
              <w:right w:w="0" w:type="dxa"/>
            </w:tcMar>
            <w:vAlign w:val="center"/>
          </w:tcPr>
          <w:p w14:paraId="000001E5"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1E6"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7" w14:textId="77777777" w:rsidR="005660EC" w:rsidRPr="00155F65" w:rsidRDefault="00FB0BCD">
            <w:pPr>
              <w:jc w:val="center"/>
              <w:rPr>
                <w:sz w:val="24"/>
                <w:szCs w:val="24"/>
              </w:rPr>
            </w:pPr>
            <w:r w:rsidRPr="00155F65">
              <w:rPr>
                <w:sz w:val="24"/>
                <w:szCs w:val="24"/>
              </w:rPr>
              <w:t>65.04</w:t>
            </w:r>
          </w:p>
        </w:tc>
        <w:tc>
          <w:tcPr>
            <w:tcW w:w="1020" w:type="dxa"/>
            <w:tcBorders>
              <w:top w:val="nil"/>
              <w:left w:val="nil"/>
              <w:bottom w:val="nil"/>
              <w:right w:val="nil"/>
            </w:tcBorders>
            <w:tcMar>
              <w:top w:w="0" w:type="dxa"/>
              <w:left w:w="0" w:type="dxa"/>
              <w:bottom w:w="0" w:type="dxa"/>
              <w:right w:w="0" w:type="dxa"/>
            </w:tcMar>
            <w:vAlign w:val="center"/>
          </w:tcPr>
          <w:p w14:paraId="000001E8" w14:textId="77777777" w:rsidR="005660EC" w:rsidRPr="00155F65" w:rsidRDefault="00FB0BCD">
            <w:pPr>
              <w:jc w:val="center"/>
              <w:rPr>
                <w:sz w:val="24"/>
                <w:szCs w:val="24"/>
              </w:rPr>
            </w:pPr>
            <w:r w:rsidRPr="00155F65">
              <w:rPr>
                <w:sz w:val="24"/>
                <w:szCs w:val="24"/>
              </w:rPr>
              <w:t>&lt; 0.001</w:t>
            </w:r>
          </w:p>
        </w:tc>
      </w:tr>
      <w:tr w:rsidR="005660EC" w:rsidRPr="00155F65" w14:paraId="6C9EFFE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E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EB" w14:textId="77777777" w:rsidR="005660EC" w:rsidRPr="00155F65" w:rsidRDefault="00FB0BCD">
            <w:pPr>
              <w:rPr>
                <w:sz w:val="24"/>
                <w:szCs w:val="24"/>
              </w:rPr>
            </w:pPr>
            <w:r w:rsidRPr="00155F65">
              <w:rPr>
                <w:sz w:val="24"/>
                <w:szCs w:val="24"/>
              </w:rPr>
              <w:t xml:space="preserve">   t + pop + t:pop + female:male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EC"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E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EE" w14:textId="77777777" w:rsidR="005660EC" w:rsidRPr="00155F65" w:rsidRDefault="00FB0BCD">
            <w:pPr>
              <w:jc w:val="center"/>
              <w:rPr>
                <w:sz w:val="24"/>
                <w:szCs w:val="24"/>
              </w:rPr>
            </w:pPr>
            <w:r w:rsidRPr="00155F65">
              <w:rPr>
                <w:sz w:val="24"/>
                <w:szCs w:val="24"/>
              </w:rPr>
              <w:t>14.22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EF" w14:textId="77777777" w:rsidR="005660EC" w:rsidRPr="00155F65" w:rsidRDefault="00FB0BCD">
            <w:pPr>
              <w:jc w:val="center"/>
              <w:rPr>
                <w:sz w:val="24"/>
                <w:szCs w:val="24"/>
              </w:rPr>
            </w:pPr>
            <w:r w:rsidRPr="00155F65">
              <w:rPr>
                <w:sz w:val="24"/>
                <w:szCs w:val="24"/>
              </w:rPr>
              <w:t>&lt;0.001</w:t>
            </w:r>
          </w:p>
        </w:tc>
      </w:tr>
      <w:tr w:rsidR="005660EC" w:rsidRPr="00155F65" w14:paraId="2ACBE20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0"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F1"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F2" w14:textId="77777777" w:rsidR="005660EC" w:rsidRPr="00155F65" w:rsidRDefault="00FB0BCD">
            <w:pPr>
              <w:rPr>
                <w:sz w:val="24"/>
                <w:szCs w:val="24"/>
              </w:rPr>
            </w:pPr>
            <w:r w:rsidRPr="00155F65">
              <w:rPr>
                <w:b/>
                <w:sz w:val="24"/>
                <w:szCs w:val="24"/>
              </w:rPr>
              <w:t xml:space="preserve">   t + sp + t:sp + female:male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F3"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F4"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F5"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F6" w14:textId="77777777" w:rsidR="005660EC" w:rsidRPr="00155F65" w:rsidRDefault="005660EC">
            <w:pPr>
              <w:jc w:val="center"/>
              <w:rPr>
                <w:sz w:val="24"/>
                <w:szCs w:val="24"/>
              </w:rPr>
            </w:pPr>
          </w:p>
        </w:tc>
      </w:tr>
      <w:tr w:rsidR="005660EC" w:rsidRPr="00155F65" w14:paraId="6AAB583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7"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F9" w14:textId="77777777" w:rsidR="005660EC" w:rsidRPr="00155F65" w:rsidRDefault="00FB0BCD">
            <w:pPr>
              <w:rPr>
                <w:sz w:val="24"/>
                <w:szCs w:val="24"/>
              </w:rPr>
            </w:pPr>
            <w:r w:rsidRPr="00155F65">
              <w:rPr>
                <w:sz w:val="24"/>
                <w:szCs w:val="24"/>
              </w:rPr>
              <w:t xml:space="preserve">   sp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1FA"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F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FC" w14:textId="77777777" w:rsidR="005660EC" w:rsidRPr="00155F65" w:rsidRDefault="00FB0BCD">
            <w:pPr>
              <w:jc w:val="center"/>
              <w:rPr>
                <w:sz w:val="24"/>
                <w:szCs w:val="24"/>
              </w:rPr>
            </w:pPr>
            <w:r w:rsidRPr="00155F65">
              <w:rPr>
                <w:sz w:val="24"/>
                <w:szCs w:val="24"/>
              </w:rPr>
              <w:t>7,178.37</w:t>
            </w:r>
          </w:p>
        </w:tc>
        <w:tc>
          <w:tcPr>
            <w:tcW w:w="1020" w:type="dxa"/>
            <w:tcBorders>
              <w:top w:val="nil"/>
              <w:left w:val="nil"/>
              <w:bottom w:val="nil"/>
              <w:right w:val="nil"/>
            </w:tcBorders>
            <w:tcMar>
              <w:top w:w="0" w:type="dxa"/>
              <w:left w:w="0" w:type="dxa"/>
              <w:bottom w:w="0" w:type="dxa"/>
              <w:right w:w="0" w:type="dxa"/>
            </w:tcMar>
            <w:vAlign w:val="center"/>
          </w:tcPr>
          <w:p w14:paraId="000001FD" w14:textId="77777777" w:rsidR="005660EC" w:rsidRPr="00155F65" w:rsidRDefault="00FB0BCD">
            <w:pPr>
              <w:jc w:val="center"/>
              <w:rPr>
                <w:sz w:val="24"/>
                <w:szCs w:val="24"/>
              </w:rPr>
            </w:pPr>
            <w:r w:rsidRPr="00155F65">
              <w:rPr>
                <w:sz w:val="24"/>
                <w:szCs w:val="24"/>
              </w:rPr>
              <w:t>&lt; 0.001</w:t>
            </w:r>
          </w:p>
        </w:tc>
      </w:tr>
      <w:tr w:rsidR="005660EC" w:rsidRPr="00155F65" w14:paraId="4A6369B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E"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0" w14:textId="77777777" w:rsidR="005660EC" w:rsidRPr="00155F65" w:rsidRDefault="00FB0BCD">
            <w:pPr>
              <w:rPr>
                <w:sz w:val="24"/>
                <w:szCs w:val="24"/>
              </w:rPr>
            </w:pPr>
            <w:r w:rsidRPr="00155F65">
              <w:rPr>
                <w:sz w:val="24"/>
                <w:szCs w:val="24"/>
              </w:rPr>
              <w:t xml:space="preserve">   t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01" w14:textId="77777777" w:rsidR="005660EC" w:rsidRPr="00155F65" w:rsidRDefault="00FB0BCD">
            <w:pPr>
              <w:rPr>
                <w:sz w:val="24"/>
                <w:szCs w:val="24"/>
              </w:rPr>
            </w:pPr>
            <w:r w:rsidRPr="00155F65">
              <w:rPr>
                <w:sz w:val="24"/>
                <w:szCs w:val="24"/>
              </w:rPr>
              <w:t>sp</w:t>
            </w:r>
          </w:p>
        </w:tc>
        <w:tc>
          <w:tcPr>
            <w:tcW w:w="425" w:type="dxa"/>
            <w:tcBorders>
              <w:top w:val="nil"/>
              <w:left w:val="nil"/>
              <w:bottom w:val="nil"/>
              <w:right w:val="nil"/>
            </w:tcBorders>
            <w:tcMar>
              <w:top w:w="0" w:type="dxa"/>
              <w:left w:w="0" w:type="dxa"/>
              <w:bottom w:w="0" w:type="dxa"/>
              <w:right w:w="0" w:type="dxa"/>
            </w:tcMar>
            <w:vAlign w:val="center"/>
          </w:tcPr>
          <w:p w14:paraId="0000020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03" w14:textId="77777777" w:rsidR="005660EC" w:rsidRPr="00155F65" w:rsidRDefault="00FB0BCD">
            <w:pPr>
              <w:jc w:val="center"/>
              <w:rPr>
                <w:sz w:val="24"/>
                <w:szCs w:val="24"/>
              </w:rPr>
            </w:pPr>
            <w:r w:rsidRPr="00155F65">
              <w:rPr>
                <w:sz w:val="24"/>
                <w:szCs w:val="24"/>
              </w:rPr>
              <w:t>904.95</w:t>
            </w:r>
          </w:p>
        </w:tc>
        <w:tc>
          <w:tcPr>
            <w:tcW w:w="1020" w:type="dxa"/>
            <w:tcBorders>
              <w:top w:val="nil"/>
              <w:left w:val="nil"/>
              <w:bottom w:val="nil"/>
              <w:right w:val="nil"/>
            </w:tcBorders>
            <w:tcMar>
              <w:top w:w="0" w:type="dxa"/>
              <w:left w:w="0" w:type="dxa"/>
              <w:bottom w:w="0" w:type="dxa"/>
              <w:right w:w="0" w:type="dxa"/>
            </w:tcMar>
            <w:vAlign w:val="center"/>
          </w:tcPr>
          <w:p w14:paraId="00000204" w14:textId="77777777" w:rsidR="005660EC" w:rsidRPr="00155F65" w:rsidRDefault="00FB0BCD">
            <w:pPr>
              <w:jc w:val="center"/>
              <w:rPr>
                <w:sz w:val="24"/>
                <w:szCs w:val="24"/>
              </w:rPr>
            </w:pPr>
            <w:r w:rsidRPr="00155F65">
              <w:rPr>
                <w:sz w:val="24"/>
                <w:szCs w:val="24"/>
              </w:rPr>
              <w:t>&lt; 0.001</w:t>
            </w:r>
          </w:p>
        </w:tc>
      </w:tr>
      <w:tr w:rsidR="005660EC" w:rsidRPr="00155F65" w14:paraId="62DAFBA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7" w14:textId="77777777" w:rsidR="005660EC" w:rsidRPr="00155F65" w:rsidRDefault="00FB0BCD">
            <w:pPr>
              <w:rPr>
                <w:sz w:val="24"/>
                <w:szCs w:val="24"/>
              </w:rPr>
            </w:pPr>
            <w:r w:rsidRPr="00155F65">
              <w:rPr>
                <w:sz w:val="24"/>
                <w:szCs w:val="24"/>
              </w:rPr>
              <w:t xml:space="preserve">   t + sp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08"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09"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0A" w14:textId="77777777" w:rsidR="005660EC" w:rsidRPr="00155F65" w:rsidRDefault="00FB0BCD">
            <w:pPr>
              <w:jc w:val="center"/>
              <w:rPr>
                <w:sz w:val="24"/>
                <w:szCs w:val="24"/>
              </w:rPr>
            </w:pPr>
            <w:r w:rsidRPr="00155F65">
              <w:rPr>
                <w:sz w:val="24"/>
                <w:szCs w:val="24"/>
              </w:rPr>
              <w:t>353.67</w:t>
            </w:r>
          </w:p>
        </w:tc>
        <w:tc>
          <w:tcPr>
            <w:tcW w:w="1020" w:type="dxa"/>
            <w:tcBorders>
              <w:top w:val="nil"/>
              <w:left w:val="nil"/>
              <w:bottom w:val="nil"/>
              <w:right w:val="nil"/>
            </w:tcBorders>
            <w:tcMar>
              <w:top w:w="0" w:type="dxa"/>
              <w:left w:w="0" w:type="dxa"/>
              <w:bottom w:w="0" w:type="dxa"/>
              <w:right w:w="0" w:type="dxa"/>
            </w:tcMar>
            <w:vAlign w:val="center"/>
          </w:tcPr>
          <w:p w14:paraId="0000020B" w14:textId="77777777" w:rsidR="005660EC" w:rsidRPr="00155F65" w:rsidRDefault="00FB0BCD">
            <w:pPr>
              <w:jc w:val="center"/>
              <w:rPr>
                <w:sz w:val="24"/>
                <w:szCs w:val="24"/>
              </w:rPr>
            </w:pPr>
            <w:r w:rsidRPr="00155F65">
              <w:rPr>
                <w:sz w:val="24"/>
                <w:szCs w:val="24"/>
              </w:rPr>
              <w:t>&lt; 0.001</w:t>
            </w:r>
          </w:p>
        </w:tc>
      </w:tr>
      <w:tr w:rsidR="005660EC" w:rsidRPr="00155F65" w14:paraId="05F5FB2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E" w14:textId="77777777" w:rsidR="005660EC" w:rsidRPr="00B43CA9" w:rsidRDefault="00FB0BCD">
            <w:pPr>
              <w:rPr>
                <w:sz w:val="24"/>
                <w:szCs w:val="24"/>
                <w:lang w:val="fr-FR"/>
                <w:rPrChange w:id="104" w:author="Emilien Lasne" w:date="2021-01-29T10:15:00Z">
                  <w:rPr>
                    <w:sz w:val="24"/>
                    <w:szCs w:val="24"/>
                  </w:rPr>
                </w:rPrChange>
              </w:rPr>
            </w:pPr>
            <w:r w:rsidRPr="00B43CA9">
              <w:rPr>
                <w:sz w:val="24"/>
                <w:szCs w:val="24"/>
                <w:lang w:val="fr-FR"/>
                <w:rPrChange w:id="105" w:author="Emilien Lasne" w:date="2021-01-29T10:15:00Z">
                  <w:rPr>
                    <w:sz w:val="24"/>
                    <w:szCs w:val="24"/>
                  </w:rPr>
                </w:rPrChange>
              </w:rPr>
              <w:t xml:space="preserve">   t + sp + t:sp + female + male</w:t>
            </w:r>
          </w:p>
        </w:tc>
        <w:tc>
          <w:tcPr>
            <w:tcW w:w="1584" w:type="dxa"/>
            <w:tcBorders>
              <w:top w:val="nil"/>
              <w:left w:val="nil"/>
              <w:bottom w:val="nil"/>
              <w:right w:val="nil"/>
            </w:tcBorders>
            <w:tcMar>
              <w:top w:w="0" w:type="dxa"/>
              <w:left w:w="0" w:type="dxa"/>
              <w:bottom w:w="0" w:type="dxa"/>
              <w:right w:w="0" w:type="dxa"/>
            </w:tcMar>
            <w:vAlign w:val="center"/>
          </w:tcPr>
          <w:p w14:paraId="0000020F"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21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1" w14:textId="77777777" w:rsidR="005660EC" w:rsidRPr="00155F65" w:rsidRDefault="00FB0BCD">
            <w:pPr>
              <w:jc w:val="center"/>
              <w:rPr>
                <w:sz w:val="24"/>
                <w:szCs w:val="24"/>
              </w:rPr>
            </w:pPr>
            <w:r w:rsidRPr="00155F65">
              <w:rPr>
                <w:sz w:val="24"/>
                <w:szCs w:val="24"/>
              </w:rPr>
              <w:t>13.55</w:t>
            </w:r>
          </w:p>
        </w:tc>
        <w:tc>
          <w:tcPr>
            <w:tcW w:w="1020" w:type="dxa"/>
            <w:tcBorders>
              <w:top w:val="nil"/>
              <w:left w:val="nil"/>
              <w:bottom w:val="nil"/>
              <w:right w:val="nil"/>
            </w:tcBorders>
            <w:tcMar>
              <w:top w:w="0" w:type="dxa"/>
              <w:left w:w="0" w:type="dxa"/>
              <w:bottom w:w="0" w:type="dxa"/>
              <w:right w:w="0" w:type="dxa"/>
            </w:tcMar>
            <w:vAlign w:val="center"/>
          </w:tcPr>
          <w:p w14:paraId="00000212" w14:textId="77777777" w:rsidR="005660EC" w:rsidRPr="00155F65" w:rsidRDefault="00FB0BCD">
            <w:pPr>
              <w:jc w:val="center"/>
              <w:rPr>
                <w:sz w:val="24"/>
                <w:szCs w:val="24"/>
              </w:rPr>
            </w:pPr>
            <w:r w:rsidRPr="00155F65">
              <w:rPr>
                <w:sz w:val="24"/>
                <w:szCs w:val="24"/>
              </w:rPr>
              <w:t>&lt; 0.001</w:t>
            </w:r>
          </w:p>
        </w:tc>
      </w:tr>
      <w:tr w:rsidR="005660EC" w:rsidRPr="00155F65" w14:paraId="48B1092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13"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14"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5" w14:textId="77777777" w:rsidR="005660EC" w:rsidRPr="00155F65" w:rsidRDefault="00FB0BCD">
            <w:pPr>
              <w:rPr>
                <w:sz w:val="24"/>
                <w:szCs w:val="24"/>
              </w:rPr>
            </w:pPr>
            <w:r w:rsidRPr="00155F65">
              <w:rPr>
                <w:sz w:val="24"/>
                <w:szCs w:val="24"/>
              </w:rPr>
              <w:t xml:space="preserve">   t + sp + t:sp + female:male + male</w:t>
            </w:r>
          </w:p>
        </w:tc>
        <w:tc>
          <w:tcPr>
            <w:tcW w:w="1584" w:type="dxa"/>
            <w:tcBorders>
              <w:top w:val="nil"/>
              <w:left w:val="nil"/>
              <w:bottom w:val="nil"/>
              <w:right w:val="nil"/>
            </w:tcBorders>
            <w:tcMar>
              <w:top w:w="0" w:type="dxa"/>
              <w:left w:w="0" w:type="dxa"/>
              <w:bottom w:w="0" w:type="dxa"/>
              <w:right w:w="0" w:type="dxa"/>
            </w:tcMar>
            <w:vAlign w:val="center"/>
          </w:tcPr>
          <w:p w14:paraId="00000216"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1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8" w14:textId="77777777" w:rsidR="005660EC" w:rsidRPr="00155F65" w:rsidRDefault="00FB0BCD">
            <w:pPr>
              <w:jc w:val="center"/>
              <w:rPr>
                <w:sz w:val="24"/>
                <w:szCs w:val="24"/>
              </w:rPr>
            </w:pPr>
            <w:r w:rsidRPr="00155F65">
              <w:rPr>
                <w:sz w:val="24"/>
                <w:szCs w:val="24"/>
              </w:rPr>
              <w:t>36.07</w:t>
            </w:r>
          </w:p>
        </w:tc>
        <w:tc>
          <w:tcPr>
            <w:tcW w:w="1020" w:type="dxa"/>
            <w:tcBorders>
              <w:top w:val="nil"/>
              <w:left w:val="nil"/>
              <w:bottom w:val="nil"/>
              <w:right w:val="nil"/>
            </w:tcBorders>
            <w:tcMar>
              <w:top w:w="0" w:type="dxa"/>
              <w:left w:w="0" w:type="dxa"/>
              <w:bottom w:w="0" w:type="dxa"/>
              <w:right w:w="0" w:type="dxa"/>
            </w:tcMar>
            <w:vAlign w:val="center"/>
          </w:tcPr>
          <w:p w14:paraId="00000219" w14:textId="77777777" w:rsidR="005660EC" w:rsidRPr="00155F65" w:rsidRDefault="00FB0BCD">
            <w:pPr>
              <w:jc w:val="center"/>
              <w:rPr>
                <w:sz w:val="24"/>
                <w:szCs w:val="24"/>
              </w:rPr>
            </w:pPr>
            <w:r w:rsidRPr="00155F65">
              <w:rPr>
                <w:sz w:val="24"/>
                <w:szCs w:val="24"/>
              </w:rPr>
              <w:t>&lt; 0.001</w:t>
            </w:r>
          </w:p>
        </w:tc>
      </w:tr>
      <w:tr w:rsidR="005660EC" w:rsidRPr="00155F65" w14:paraId="4AB99614"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21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21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C" w14:textId="77777777" w:rsidR="005660EC" w:rsidRPr="00155F65" w:rsidRDefault="00FB0BCD">
            <w:pPr>
              <w:rPr>
                <w:sz w:val="24"/>
                <w:szCs w:val="24"/>
              </w:rPr>
            </w:pPr>
            <w:r w:rsidRPr="00155F65">
              <w:rPr>
                <w:sz w:val="24"/>
                <w:szCs w:val="24"/>
              </w:rPr>
              <w:t xml:space="preserve">   t + sp + t:sp + female:male + female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1D"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1E"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1F" w14:textId="77777777" w:rsidR="005660EC" w:rsidRPr="00155F65" w:rsidRDefault="00FB0BCD">
            <w:pPr>
              <w:jc w:val="center"/>
              <w:rPr>
                <w:sz w:val="24"/>
                <w:szCs w:val="24"/>
              </w:rPr>
            </w:pPr>
            <w:r w:rsidRPr="00155F65">
              <w:rPr>
                <w:sz w:val="24"/>
                <w:szCs w:val="24"/>
              </w:rPr>
              <w:t>4.77</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20" w14:textId="77777777" w:rsidR="005660EC" w:rsidRPr="00155F65" w:rsidRDefault="00FB0BCD">
            <w:pPr>
              <w:jc w:val="center"/>
              <w:rPr>
                <w:sz w:val="24"/>
                <w:szCs w:val="24"/>
              </w:rPr>
            </w:pPr>
            <w:r w:rsidRPr="00155F65">
              <w:rPr>
                <w:sz w:val="24"/>
                <w:szCs w:val="24"/>
              </w:rPr>
              <w:t>0.029</w:t>
            </w:r>
          </w:p>
        </w:tc>
      </w:tr>
      <w:tr w:rsidR="005660EC" w:rsidRPr="00155F65" w14:paraId="4CBF66D7" w14:textId="77777777">
        <w:trPr>
          <w:trHeight w:val="331"/>
          <w:jc w:val="center"/>
        </w:trPr>
        <w:tc>
          <w:tcPr>
            <w:tcW w:w="1261" w:type="dxa"/>
            <w:vMerge w:val="restart"/>
            <w:tcBorders>
              <w:top w:val="single" w:sz="4" w:space="0" w:color="000000"/>
              <w:left w:val="nil"/>
              <w:bottom w:val="nil"/>
              <w:right w:val="nil"/>
            </w:tcBorders>
            <w:tcMar>
              <w:top w:w="0" w:type="dxa"/>
              <w:left w:w="0" w:type="dxa"/>
              <w:bottom w:w="0" w:type="dxa"/>
              <w:right w:w="0" w:type="dxa"/>
            </w:tcMar>
          </w:tcPr>
          <w:p w14:paraId="00000221" w14:textId="77777777" w:rsidR="005660EC" w:rsidRPr="00155F65" w:rsidRDefault="00FB0BCD">
            <w:pPr>
              <w:rPr>
                <w:sz w:val="24"/>
                <w:szCs w:val="24"/>
              </w:rPr>
            </w:pPr>
            <w:r w:rsidRPr="00155F65">
              <w:rPr>
                <w:sz w:val="24"/>
                <w:szCs w:val="24"/>
              </w:rPr>
              <w:t>Incubation Period (ADD)</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222"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223" w14:textId="77777777" w:rsidR="005660EC" w:rsidRPr="00155F65" w:rsidRDefault="00FB0BCD">
            <w:pPr>
              <w:rPr>
                <w:sz w:val="24"/>
                <w:szCs w:val="24"/>
              </w:rPr>
            </w:pPr>
            <w:r w:rsidRPr="00155F65">
              <w:rPr>
                <w:b/>
                <w:sz w:val="24"/>
                <w:szCs w:val="24"/>
              </w:rPr>
              <w:t xml:space="preserve">   t + pop + t:pop + female:male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24"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25"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26"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27" w14:textId="77777777" w:rsidR="005660EC" w:rsidRPr="00155F65" w:rsidRDefault="005660EC">
            <w:pPr>
              <w:jc w:val="center"/>
              <w:rPr>
                <w:sz w:val="24"/>
                <w:szCs w:val="24"/>
              </w:rPr>
            </w:pPr>
          </w:p>
        </w:tc>
      </w:tr>
      <w:tr w:rsidR="005660EC" w:rsidRPr="00155F65" w14:paraId="65D91D52"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2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2A" w14:textId="77777777" w:rsidR="005660EC" w:rsidRPr="00155F65" w:rsidRDefault="00FB0BCD">
            <w:pPr>
              <w:rPr>
                <w:sz w:val="24"/>
                <w:szCs w:val="24"/>
              </w:rPr>
            </w:pPr>
            <w:r w:rsidRPr="00155F65">
              <w:rPr>
                <w:sz w:val="24"/>
                <w:szCs w:val="24"/>
              </w:rPr>
              <w:t xml:space="preserve">   pop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2B"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2C"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2D" w14:textId="77777777" w:rsidR="005660EC" w:rsidRPr="00155F65" w:rsidRDefault="00FB0BCD">
            <w:pPr>
              <w:jc w:val="center"/>
              <w:rPr>
                <w:sz w:val="24"/>
                <w:szCs w:val="24"/>
              </w:rPr>
            </w:pPr>
            <w:r w:rsidRPr="00155F65">
              <w:rPr>
                <w:sz w:val="24"/>
                <w:szCs w:val="24"/>
              </w:rPr>
              <w:t>15,519.48</w:t>
            </w:r>
          </w:p>
        </w:tc>
        <w:tc>
          <w:tcPr>
            <w:tcW w:w="1020" w:type="dxa"/>
            <w:tcBorders>
              <w:top w:val="nil"/>
              <w:left w:val="nil"/>
              <w:bottom w:val="nil"/>
              <w:right w:val="nil"/>
            </w:tcBorders>
            <w:tcMar>
              <w:top w:w="0" w:type="dxa"/>
              <w:left w:w="0" w:type="dxa"/>
              <w:bottom w:w="0" w:type="dxa"/>
              <w:right w:w="0" w:type="dxa"/>
            </w:tcMar>
            <w:vAlign w:val="center"/>
          </w:tcPr>
          <w:p w14:paraId="0000022E" w14:textId="77777777" w:rsidR="005660EC" w:rsidRPr="00155F65" w:rsidRDefault="00FB0BCD">
            <w:pPr>
              <w:jc w:val="center"/>
              <w:rPr>
                <w:sz w:val="24"/>
                <w:szCs w:val="24"/>
              </w:rPr>
            </w:pPr>
            <w:r w:rsidRPr="00155F65">
              <w:rPr>
                <w:sz w:val="24"/>
                <w:szCs w:val="24"/>
              </w:rPr>
              <w:t>&lt; 0.001</w:t>
            </w:r>
          </w:p>
        </w:tc>
      </w:tr>
      <w:tr w:rsidR="005660EC" w:rsidRPr="00155F65" w14:paraId="5546BD1D"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0"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1" w14:textId="77777777" w:rsidR="005660EC" w:rsidRPr="00155F65" w:rsidRDefault="00FB0BCD">
            <w:pPr>
              <w:rPr>
                <w:sz w:val="24"/>
                <w:szCs w:val="24"/>
              </w:rPr>
            </w:pPr>
            <w:r w:rsidRPr="00155F65">
              <w:rPr>
                <w:sz w:val="24"/>
                <w:szCs w:val="24"/>
              </w:rPr>
              <w:t xml:space="preserve">   t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32"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33"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34" w14:textId="77777777" w:rsidR="005660EC" w:rsidRPr="00155F65" w:rsidRDefault="00FB0BCD">
            <w:pPr>
              <w:jc w:val="center"/>
              <w:rPr>
                <w:sz w:val="24"/>
                <w:szCs w:val="24"/>
              </w:rPr>
            </w:pPr>
            <w:r w:rsidRPr="00155F65">
              <w:rPr>
                <w:sz w:val="24"/>
                <w:szCs w:val="24"/>
              </w:rPr>
              <w:t>3,586.18</w:t>
            </w:r>
          </w:p>
        </w:tc>
        <w:tc>
          <w:tcPr>
            <w:tcW w:w="1020" w:type="dxa"/>
            <w:tcBorders>
              <w:top w:val="nil"/>
              <w:left w:val="nil"/>
              <w:bottom w:val="nil"/>
              <w:right w:val="nil"/>
            </w:tcBorders>
            <w:tcMar>
              <w:top w:w="0" w:type="dxa"/>
              <w:left w:w="0" w:type="dxa"/>
              <w:bottom w:w="0" w:type="dxa"/>
              <w:right w:w="0" w:type="dxa"/>
            </w:tcMar>
            <w:vAlign w:val="center"/>
          </w:tcPr>
          <w:p w14:paraId="00000235" w14:textId="77777777" w:rsidR="005660EC" w:rsidRPr="00155F65" w:rsidRDefault="00FB0BCD">
            <w:pPr>
              <w:jc w:val="center"/>
              <w:rPr>
                <w:sz w:val="24"/>
                <w:szCs w:val="24"/>
              </w:rPr>
            </w:pPr>
            <w:r w:rsidRPr="00155F65">
              <w:rPr>
                <w:sz w:val="24"/>
                <w:szCs w:val="24"/>
              </w:rPr>
              <w:t>&lt; 0.001</w:t>
            </w:r>
          </w:p>
        </w:tc>
      </w:tr>
      <w:tr w:rsidR="005660EC" w:rsidRPr="00155F65" w14:paraId="15D1D1B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6"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8" w14:textId="77777777" w:rsidR="005660EC" w:rsidRPr="00155F65" w:rsidRDefault="00FB0BCD">
            <w:pPr>
              <w:rPr>
                <w:sz w:val="24"/>
                <w:szCs w:val="24"/>
              </w:rPr>
            </w:pPr>
            <w:r w:rsidRPr="00155F65">
              <w:rPr>
                <w:sz w:val="24"/>
                <w:szCs w:val="24"/>
              </w:rPr>
              <w:t xml:space="preserve">   t + pop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39"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3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3B" w14:textId="77777777" w:rsidR="005660EC" w:rsidRPr="00155F65" w:rsidRDefault="00FB0BCD">
            <w:pPr>
              <w:jc w:val="center"/>
              <w:rPr>
                <w:sz w:val="24"/>
                <w:szCs w:val="24"/>
              </w:rPr>
            </w:pPr>
            <w:r w:rsidRPr="00155F65">
              <w:rPr>
                <w:sz w:val="24"/>
                <w:szCs w:val="24"/>
              </w:rPr>
              <w:t>137.36</w:t>
            </w:r>
          </w:p>
        </w:tc>
        <w:tc>
          <w:tcPr>
            <w:tcW w:w="1020" w:type="dxa"/>
            <w:tcBorders>
              <w:top w:val="nil"/>
              <w:left w:val="nil"/>
              <w:bottom w:val="nil"/>
              <w:right w:val="nil"/>
            </w:tcBorders>
            <w:tcMar>
              <w:top w:w="0" w:type="dxa"/>
              <w:left w:w="0" w:type="dxa"/>
              <w:bottom w:w="0" w:type="dxa"/>
              <w:right w:w="0" w:type="dxa"/>
            </w:tcMar>
            <w:vAlign w:val="center"/>
          </w:tcPr>
          <w:p w14:paraId="0000023C" w14:textId="77777777" w:rsidR="005660EC" w:rsidRPr="00155F65" w:rsidRDefault="00FB0BCD">
            <w:pPr>
              <w:jc w:val="center"/>
              <w:rPr>
                <w:sz w:val="24"/>
                <w:szCs w:val="24"/>
              </w:rPr>
            </w:pPr>
            <w:r w:rsidRPr="00155F65">
              <w:rPr>
                <w:sz w:val="24"/>
                <w:szCs w:val="24"/>
              </w:rPr>
              <w:t>&lt; 0.001</w:t>
            </w:r>
          </w:p>
        </w:tc>
      </w:tr>
      <w:tr w:rsidR="005660EC" w:rsidRPr="00155F65" w14:paraId="2D66F43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D"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F" w14:textId="77777777" w:rsidR="005660EC" w:rsidRPr="00B43CA9" w:rsidRDefault="00FB0BCD">
            <w:pPr>
              <w:rPr>
                <w:sz w:val="24"/>
                <w:szCs w:val="24"/>
                <w:lang w:val="fr-FR"/>
                <w:rPrChange w:id="106" w:author="Emilien Lasne" w:date="2021-01-29T10:15:00Z">
                  <w:rPr>
                    <w:sz w:val="24"/>
                    <w:szCs w:val="24"/>
                  </w:rPr>
                </w:rPrChange>
              </w:rPr>
            </w:pPr>
            <w:r w:rsidRPr="00B43CA9">
              <w:rPr>
                <w:sz w:val="24"/>
                <w:szCs w:val="24"/>
                <w:lang w:val="fr-FR"/>
                <w:rPrChange w:id="107" w:author="Emilien Lasne" w:date="2021-01-29T10:15:00Z">
                  <w:rPr>
                    <w:sz w:val="24"/>
                    <w:szCs w:val="24"/>
                  </w:rPr>
                </w:rPrChange>
              </w:rPr>
              <w:t xml:space="preserve">   t + pop + t:pop + female + male</w:t>
            </w:r>
          </w:p>
        </w:tc>
        <w:tc>
          <w:tcPr>
            <w:tcW w:w="1584" w:type="dxa"/>
            <w:tcBorders>
              <w:top w:val="nil"/>
              <w:left w:val="nil"/>
              <w:bottom w:val="nil"/>
              <w:right w:val="nil"/>
            </w:tcBorders>
            <w:tcMar>
              <w:top w:w="0" w:type="dxa"/>
              <w:left w:w="0" w:type="dxa"/>
              <w:bottom w:w="0" w:type="dxa"/>
              <w:right w:w="0" w:type="dxa"/>
            </w:tcMar>
            <w:vAlign w:val="center"/>
          </w:tcPr>
          <w:p w14:paraId="00000240"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24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2" w14:textId="77777777" w:rsidR="005660EC" w:rsidRPr="00155F65" w:rsidRDefault="00FB0BCD">
            <w:pPr>
              <w:jc w:val="center"/>
              <w:rPr>
                <w:sz w:val="24"/>
                <w:szCs w:val="24"/>
              </w:rPr>
            </w:pPr>
            <w:r w:rsidRPr="00155F65">
              <w:rPr>
                <w:sz w:val="24"/>
                <w:szCs w:val="24"/>
              </w:rPr>
              <w:t>54.58</w:t>
            </w:r>
          </w:p>
        </w:tc>
        <w:tc>
          <w:tcPr>
            <w:tcW w:w="1020" w:type="dxa"/>
            <w:tcBorders>
              <w:top w:val="nil"/>
              <w:left w:val="nil"/>
              <w:bottom w:val="nil"/>
              <w:right w:val="nil"/>
            </w:tcBorders>
            <w:tcMar>
              <w:top w:w="0" w:type="dxa"/>
              <w:left w:w="0" w:type="dxa"/>
              <w:bottom w:w="0" w:type="dxa"/>
              <w:right w:w="0" w:type="dxa"/>
            </w:tcMar>
            <w:vAlign w:val="center"/>
          </w:tcPr>
          <w:p w14:paraId="00000243" w14:textId="77777777" w:rsidR="005660EC" w:rsidRPr="00155F65" w:rsidRDefault="00FB0BCD">
            <w:pPr>
              <w:jc w:val="center"/>
              <w:rPr>
                <w:sz w:val="24"/>
                <w:szCs w:val="24"/>
              </w:rPr>
            </w:pPr>
            <w:r w:rsidRPr="00155F65">
              <w:rPr>
                <w:sz w:val="24"/>
                <w:szCs w:val="24"/>
              </w:rPr>
              <w:t>&lt; 0.001</w:t>
            </w:r>
          </w:p>
        </w:tc>
      </w:tr>
      <w:tr w:rsidR="005660EC" w:rsidRPr="00155F65" w14:paraId="61B44F5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4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46" w14:textId="77777777" w:rsidR="005660EC" w:rsidRPr="00155F65" w:rsidRDefault="00FB0BCD">
            <w:pPr>
              <w:rPr>
                <w:sz w:val="24"/>
                <w:szCs w:val="24"/>
              </w:rPr>
            </w:pPr>
            <w:r w:rsidRPr="00155F65">
              <w:rPr>
                <w:sz w:val="24"/>
                <w:szCs w:val="24"/>
              </w:rPr>
              <w:t xml:space="preserve">   t + pop + t:pop + female:male + male</w:t>
            </w:r>
          </w:p>
        </w:tc>
        <w:tc>
          <w:tcPr>
            <w:tcW w:w="1584" w:type="dxa"/>
            <w:tcBorders>
              <w:top w:val="nil"/>
              <w:left w:val="nil"/>
              <w:bottom w:val="nil"/>
              <w:right w:val="nil"/>
            </w:tcBorders>
            <w:tcMar>
              <w:top w:w="0" w:type="dxa"/>
              <w:left w:w="0" w:type="dxa"/>
              <w:bottom w:w="0" w:type="dxa"/>
              <w:right w:w="0" w:type="dxa"/>
            </w:tcMar>
            <w:vAlign w:val="center"/>
          </w:tcPr>
          <w:p w14:paraId="00000247"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48"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9" w14:textId="77777777" w:rsidR="005660EC" w:rsidRPr="00155F65" w:rsidRDefault="00FB0BCD">
            <w:pPr>
              <w:jc w:val="center"/>
              <w:rPr>
                <w:sz w:val="24"/>
                <w:szCs w:val="24"/>
              </w:rPr>
            </w:pPr>
            <w:r w:rsidRPr="00155F65">
              <w:rPr>
                <w:sz w:val="24"/>
                <w:szCs w:val="24"/>
              </w:rPr>
              <w:t>63.20</w:t>
            </w:r>
          </w:p>
        </w:tc>
        <w:tc>
          <w:tcPr>
            <w:tcW w:w="1020" w:type="dxa"/>
            <w:tcBorders>
              <w:top w:val="nil"/>
              <w:left w:val="nil"/>
              <w:bottom w:val="nil"/>
              <w:right w:val="nil"/>
            </w:tcBorders>
            <w:tcMar>
              <w:top w:w="0" w:type="dxa"/>
              <w:left w:w="0" w:type="dxa"/>
              <w:bottom w:w="0" w:type="dxa"/>
              <w:right w:w="0" w:type="dxa"/>
            </w:tcMar>
            <w:vAlign w:val="center"/>
          </w:tcPr>
          <w:p w14:paraId="0000024A" w14:textId="77777777" w:rsidR="005660EC" w:rsidRPr="00155F65" w:rsidRDefault="00FB0BCD">
            <w:pPr>
              <w:jc w:val="center"/>
              <w:rPr>
                <w:sz w:val="24"/>
                <w:szCs w:val="24"/>
              </w:rPr>
            </w:pPr>
            <w:r w:rsidRPr="00155F65">
              <w:rPr>
                <w:sz w:val="24"/>
                <w:szCs w:val="24"/>
              </w:rPr>
              <w:t>&lt; 0.001</w:t>
            </w:r>
          </w:p>
        </w:tc>
      </w:tr>
      <w:tr w:rsidR="005660EC" w:rsidRPr="00155F65" w14:paraId="5D551A5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24C" w14:textId="77777777" w:rsidR="005660EC" w:rsidRPr="00155F65" w:rsidRDefault="005660EC">
            <w:pP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24D" w14:textId="77777777" w:rsidR="005660EC" w:rsidRPr="00155F65" w:rsidRDefault="00FB0BCD">
            <w:pPr>
              <w:rPr>
                <w:sz w:val="24"/>
                <w:szCs w:val="24"/>
              </w:rPr>
            </w:pPr>
            <w:r w:rsidRPr="00155F65">
              <w:rPr>
                <w:sz w:val="24"/>
                <w:szCs w:val="24"/>
              </w:rPr>
              <w:t xml:space="preserve">   t + pop + t:pop + female:male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4E"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4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50" w14:textId="77777777" w:rsidR="005660EC" w:rsidRPr="00155F65" w:rsidRDefault="00FB0BCD">
            <w:pPr>
              <w:jc w:val="center"/>
              <w:rPr>
                <w:sz w:val="24"/>
                <w:szCs w:val="24"/>
              </w:rPr>
            </w:pPr>
            <w:r w:rsidRPr="00155F65">
              <w:rPr>
                <w:sz w:val="24"/>
                <w:szCs w:val="24"/>
              </w:rPr>
              <w:t>15.34</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51" w14:textId="77777777" w:rsidR="005660EC" w:rsidRPr="00155F65" w:rsidRDefault="00FB0BCD">
            <w:pPr>
              <w:jc w:val="center"/>
              <w:rPr>
                <w:sz w:val="24"/>
                <w:szCs w:val="24"/>
              </w:rPr>
            </w:pPr>
            <w:r w:rsidRPr="00155F65">
              <w:rPr>
                <w:sz w:val="24"/>
                <w:szCs w:val="24"/>
              </w:rPr>
              <w:t>&lt; 0.001</w:t>
            </w:r>
          </w:p>
        </w:tc>
      </w:tr>
      <w:tr w:rsidR="005660EC" w:rsidRPr="00155F65" w14:paraId="24DF817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2"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253"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254" w14:textId="77777777" w:rsidR="005660EC" w:rsidRPr="00155F65" w:rsidRDefault="00FB0BCD">
            <w:pPr>
              <w:rPr>
                <w:sz w:val="24"/>
                <w:szCs w:val="24"/>
              </w:rPr>
            </w:pPr>
            <w:r w:rsidRPr="00155F65">
              <w:rPr>
                <w:b/>
                <w:sz w:val="24"/>
                <w:szCs w:val="24"/>
              </w:rPr>
              <w:t xml:space="preserve">   t + sp + t:sp + female:male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5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5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5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58" w14:textId="77777777" w:rsidR="005660EC" w:rsidRPr="00155F65" w:rsidRDefault="005660EC">
            <w:pPr>
              <w:jc w:val="center"/>
              <w:rPr>
                <w:sz w:val="24"/>
                <w:szCs w:val="24"/>
              </w:rPr>
            </w:pPr>
          </w:p>
        </w:tc>
      </w:tr>
      <w:tr w:rsidR="005660EC" w:rsidRPr="00155F65" w14:paraId="2D76D5F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9"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5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5B" w14:textId="77777777" w:rsidR="005660EC" w:rsidRPr="00155F65" w:rsidRDefault="00FB0BCD">
            <w:pPr>
              <w:rPr>
                <w:b/>
                <w:sz w:val="24"/>
                <w:szCs w:val="24"/>
              </w:rPr>
            </w:pPr>
            <w:r w:rsidRPr="00155F65">
              <w:rPr>
                <w:sz w:val="24"/>
                <w:szCs w:val="24"/>
              </w:rPr>
              <w:t xml:space="preserve">   sp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5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5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5E" w14:textId="77777777" w:rsidR="005660EC" w:rsidRPr="00155F65" w:rsidRDefault="00FB0BCD">
            <w:pPr>
              <w:jc w:val="center"/>
              <w:rPr>
                <w:sz w:val="24"/>
                <w:szCs w:val="24"/>
              </w:rPr>
            </w:pPr>
            <w:r w:rsidRPr="00155F65">
              <w:rPr>
                <w:sz w:val="24"/>
                <w:szCs w:val="24"/>
              </w:rPr>
              <w:t>3,571.72</w:t>
            </w:r>
          </w:p>
        </w:tc>
        <w:tc>
          <w:tcPr>
            <w:tcW w:w="1020" w:type="dxa"/>
            <w:tcBorders>
              <w:top w:val="nil"/>
              <w:left w:val="nil"/>
              <w:bottom w:val="nil"/>
              <w:right w:val="nil"/>
            </w:tcBorders>
            <w:tcMar>
              <w:top w:w="0" w:type="dxa"/>
              <w:left w:w="0" w:type="dxa"/>
              <w:bottom w:w="0" w:type="dxa"/>
              <w:right w:w="0" w:type="dxa"/>
            </w:tcMar>
            <w:vAlign w:val="center"/>
          </w:tcPr>
          <w:p w14:paraId="0000025F" w14:textId="77777777" w:rsidR="005660EC" w:rsidRPr="00155F65" w:rsidRDefault="00FB0BCD">
            <w:pPr>
              <w:jc w:val="center"/>
              <w:rPr>
                <w:sz w:val="24"/>
                <w:szCs w:val="24"/>
              </w:rPr>
            </w:pPr>
            <w:r w:rsidRPr="00155F65">
              <w:rPr>
                <w:sz w:val="24"/>
                <w:szCs w:val="24"/>
              </w:rPr>
              <w:t>&lt; 0.001</w:t>
            </w:r>
          </w:p>
        </w:tc>
      </w:tr>
      <w:tr w:rsidR="005660EC" w:rsidRPr="00155F65" w14:paraId="42FAA0B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0"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6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2" w14:textId="77777777" w:rsidR="005660EC" w:rsidRPr="00155F65" w:rsidRDefault="00FB0BCD">
            <w:pPr>
              <w:rPr>
                <w:sz w:val="24"/>
                <w:szCs w:val="24"/>
              </w:rPr>
            </w:pPr>
            <w:r w:rsidRPr="00155F65">
              <w:rPr>
                <w:sz w:val="24"/>
                <w:szCs w:val="24"/>
              </w:rPr>
              <w:t xml:space="preserve">   t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63" w14:textId="77777777" w:rsidR="005660EC" w:rsidRPr="00155F65" w:rsidRDefault="00FB0BCD">
            <w:pPr>
              <w:rPr>
                <w:sz w:val="24"/>
                <w:szCs w:val="24"/>
              </w:rPr>
            </w:pPr>
            <w:r w:rsidRPr="00155F65">
              <w:rPr>
                <w:sz w:val="24"/>
                <w:szCs w:val="24"/>
              </w:rPr>
              <w:t>sp</w:t>
            </w:r>
          </w:p>
        </w:tc>
        <w:tc>
          <w:tcPr>
            <w:tcW w:w="425" w:type="dxa"/>
            <w:tcBorders>
              <w:top w:val="nil"/>
              <w:left w:val="nil"/>
              <w:bottom w:val="nil"/>
              <w:right w:val="nil"/>
            </w:tcBorders>
            <w:tcMar>
              <w:top w:w="0" w:type="dxa"/>
              <w:left w:w="0" w:type="dxa"/>
              <w:bottom w:w="0" w:type="dxa"/>
              <w:right w:w="0" w:type="dxa"/>
            </w:tcMar>
            <w:vAlign w:val="center"/>
          </w:tcPr>
          <w:p w14:paraId="0000026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65" w14:textId="77777777" w:rsidR="005660EC" w:rsidRPr="00155F65" w:rsidRDefault="00FB0BCD">
            <w:pPr>
              <w:jc w:val="center"/>
              <w:rPr>
                <w:sz w:val="24"/>
                <w:szCs w:val="24"/>
              </w:rPr>
            </w:pPr>
            <w:r w:rsidRPr="00155F65">
              <w:rPr>
                <w:sz w:val="24"/>
                <w:szCs w:val="24"/>
              </w:rPr>
              <w:t>763.19</w:t>
            </w:r>
          </w:p>
        </w:tc>
        <w:tc>
          <w:tcPr>
            <w:tcW w:w="1020" w:type="dxa"/>
            <w:tcBorders>
              <w:top w:val="nil"/>
              <w:left w:val="nil"/>
              <w:bottom w:val="nil"/>
              <w:right w:val="nil"/>
            </w:tcBorders>
            <w:tcMar>
              <w:top w:w="0" w:type="dxa"/>
              <w:left w:w="0" w:type="dxa"/>
              <w:bottom w:w="0" w:type="dxa"/>
              <w:right w:w="0" w:type="dxa"/>
            </w:tcMar>
            <w:vAlign w:val="center"/>
          </w:tcPr>
          <w:p w14:paraId="00000266" w14:textId="77777777" w:rsidR="005660EC" w:rsidRPr="00155F65" w:rsidRDefault="00FB0BCD">
            <w:pPr>
              <w:jc w:val="center"/>
              <w:rPr>
                <w:sz w:val="24"/>
                <w:szCs w:val="24"/>
              </w:rPr>
            </w:pPr>
            <w:r w:rsidRPr="00155F65">
              <w:rPr>
                <w:sz w:val="24"/>
                <w:szCs w:val="24"/>
              </w:rPr>
              <w:t>&lt; 0.001</w:t>
            </w:r>
          </w:p>
        </w:tc>
      </w:tr>
      <w:tr w:rsidR="005660EC" w:rsidRPr="00155F65" w14:paraId="23F3A93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9" w14:textId="77777777" w:rsidR="005660EC" w:rsidRPr="00155F65" w:rsidRDefault="00FB0BCD">
            <w:pPr>
              <w:rPr>
                <w:sz w:val="24"/>
                <w:szCs w:val="24"/>
              </w:rPr>
            </w:pPr>
            <w:r w:rsidRPr="00155F65">
              <w:rPr>
                <w:sz w:val="24"/>
                <w:szCs w:val="24"/>
              </w:rPr>
              <w:t xml:space="preserve">   t + sp + female:male + female + male</w:t>
            </w:r>
          </w:p>
        </w:tc>
        <w:tc>
          <w:tcPr>
            <w:tcW w:w="1584" w:type="dxa"/>
            <w:tcBorders>
              <w:top w:val="nil"/>
              <w:left w:val="nil"/>
              <w:bottom w:val="nil"/>
              <w:right w:val="nil"/>
            </w:tcBorders>
            <w:tcMar>
              <w:top w:w="0" w:type="dxa"/>
              <w:left w:w="0" w:type="dxa"/>
              <w:bottom w:w="0" w:type="dxa"/>
              <w:right w:w="0" w:type="dxa"/>
            </w:tcMar>
            <w:vAlign w:val="center"/>
          </w:tcPr>
          <w:p w14:paraId="0000026A"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6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6C" w14:textId="77777777" w:rsidR="005660EC" w:rsidRPr="00155F65" w:rsidRDefault="00FB0BCD">
            <w:pPr>
              <w:jc w:val="center"/>
              <w:rPr>
                <w:sz w:val="24"/>
                <w:szCs w:val="24"/>
              </w:rPr>
            </w:pPr>
            <w:r w:rsidRPr="00155F65">
              <w:rPr>
                <w:sz w:val="24"/>
                <w:szCs w:val="24"/>
              </w:rPr>
              <w:t>466.23</w:t>
            </w:r>
          </w:p>
        </w:tc>
        <w:tc>
          <w:tcPr>
            <w:tcW w:w="1020" w:type="dxa"/>
            <w:tcBorders>
              <w:top w:val="nil"/>
              <w:left w:val="nil"/>
              <w:bottom w:val="nil"/>
              <w:right w:val="nil"/>
            </w:tcBorders>
            <w:tcMar>
              <w:top w:w="0" w:type="dxa"/>
              <w:left w:w="0" w:type="dxa"/>
              <w:bottom w:w="0" w:type="dxa"/>
              <w:right w:w="0" w:type="dxa"/>
            </w:tcMar>
            <w:vAlign w:val="center"/>
          </w:tcPr>
          <w:p w14:paraId="0000026D" w14:textId="77777777" w:rsidR="005660EC" w:rsidRPr="00155F65" w:rsidRDefault="00FB0BCD">
            <w:pPr>
              <w:jc w:val="center"/>
              <w:rPr>
                <w:sz w:val="24"/>
                <w:szCs w:val="24"/>
              </w:rPr>
            </w:pPr>
            <w:r w:rsidRPr="00155F65">
              <w:rPr>
                <w:sz w:val="24"/>
                <w:szCs w:val="24"/>
              </w:rPr>
              <w:t>&lt; 0.001</w:t>
            </w:r>
          </w:p>
        </w:tc>
      </w:tr>
      <w:tr w:rsidR="005660EC" w:rsidRPr="00155F65" w14:paraId="55AEEFE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0" w14:textId="77777777" w:rsidR="005660EC" w:rsidRPr="00B43CA9" w:rsidRDefault="00FB0BCD">
            <w:pPr>
              <w:rPr>
                <w:sz w:val="24"/>
                <w:szCs w:val="24"/>
                <w:lang w:val="fr-FR"/>
                <w:rPrChange w:id="108" w:author="Emilien Lasne" w:date="2021-01-29T10:15:00Z">
                  <w:rPr>
                    <w:sz w:val="24"/>
                    <w:szCs w:val="24"/>
                  </w:rPr>
                </w:rPrChange>
              </w:rPr>
            </w:pPr>
            <w:r w:rsidRPr="00B43CA9">
              <w:rPr>
                <w:sz w:val="24"/>
                <w:szCs w:val="24"/>
                <w:lang w:val="fr-FR"/>
                <w:rPrChange w:id="109" w:author="Emilien Lasne" w:date="2021-01-29T10:15:00Z">
                  <w:rPr>
                    <w:sz w:val="24"/>
                    <w:szCs w:val="24"/>
                  </w:rPr>
                </w:rPrChange>
              </w:rPr>
              <w:t xml:space="preserve">   t + sp + t:sp + female + male</w:t>
            </w:r>
          </w:p>
        </w:tc>
        <w:tc>
          <w:tcPr>
            <w:tcW w:w="1584" w:type="dxa"/>
            <w:tcBorders>
              <w:top w:val="nil"/>
              <w:left w:val="nil"/>
              <w:bottom w:val="nil"/>
              <w:right w:val="nil"/>
            </w:tcBorders>
            <w:tcMar>
              <w:top w:w="0" w:type="dxa"/>
              <w:left w:w="0" w:type="dxa"/>
              <w:bottom w:w="0" w:type="dxa"/>
              <w:right w:w="0" w:type="dxa"/>
            </w:tcMar>
            <w:vAlign w:val="center"/>
          </w:tcPr>
          <w:p w14:paraId="00000271"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27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3" w14:textId="77777777" w:rsidR="005660EC" w:rsidRPr="00155F65" w:rsidRDefault="00FB0BCD">
            <w:pPr>
              <w:jc w:val="center"/>
              <w:rPr>
                <w:sz w:val="24"/>
                <w:szCs w:val="24"/>
              </w:rPr>
            </w:pPr>
            <w:r w:rsidRPr="00155F65">
              <w:rPr>
                <w:sz w:val="24"/>
                <w:szCs w:val="24"/>
              </w:rPr>
              <w:t>12.70</w:t>
            </w:r>
          </w:p>
        </w:tc>
        <w:tc>
          <w:tcPr>
            <w:tcW w:w="1020" w:type="dxa"/>
            <w:tcBorders>
              <w:top w:val="nil"/>
              <w:left w:val="nil"/>
              <w:bottom w:val="nil"/>
              <w:right w:val="nil"/>
            </w:tcBorders>
            <w:tcMar>
              <w:top w:w="0" w:type="dxa"/>
              <w:left w:w="0" w:type="dxa"/>
              <w:bottom w:w="0" w:type="dxa"/>
              <w:right w:w="0" w:type="dxa"/>
            </w:tcMar>
            <w:vAlign w:val="center"/>
          </w:tcPr>
          <w:p w14:paraId="00000274" w14:textId="77777777" w:rsidR="005660EC" w:rsidRPr="00155F65" w:rsidRDefault="00FB0BCD">
            <w:pPr>
              <w:jc w:val="center"/>
              <w:rPr>
                <w:sz w:val="24"/>
                <w:szCs w:val="24"/>
              </w:rPr>
            </w:pPr>
            <w:r w:rsidRPr="00155F65">
              <w:rPr>
                <w:sz w:val="24"/>
                <w:szCs w:val="24"/>
              </w:rPr>
              <w:t>&lt; 0.001</w:t>
            </w:r>
          </w:p>
        </w:tc>
      </w:tr>
      <w:tr w:rsidR="005660EC" w:rsidRPr="00155F65" w14:paraId="3335693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7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7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7" w14:textId="77777777" w:rsidR="005660EC" w:rsidRPr="00155F65" w:rsidRDefault="00FB0BCD">
            <w:pPr>
              <w:rPr>
                <w:sz w:val="24"/>
                <w:szCs w:val="24"/>
              </w:rPr>
            </w:pPr>
            <w:r w:rsidRPr="00155F65">
              <w:rPr>
                <w:sz w:val="24"/>
                <w:szCs w:val="24"/>
              </w:rPr>
              <w:t xml:space="preserve">   t + sp + t:sp + female:male + male</w:t>
            </w:r>
          </w:p>
        </w:tc>
        <w:tc>
          <w:tcPr>
            <w:tcW w:w="1584" w:type="dxa"/>
            <w:tcBorders>
              <w:top w:val="nil"/>
              <w:left w:val="nil"/>
              <w:bottom w:val="nil"/>
              <w:right w:val="nil"/>
            </w:tcBorders>
            <w:tcMar>
              <w:top w:w="0" w:type="dxa"/>
              <w:left w:w="0" w:type="dxa"/>
              <w:bottom w:w="0" w:type="dxa"/>
              <w:right w:w="0" w:type="dxa"/>
            </w:tcMar>
            <w:vAlign w:val="center"/>
          </w:tcPr>
          <w:p w14:paraId="00000278"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7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A" w14:textId="77777777" w:rsidR="005660EC" w:rsidRPr="00155F65" w:rsidRDefault="00FB0BCD">
            <w:pPr>
              <w:jc w:val="center"/>
              <w:rPr>
                <w:sz w:val="24"/>
                <w:szCs w:val="24"/>
              </w:rPr>
            </w:pPr>
            <w:r w:rsidRPr="00155F65">
              <w:rPr>
                <w:sz w:val="24"/>
                <w:szCs w:val="24"/>
              </w:rPr>
              <w:t>36.79</w:t>
            </w:r>
          </w:p>
        </w:tc>
        <w:tc>
          <w:tcPr>
            <w:tcW w:w="1020" w:type="dxa"/>
            <w:tcBorders>
              <w:top w:val="nil"/>
              <w:left w:val="nil"/>
              <w:bottom w:val="nil"/>
              <w:right w:val="nil"/>
            </w:tcBorders>
            <w:tcMar>
              <w:top w:w="0" w:type="dxa"/>
              <w:left w:w="0" w:type="dxa"/>
              <w:bottom w:w="0" w:type="dxa"/>
              <w:right w:w="0" w:type="dxa"/>
            </w:tcMar>
            <w:vAlign w:val="center"/>
          </w:tcPr>
          <w:p w14:paraId="0000027B" w14:textId="77777777" w:rsidR="005660EC" w:rsidRPr="00155F65" w:rsidRDefault="00FB0BCD">
            <w:pPr>
              <w:jc w:val="center"/>
              <w:rPr>
                <w:sz w:val="24"/>
                <w:szCs w:val="24"/>
              </w:rPr>
            </w:pPr>
            <w:r w:rsidRPr="00155F65">
              <w:rPr>
                <w:sz w:val="24"/>
                <w:szCs w:val="24"/>
              </w:rPr>
              <w:t>&lt; 0.001</w:t>
            </w:r>
          </w:p>
        </w:tc>
      </w:tr>
      <w:tr w:rsidR="005660EC" w:rsidRPr="00155F65" w14:paraId="23128B6C" w14:textId="77777777">
        <w:trPr>
          <w:trHeight w:val="331"/>
          <w:jc w:val="center"/>
        </w:trPr>
        <w:tc>
          <w:tcPr>
            <w:tcW w:w="1261" w:type="dxa"/>
            <w:tcBorders>
              <w:top w:val="nil"/>
              <w:left w:val="nil"/>
              <w:bottom w:val="single" w:sz="12" w:space="0" w:color="000000"/>
              <w:right w:val="nil"/>
            </w:tcBorders>
            <w:tcMar>
              <w:top w:w="0" w:type="dxa"/>
              <w:left w:w="0" w:type="dxa"/>
              <w:bottom w:w="0" w:type="dxa"/>
              <w:right w:w="0" w:type="dxa"/>
            </w:tcMar>
            <w:vAlign w:val="center"/>
          </w:tcPr>
          <w:p w14:paraId="0000027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12" w:space="0" w:color="000000"/>
              <w:right w:val="nil"/>
            </w:tcBorders>
            <w:tcMar>
              <w:top w:w="0" w:type="dxa"/>
              <w:left w:w="0" w:type="dxa"/>
              <w:bottom w:w="0" w:type="dxa"/>
              <w:right w:w="0" w:type="dxa"/>
            </w:tcMar>
            <w:vAlign w:val="center"/>
          </w:tcPr>
          <w:p w14:paraId="0000027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12" w:space="0" w:color="000000"/>
              <w:right w:val="nil"/>
            </w:tcBorders>
            <w:tcMar>
              <w:top w:w="0" w:type="dxa"/>
              <w:left w:w="0" w:type="dxa"/>
              <w:bottom w:w="0" w:type="dxa"/>
              <w:right w:w="0" w:type="dxa"/>
            </w:tcMar>
            <w:vAlign w:val="center"/>
          </w:tcPr>
          <w:p w14:paraId="0000027E" w14:textId="77777777" w:rsidR="005660EC" w:rsidRPr="00155F65" w:rsidRDefault="00FB0BCD">
            <w:pPr>
              <w:rPr>
                <w:sz w:val="24"/>
                <w:szCs w:val="24"/>
              </w:rPr>
            </w:pPr>
            <w:r w:rsidRPr="00155F65">
              <w:rPr>
                <w:sz w:val="24"/>
                <w:szCs w:val="24"/>
              </w:rPr>
              <w:t xml:space="preserve">   t + sp + t:sp + female:male + female</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27F"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28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281" w14:textId="77777777" w:rsidR="005660EC" w:rsidRPr="00155F65" w:rsidRDefault="00FB0BCD">
            <w:pPr>
              <w:jc w:val="center"/>
              <w:rPr>
                <w:sz w:val="24"/>
                <w:szCs w:val="24"/>
              </w:rPr>
            </w:pPr>
            <w:r w:rsidRPr="00155F65">
              <w:rPr>
                <w:sz w:val="24"/>
                <w:szCs w:val="24"/>
              </w:rPr>
              <w:t>4.33</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282" w14:textId="77777777" w:rsidR="005660EC" w:rsidRPr="00155F65" w:rsidRDefault="00FB0BCD">
            <w:pPr>
              <w:jc w:val="center"/>
              <w:rPr>
                <w:sz w:val="24"/>
                <w:szCs w:val="24"/>
              </w:rPr>
            </w:pPr>
            <w:r w:rsidRPr="00155F65">
              <w:rPr>
                <w:sz w:val="24"/>
                <w:szCs w:val="24"/>
              </w:rPr>
              <w:t>0.038</w:t>
            </w:r>
          </w:p>
        </w:tc>
      </w:tr>
    </w:tbl>
    <w:p w14:paraId="00000283" w14:textId="77777777" w:rsidR="005660EC" w:rsidRPr="00155F65" w:rsidRDefault="005660EC"/>
    <w:p w14:paraId="00000284" w14:textId="77777777" w:rsidR="005660EC" w:rsidRPr="00155F65" w:rsidRDefault="005660EC"/>
    <w:p w14:paraId="00000285" w14:textId="77777777" w:rsidR="005660EC" w:rsidRPr="00155F65" w:rsidRDefault="005660EC"/>
    <w:p w14:paraId="00000286" w14:textId="77777777" w:rsidR="005660EC" w:rsidRPr="00155F65" w:rsidRDefault="005660EC"/>
    <w:p w14:paraId="00000287" w14:textId="77777777" w:rsidR="005660EC" w:rsidRPr="00155F65" w:rsidRDefault="005660EC"/>
    <w:p w14:paraId="00000288" w14:textId="77777777" w:rsidR="005660EC" w:rsidRPr="00155F65" w:rsidRDefault="005660EC"/>
    <w:p w14:paraId="00000289" w14:textId="77777777" w:rsidR="005660EC" w:rsidRPr="00155F65" w:rsidRDefault="00FB0BCD">
      <w:r w:rsidRPr="00155F65">
        <w:t>Table 5. Likelihood ratio test output for each model selected for length-at-hatch (mm) and yolk-sac volume (mm</w:t>
      </w:r>
      <w:r w:rsidRPr="00155F65">
        <w:rPr>
          <w:vertAlign w:val="superscript"/>
        </w:rPr>
        <w:t>3</w:t>
      </w:r>
      <w:r w:rsidRPr="00155F65">
        <w:t>) from Lakes Superior and Ontario cisco (</w:t>
      </w:r>
      <w:r w:rsidRPr="00155F65">
        <w:rPr>
          <w:i/>
        </w:rPr>
        <w:t>Coregonus artedi</w:t>
      </w:r>
      <w:r w:rsidRPr="00155F65">
        <w:t>), Lake Southern Konnevesi vendace (</w:t>
      </w:r>
      <w:r w:rsidRPr="00155F65">
        <w:rPr>
          <w:i/>
        </w:rPr>
        <w:t>C. albula</w:t>
      </w:r>
      <w:r w:rsidRPr="00155F65">
        <w:t>), and Lake Southern Konnevesi European whitefish (</w:t>
      </w:r>
      <w:r w:rsidRPr="00155F65">
        <w:rPr>
          <w:i/>
        </w:rPr>
        <w:t>C. lavaretus</w:t>
      </w:r>
      <w:r w:rsidRPr="00155F65">
        <w:t>). t indicates temperature and pop indicates population. The full model that was selected is bolded for each trait and species.</w:t>
      </w:r>
    </w:p>
    <w:p w14:paraId="0000028A" w14:textId="77777777" w:rsidR="005660EC" w:rsidRPr="00155F65" w:rsidRDefault="005660EC"/>
    <w:tbl>
      <w:tblPr>
        <w:tblStyle w:val="afffa"/>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1440"/>
        <w:gridCol w:w="4032"/>
        <w:gridCol w:w="1584"/>
        <w:gridCol w:w="425"/>
        <w:gridCol w:w="1192"/>
        <w:gridCol w:w="1020"/>
      </w:tblGrid>
      <w:tr w:rsidR="005660EC" w:rsidRPr="00155F65" w14:paraId="197B6E4D" w14:textId="77777777">
        <w:trPr>
          <w:trHeight w:val="432"/>
          <w:jc w:val="center"/>
        </w:trPr>
        <w:tc>
          <w:tcPr>
            <w:tcW w:w="1180" w:type="dxa"/>
            <w:tcBorders>
              <w:top w:val="single" w:sz="12" w:space="0" w:color="000000"/>
              <w:left w:val="nil"/>
              <w:bottom w:val="single" w:sz="4" w:space="0" w:color="000000"/>
              <w:right w:val="nil"/>
            </w:tcBorders>
            <w:vAlign w:val="center"/>
          </w:tcPr>
          <w:p w14:paraId="0000028B" w14:textId="77777777" w:rsidR="005660EC" w:rsidRPr="00155F65" w:rsidRDefault="00FB0BCD">
            <w:pPr>
              <w:rPr>
                <w:sz w:val="24"/>
                <w:szCs w:val="24"/>
              </w:rPr>
            </w:pPr>
            <w:r w:rsidRPr="00155F65">
              <w:rPr>
                <w:sz w:val="24"/>
                <w:szCs w:val="24"/>
              </w:rPr>
              <w:t>Trait</w:t>
            </w:r>
          </w:p>
        </w:tc>
        <w:tc>
          <w:tcPr>
            <w:tcW w:w="1440" w:type="dxa"/>
            <w:tcBorders>
              <w:top w:val="single" w:sz="12" w:space="0" w:color="000000"/>
              <w:left w:val="nil"/>
              <w:bottom w:val="single" w:sz="4" w:space="0" w:color="000000"/>
              <w:right w:val="nil"/>
            </w:tcBorders>
            <w:vAlign w:val="center"/>
          </w:tcPr>
          <w:p w14:paraId="0000028C" w14:textId="77777777" w:rsidR="005660EC" w:rsidRPr="00155F65" w:rsidRDefault="00FB0BCD">
            <w:pPr>
              <w:rPr>
                <w:sz w:val="24"/>
                <w:szCs w:val="24"/>
              </w:rPr>
            </w:pPr>
            <w:r w:rsidRPr="00155F65">
              <w:rPr>
                <w:sz w:val="24"/>
                <w:szCs w:val="24"/>
              </w:rPr>
              <w:t>Species</w:t>
            </w:r>
          </w:p>
        </w:tc>
        <w:tc>
          <w:tcPr>
            <w:tcW w:w="4032" w:type="dxa"/>
            <w:tcBorders>
              <w:top w:val="single" w:sz="12" w:space="0" w:color="000000"/>
              <w:left w:val="nil"/>
              <w:bottom w:val="single" w:sz="4" w:space="0" w:color="000000"/>
              <w:right w:val="nil"/>
            </w:tcBorders>
            <w:vAlign w:val="center"/>
          </w:tcPr>
          <w:p w14:paraId="0000028D"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vAlign w:val="center"/>
          </w:tcPr>
          <w:p w14:paraId="0000028E"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vAlign w:val="center"/>
          </w:tcPr>
          <w:p w14:paraId="0000028F"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vAlign w:val="center"/>
          </w:tcPr>
          <w:p w14:paraId="00000290"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91" w14:textId="77777777" w:rsidR="005660EC" w:rsidRPr="00155F65" w:rsidRDefault="00FB0BCD">
            <w:pPr>
              <w:jc w:val="center"/>
              <w:rPr>
                <w:sz w:val="24"/>
                <w:szCs w:val="24"/>
              </w:rPr>
            </w:pPr>
            <w:r w:rsidRPr="00155F65">
              <w:rPr>
                <w:sz w:val="24"/>
                <w:szCs w:val="24"/>
              </w:rPr>
              <w:t>p-value</w:t>
            </w:r>
          </w:p>
        </w:tc>
      </w:tr>
      <w:tr w:rsidR="005660EC" w:rsidRPr="00B43CA9" w14:paraId="2F433F1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292" w14:textId="77777777" w:rsidR="005660EC" w:rsidRPr="00155F65" w:rsidRDefault="00FB0BCD">
            <w:pPr>
              <w:rPr>
                <w:sz w:val="24"/>
                <w:szCs w:val="24"/>
              </w:rPr>
            </w:pPr>
            <w:r w:rsidRPr="00155F65">
              <w:rPr>
                <w:sz w:val="24"/>
                <w:szCs w:val="24"/>
              </w:rPr>
              <w:t>Length-at-Hatch</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93"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94" w14:textId="77777777" w:rsidR="005660EC" w:rsidRPr="00B43CA9" w:rsidRDefault="00FB0BCD">
            <w:pPr>
              <w:rPr>
                <w:b/>
                <w:sz w:val="24"/>
                <w:szCs w:val="24"/>
                <w:lang w:val="fr-FR"/>
                <w:rPrChange w:id="110" w:author="Emilien Lasne" w:date="2021-01-29T10:15:00Z">
                  <w:rPr>
                    <w:b/>
                    <w:sz w:val="24"/>
                    <w:szCs w:val="24"/>
                  </w:rPr>
                </w:rPrChange>
              </w:rPr>
            </w:pPr>
            <w:r w:rsidRPr="00B43CA9">
              <w:rPr>
                <w:b/>
                <w:sz w:val="24"/>
                <w:szCs w:val="24"/>
                <w:lang w:val="fr-FR"/>
                <w:rPrChange w:id="111" w:author="Emilien Lasne" w:date="2021-01-29T10:15:00Z">
                  <w:rPr>
                    <w:b/>
                    <w:sz w:val="24"/>
                    <w:szCs w:val="24"/>
                  </w:rPr>
                </w:rPrChange>
              </w:rPr>
              <w:t xml:space="preserve">   t + pop + t:pop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95" w14:textId="77777777" w:rsidR="005660EC" w:rsidRPr="00B43CA9" w:rsidRDefault="005660EC">
            <w:pPr>
              <w:rPr>
                <w:sz w:val="24"/>
                <w:szCs w:val="24"/>
                <w:lang w:val="fr-FR"/>
                <w:rPrChange w:id="112" w:author="Emilien Lasne" w:date="2021-01-29T10:15:00Z">
                  <w:rPr>
                    <w:sz w:val="24"/>
                    <w:szCs w:val="24"/>
                  </w:rPr>
                </w:rPrChange>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96" w14:textId="77777777" w:rsidR="005660EC" w:rsidRPr="00B43CA9" w:rsidRDefault="005660EC">
            <w:pPr>
              <w:jc w:val="center"/>
              <w:rPr>
                <w:sz w:val="24"/>
                <w:szCs w:val="24"/>
                <w:lang w:val="fr-FR"/>
                <w:rPrChange w:id="113" w:author="Emilien Lasne" w:date="2021-01-29T10:15:00Z">
                  <w:rPr>
                    <w:sz w:val="24"/>
                    <w:szCs w:val="24"/>
                  </w:rPr>
                </w:rPrChange>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97" w14:textId="77777777" w:rsidR="005660EC" w:rsidRPr="00B43CA9" w:rsidRDefault="005660EC">
            <w:pPr>
              <w:jc w:val="center"/>
              <w:rPr>
                <w:sz w:val="24"/>
                <w:szCs w:val="24"/>
                <w:lang w:val="fr-FR"/>
                <w:rPrChange w:id="114" w:author="Emilien Lasne" w:date="2021-01-29T10:15:00Z">
                  <w:rPr>
                    <w:sz w:val="24"/>
                    <w:szCs w:val="24"/>
                  </w:rPr>
                </w:rPrChange>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98" w14:textId="77777777" w:rsidR="005660EC" w:rsidRPr="00B43CA9" w:rsidRDefault="005660EC">
            <w:pPr>
              <w:jc w:val="center"/>
              <w:rPr>
                <w:sz w:val="24"/>
                <w:szCs w:val="24"/>
                <w:lang w:val="fr-FR"/>
                <w:rPrChange w:id="115" w:author="Emilien Lasne" w:date="2021-01-29T10:15:00Z">
                  <w:rPr>
                    <w:sz w:val="24"/>
                    <w:szCs w:val="24"/>
                  </w:rPr>
                </w:rPrChange>
              </w:rPr>
            </w:pPr>
          </w:p>
        </w:tc>
      </w:tr>
      <w:tr w:rsidR="005660EC" w:rsidRPr="00155F65" w14:paraId="41D72067"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299" w14:textId="77777777" w:rsidR="005660EC" w:rsidRPr="00B43CA9" w:rsidRDefault="005660EC">
            <w:pPr>
              <w:widowControl w:val="0"/>
              <w:pBdr>
                <w:top w:val="nil"/>
                <w:left w:val="nil"/>
                <w:bottom w:val="nil"/>
                <w:right w:val="nil"/>
                <w:between w:val="nil"/>
              </w:pBdr>
              <w:spacing w:line="276" w:lineRule="auto"/>
              <w:rPr>
                <w:sz w:val="24"/>
                <w:szCs w:val="24"/>
                <w:lang w:val="fr-FR"/>
                <w:rPrChange w:id="116" w:author="Emilien Lasne" w:date="2021-01-29T10:15:00Z">
                  <w:rPr>
                    <w:sz w:val="24"/>
                    <w:szCs w:val="24"/>
                  </w:rPr>
                </w:rPrChange>
              </w:rPr>
            </w:pPr>
          </w:p>
        </w:tc>
        <w:tc>
          <w:tcPr>
            <w:tcW w:w="1440" w:type="dxa"/>
            <w:tcBorders>
              <w:top w:val="nil"/>
              <w:left w:val="nil"/>
              <w:bottom w:val="nil"/>
              <w:right w:val="nil"/>
            </w:tcBorders>
            <w:tcMar>
              <w:top w:w="0" w:type="dxa"/>
              <w:left w:w="0" w:type="dxa"/>
              <w:bottom w:w="0" w:type="dxa"/>
              <w:right w:w="0" w:type="dxa"/>
            </w:tcMar>
            <w:vAlign w:val="center"/>
          </w:tcPr>
          <w:p w14:paraId="0000029A" w14:textId="77777777" w:rsidR="005660EC" w:rsidRPr="00B43CA9" w:rsidRDefault="005660EC">
            <w:pPr>
              <w:rPr>
                <w:sz w:val="24"/>
                <w:szCs w:val="24"/>
                <w:lang w:val="fr-FR"/>
                <w:rPrChange w:id="117" w:author="Emilien Lasne" w:date="2021-01-29T10:15:00Z">
                  <w:rPr>
                    <w:sz w:val="24"/>
                    <w:szCs w:val="24"/>
                  </w:rPr>
                </w:rPrChange>
              </w:rPr>
            </w:pPr>
          </w:p>
        </w:tc>
        <w:tc>
          <w:tcPr>
            <w:tcW w:w="4032" w:type="dxa"/>
            <w:tcBorders>
              <w:top w:val="nil"/>
              <w:left w:val="nil"/>
              <w:bottom w:val="nil"/>
              <w:right w:val="nil"/>
            </w:tcBorders>
            <w:tcMar>
              <w:top w:w="0" w:type="dxa"/>
              <w:left w:w="0" w:type="dxa"/>
              <w:bottom w:w="0" w:type="dxa"/>
              <w:right w:w="0" w:type="dxa"/>
            </w:tcMar>
            <w:vAlign w:val="center"/>
          </w:tcPr>
          <w:p w14:paraId="0000029B" w14:textId="77777777" w:rsidR="005660EC" w:rsidRPr="00155F65" w:rsidRDefault="00FB0BCD">
            <w:pPr>
              <w:rPr>
                <w:sz w:val="24"/>
                <w:szCs w:val="24"/>
              </w:rPr>
            </w:pPr>
            <w:r w:rsidRPr="00B43CA9">
              <w:rPr>
                <w:sz w:val="24"/>
                <w:szCs w:val="24"/>
                <w:lang w:val="fr-FR"/>
                <w:rPrChange w:id="118" w:author="Emilien Lasne" w:date="2021-01-29T10:15:00Z">
                  <w:rPr>
                    <w:sz w:val="24"/>
                    <w:szCs w:val="24"/>
                  </w:rPr>
                </w:rPrChange>
              </w:rPr>
              <w:t xml:space="preserve">   </w:t>
            </w:r>
            <w:r w:rsidRPr="00155F65">
              <w:rPr>
                <w:sz w:val="24"/>
                <w:szCs w:val="24"/>
              </w:rPr>
              <w:t>pop + female</w:t>
            </w:r>
          </w:p>
        </w:tc>
        <w:tc>
          <w:tcPr>
            <w:tcW w:w="1584" w:type="dxa"/>
            <w:tcBorders>
              <w:top w:val="nil"/>
              <w:left w:val="nil"/>
              <w:bottom w:val="nil"/>
              <w:right w:val="nil"/>
            </w:tcBorders>
            <w:tcMar>
              <w:top w:w="0" w:type="dxa"/>
              <w:left w:w="0" w:type="dxa"/>
              <w:bottom w:w="0" w:type="dxa"/>
              <w:right w:w="0" w:type="dxa"/>
            </w:tcMar>
            <w:vAlign w:val="center"/>
          </w:tcPr>
          <w:p w14:paraId="0000029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9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9E" w14:textId="77777777" w:rsidR="005660EC" w:rsidRPr="00155F65" w:rsidRDefault="00FB0BCD">
            <w:pPr>
              <w:jc w:val="center"/>
              <w:rPr>
                <w:sz w:val="24"/>
                <w:szCs w:val="24"/>
              </w:rPr>
            </w:pPr>
            <w:r w:rsidRPr="00155F65">
              <w:rPr>
                <w:sz w:val="24"/>
                <w:szCs w:val="24"/>
              </w:rPr>
              <w:t>886.79</w:t>
            </w:r>
          </w:p>
        </w:tc>
        <w:tc>
          <w:tcPr>
            <w:tcW w:w="1020" w:type="dxa"/>
            <w:tcBorders>
              <w:top w:val="nil"/>
              <w:left w:val="nil"/>
              <w:bottom w:val="nil"/>
              <w:right w:val="nil"/>
            </w:tcBorders>
            <w:tcMar>
              <w:top w:w="0" w:type="dxa"/>
              <w:left w:w="0" w:type="dxa"/>
              <w:bottom w:w="0" w:type="dxa"/>
              <w:right w:w="0" w:type="dxa"/>
            </w:tcMar>
            <w:vAlign w:val="center"/>
          </w:tcPr>
          <w:p w14:paraId="0000029F" w14:textId="77777777" w:rsidR="005660EC" w:rsidRPr="00155F65" w:rsidRDefault="00FB0BCD">
            <w:pPr>
              <w:jc w:val="center"/>
              <w:rPr>
                <w:sz w:val="24"/>
                <w:szCs w:val="24"/>
              </w:rPr>
            </w:pPr>
            <w:r w:rsidRPr="00155F65">
              <w:rPr>
                <w:sz w:val="24"/>
                <w:szCs w:val="24"/>
              </w:rPr>
              <w:t>&lt; 0.001</w:t>
            </w:r>
          </w:p>
        </w:tc>
      </w:tr>
      <w:tr w:rsidR="005660EC" w:rsidRPr="00155F65" w14:paraId="7502F63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1"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2"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A3"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A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A5" w14:textId="77777777" w:rsidR="005660EC" w:rsidRPr="00155F65" w:rsidRDefault="00FB0BCD">
            <w:pPr>
              <w:jc w:val="center"/>
              <w:rPr>
                <w:sz w:val="24"/>
                <w:szCs w:val="24"/>
              </w:rPr>
            </w:pPr>
            <w:r w:rsidRPr="00155F65">
              <w:rPr>
                <w:sz w:val="24"/>
                <w:szCs w:val="24"/>
              </w:rPr>
              <w:t>628.15</w:t>
            </w:r>
          </w:p>
        </w:tc>
        <w:tc>
          <w:tcPr>
            <w:tcW w:w="1020" w:type="dxa"/>
            <w:tcBorders>
              <w:top w:val="nil"/>
              <w:left w:val="nil"/>
              <w:bottom w:val="nil"/>
              <w:right w:val="nil"/>
            </w:tcBorders>
            <w:tcMar>
              <w:top w:w="0" w:type="dxa"/>
              <w:left w:w="0" w:type="dxa"/>
              <w:bottom w:w="0" w:type="dxa"/>
              <w:right w:w="0" w:type="dxa"/>
            </w:tcMar>
            <w:vAlign w:val="center"/>
          </w:tcPr>
          <w:p w14:paraId="000002A6" w14:textId="77777777" w:rsidR="005660EC" w:rsidRPr="00155F65" w:rsidRDefault="00FB0BCD">
            <w:pPr>
              <w:jc w:val="center"/>
              <w:rPr>
                <w:sz w:val="24"/>
                <w:szCs w:val="24"/>
              </w:rPr>
            </w:pPr>
            <w:r w:rsidRPr="00155F65">
              <w:rPr>
                <w:sz w:val="24"/>
                <w:szCs w:val="24"/>
              </w:rPr>
              <w:t>&lt; 0.001</w:t>
            </w:r>
          </w:p>
        </w:tc>
      </w:tr>
      <w:tr w:rsidR="005660EC" w:rsidRPr="00155F65" w14:paraId="0DACA44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9"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AA"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A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AC" w14:textId="77777777" w:rsidR="005660EC" w:rsidRPr="00155F65" w:rsidRDefault="00FB0BCD">
            <w:pPr>
              <w:jc w:val="center"/>
              <w:rPr>
                <w:sz w:val="24"/>
                <w:szCs w:val="24"/>
              </w:rPr>
            </w:pPr>
            <w:r w:rsidRPr="00155F65">
              <w:rPr>
                <w:sz w:val="24"/>
                <w:szCs w:val="24"/>
              </w:rPr>
              <w:t>19.03</w:t>
            </w:r>
          </w:p>
        </w:tc>
        <w:tc>
          <w:tcPr>
            <w:tcW w:w="1020" w:type="dxa"/>
            <w:tcBorders>
              <w:top w:val="nil"/>
              <w:left w:val="nil"/>
              <w:bottom w:val="nil"/>
              <w:right w:val="nil"/>
            </w:tcBorders>
            <w:tcMar>
              <w:top w:w="0" w:type="dxa"/>
              <w:left w:w="0" w:type="dxa"/>
              <w:bottom w:w="0" w:type="dxa"/>
              <w:right w:w="0" w:type="dxa"/>
            </w:tcMar>
            <w:vAlign w:val="center"/>
          </w:tcPr>
          <w:p w14:paraId="000002AD" w14:textId="77777777" w:rsidR="005660EC" w:rsidRPr="00155F65" w:rsidRDefault="00FB0BCD">
            <w:pPr>
              <w:jc w:val="center"/>
              <w:rPr>
                <w:sz w:val="24"/>
                <w:szCs w:val="24"/>
              </w:rPr>
            </w:pPr>
            <w:r w:rsidRPr="00155F65">
              <w:rPr>
                <w:sz w:val="24"/>
                <w:szCs w:val="24"/>
              </w:rPr>
              <w:t>&lt; 0.001</w:t>
            </w:r>
          </w:p>
        </w:tc>
      </w:tr>
      <w:tr w:rsidR="005660EC" w:rsidRPr="00155F65" w14:paraId="3326FAD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AF"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B0" w14:textId="77777777" w:rsidR="005660EC" w:rsidRPr="00155F65" w:rsidRDefault="00FB0BCD">
            <w:pPr>
              <w:rPr>
                <w:sz w:val="24"/>
                <w:szCs w:val="24"/>
              </w:rPr>
            </w:pPr>
            <w:r w:rsidRPr="00155F65">
              <w:rPr>
                <w:sz w:val="24"/>
                <w:szCs w:val="24"/>
              </w:rPr>
              <w:t xml:space="preserve">   t + pop + t:pop</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B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B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B3" w14:textId="77777777" w:rsidR="005660EC" w:rsidRPr="00155F65" w:rsidRDefault="00FB0BCD">
            <w:pPr>
              <w:jc w:val="center"/>
              <w:rPr>
                <w:sz w:val="24"/>
                <w:szCs w:val="24"/>
              </w:rPr>
            </w:pPr>
            <w:r w:rsidRPr="00155F65">
              <w:rPr>
                <w:sz w:val="24"/>
                <w:szCs w:val="24"/>
              </w:rPr>
              <w:t>161.40</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B4" w14:textId="77777777" w:rsidR="005660EC" w:rsidRPr="00155F65" w:rsidRDefault="00FB0BCD">
            <w:pPr>
              <w:jc w:val="center"/>
              <w:rPr>
                <w:sz w:val="24"/>
                <w:szCs w:val="24"/>
              </w:rPr>
            </w:pPr>
            <w:r w:rsidRPr="00155F65">
              <w:rPr>
                <w:sz w:val="24"/>
                <w:szCs w:val="24"/>
              </w:rPr>
              <w:t>&lt; 0.001</w:t>
            </w:r>
          </w:p>
        </w:tc>
      </w:tr>
      <w:tr w:rsidR="005660EC" w:rsidRPr="00155F65" w14:paraId="79726CD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2B6"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2B7" w14:textId="77777777" w:rsidR="005660EC" w:rsidRPr="00155F65" w:rsidRDefault="00FB0BCD">
            <w:pPr>
              <w:rPr>
                <w:sz w:val="24"/>
                <w:szCs w:val="24"/>
              </w:rPr>
            </w:pPr>
            <w:r w:rsidRPr="00155F65">
              <w:rPr>
                <w:b/>
                <w:sz w:val="24"/>
                <w:szCs w:val="24"/>
              </w:rPr>
              <w:t xml:space="preserve">   t + sp + t:sp + female:male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B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B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B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BB" w14:textId="77777777" w:rsidR="005660EC" w:rsidRPr="00155F65" w:rsidRDefault="005660EC">
            <w:pPr>
              <w:jc w:val="center"/>
              <w:rPr>
                <w:sz w:val="24"/>
                <w:szCs w:val="24"/>
              </w:rPr>
            </w:pPr>
          </w:p>
        </w:tc>
      </w:tr>
      <w:tr w:rsidR="005660EC" w:rsidRPr="00155F65" w14:paraId="35C640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C"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B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BE" w14:textId="77777777" w:rsidR="005660EC" w:rsidRPr="00155F65" w:rsidRDefault="00FB0BCD">
            <w:pPr>
              <w:rPr>
                <w:sz w:val="24"/>
                <w:szCs w:val="24"/>
              </w:rPr>
            </w:pPr>
            <w:r w:rsidRPr="00155F65">
              <w:rPr>
                <w:sz w:val="24"/>
                <w:szCs w:val="24"/>
              </w:rPr>
              <w:t xml:space="preserve">   sp + female:male + female</w:t>
            </w:r>
          </w:p>
        </w:tc>
        <w:tc>
          <w:tcPr>
            <w:tcW w:w="1584" w:type="dxa"/>
            <w:tcBorders>
              <w:top w:val="nil"/>
              <w:left w:val="nil"/>
              <w:bottom w:val="nil"/>
              <w:right w:val="nil"/>
            </w:tcBorders>
            <w:tcMar>
              <w:top w:w="0" w:type="dxa"/>
              <w:left w:w="0" w:type="dxa"/>
              <w:bottom w:w="0" w:type="dxa"/>
              <w:right w:w="0" w:type="dxa"/>
            </w:tcMar>
            <w:vAlign w:val="center"/>
          </w:tcPr>
          <w:p w14:paraId="000002B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C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1" w14:textId="77777777" w:rsidR="005660EC" w:rsidRPr="00155F65" w:rsidRDefault="00FB0BCD">
            <w:pPr>
              <w:jc w:val="center"/>
              <w:rPr>
                <w:sz w:val="24"/>
                <w:szCs w:val="24"/>
              </w:rPr>
            </w:pPr>
            <w:r w:rsidRPr="00155F65">
              <w:rPr>
                <w:sz w:val="24"/>
                <w:szCs w:val="24"/>
              </w:rPr>
              <w:t>467.20</w:t>
            </w:r>
          </w:p>
        </w:tc>
        <w:tc>
          <w:tcPr>
            <w:tcW w:w="1020" w:type="dxa"/>
            <w:tcBorders>
              <w:top w:val="nil"/>
              <w:left w:val="nil"/>
              <w:bottom w:val="nil"/>
              <w:right w:val="nil"/>
            </w:tcBorders>
            <w:tcMar>
              <w:top w:w="0" w:type="dxa"/>
              <w:left w:w="0" w:type="dxa"/>
              <w:bottom w:w="0" w:type="dxa"/>
              <w:right w:w="0" w:type="dxa"/>
            </w:tcMar>
            <w:vAlign w:val="center"/>
          </w:tcPr>
          <w:p w14:paraId="000002C2" w14:textId="77777777" w:rsidR="005660EC" w:rsidRPr="00155F65" w:rsidRDefault="00FB0BCD">
            <w:pPr>
              <w:jc w:val="center"/>
              <w:rPr>
                <w:sz w:val="24"/>
                <w:szCs w:val="24"/>
              </w:rPr>
            </w:pPr>
            <w:r w:rsidRPr="00155F65">
              <w:rPr>
                <w:sz w:val="24"/>
                <w:szCs w:val="24"/>
              </w:rPr>
              <w:t>&lt; 0.001</w:t>
            </w:r>
          </w:p>
        </w:tc>
      </w:tr>
      <w:tr w:rsidR="005660EC" w:rsidRPr="00155F65" w14:paraId="119DE63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3"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C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5" w14:textId="77777777" w:rsidR="005660EC" w:rsidRPr="00155F65" w:rsidRDefault="00FB0BCD">
            <w:pPr>
              <w:rPr>
                <w:sz w:val="24"/>
                <w:szCs w:val="24"/>
              </w:rPr>
            </w:pPr>
            <w:r w:rsidRPr="00155F65">
              <w:rPr>
                <w:sz w:val="24"/>
                <w:szCs w:val="24"/>
              </w:rPr>
              <w:t xml:space="preserve">   t + female:male + female</w:t>
            </w:r>
          </w:p>
        </w:tc>
        <w:tc>
          <w:tcPr>
            <w:tcW w:w="1584" w:type="dxa"/>
            <w:tcBorders>
              <w:top w:val="nil"/>
              <w:left w:val="nil"/>
              <w:bottom w:val="nil"/>
              <w:right w:val="nil"/>
            </w:tcBorders>
            <w:tcMar>
              <w:top w:w="0" w:type="dxa"/>
              <w:left w:w="0" w:type="dxa"/>
              <w:bottom w:w="0" w:type="dxa"/>
              <w:right w:w="0" w:type="dxa"/>
            </w:tcMar>
            <w:vAlign w:val="center"/>
          </w:tcPr>
          <w:p w14:paraId="000002C6" w14:textId="77777777" w:rsidR="005660EC" w:rsidRPr="00155F65" w:rsidRDefault="00FB0BCD">
            <w:pPr>
              <w:rPr>
                <w:sz w:val="24"/>
                <w:szCs w:val="24"/>
              </w:rPr>
            </w:pPr>
            <w:r w:rsidRPr="00155F65">
              <w:rPr>
                <w:sz w:val="24"/>
                <w:szCs w:val="24"/>
              </w:rPr>
              <w:t>sp</w:t>
            </w:r>
          </w:p>
        </w:tc>
        <w:tc>
          <w:tcPr>
            <w:tcW w:w="425" w:type="dxa"/>
            <w:tcBorders>
              <w:top w:val="nil"/>
              <w:left w:val="nil"/>
              <w:bottom w:val="nil"/>
              <w:right w:val="nil"/>
            </w:tcBorders>
            <w:tcMar>
              <w:top w:w="0" w:type="dxa"/>
              <w:left w:w="0" w:type="dxa"/>
              <w:bottom w:w="0" w:type="dxa"/>
              <w:right w:w="0" w:type="dxa"/>
            </w:tcMar>
            <w:vAlign w:val="center"/>
          </w:tcPr>
          <w:p w14:paraId="000002C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C8" w14:textId="77777777" w:rsidR="005660EC" w:rsidRPr="00155F65" w:rsidRDefault="00FB0BCD">
            <w:pPr>
              <w:jc w:val="center"/>
              <w:rPr>
                <w:sz w:val="24"/>
                <w:szCs w:val="24"/>
              </w:rPr>
            </w:pPr>
            <w:r w:rsidRPr="00155F65">
              <w:rPr>
                <w:sz w:val="24"/>
                <w:szCs w:val="24"/>
              </w:rPr>
              <w:t>2091.33</w:t>
            </w:r>
          </w:p>
        </w:tc>
        <w:tc>
          <w:tcPr>
            <w:tcW w:w="1020" w:type="dxa"/>
            <w:tcBorders>
              <w:top w:val="nil"/>
              <w:left w:val="nil"/>
              <w:bottom w:val="nil"/>
              <w:right w:val="nil"/>
            </w:tcBorders>
            <w:tcMar>
              <w:top w:w="0" w:type="dxa"/>
              <w:left w:w="0" w:type="dxa"/>
              <w:bottom w:w="0" w:type="dxa"/>
              <w:right w:w="0" w:type="dxa"/>
            </w:tcMar>
            <w:vAlign w:val="center"/>
          </w:tcPr>
          <w:p w14:paraId="000002C9" w14:textId="77777777" w:rsidR="005660EC" w:rsidRPr="00155F65" w:rsidRDefault="00FB0BCD">
            <w:pPr>
              <w:jc w:val="center"/>
              <w:rPr>
                <w:sz w:val="24"/>
                <w:szCs w:val="24"/>
              </w:rPr>
            </w:pPr>
            <w:r w:rsidRPr="00155F65">
              <w:rPr>
                <w:sz w:val="24"/>
                <w:szCs w:val="24"/>
              </w:rPr>
              <w:t>&lt; 0.001</w:t>
            </w:r>
          </w:p>
        </w:tc>
      </w:tr>
      <w:tr w:rsidR="005660EC" w:rsidRPr="00155F65" w14:paraId="719501A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CB"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C" w14:textId="77777777" w:rsidR="005660EC" w:rsidRPr="00155F65" w:rsidRDefault="00FB0BCD">
            <w:pPr>
              <w:rPr>
                <w:sz w:val="24"/>
                <w:szCs w:val="24"/>
              </w:rPr>
            </w:pPr>
            <w:r w:rsidRPr="00155F65">
              <w:rPr>
                <w:sz w:val="24"/>
                <w:szCs w:val="24"/>
              </w:rPr>
              <w:t xml:space="preserve">   t + sp + female:male + female</w:t>
            </w:r>
          </w:p>
        </w:tc>
        <w:tc>
          <w:tcPr>
            <w:tcW w:w="1584" w:type="dxa"/>
            <w:tcBorders>
              <w:top w:val="nil"/>
              <w:left w:val="nil"/>
              <w:bottom w:val="nil"/>
              <w:right w:val="nil"/>
            </w:tcBorders>
            <w:tcMar>
              <w:top w:w="0" w:type="dxa"/>
              <w:left w:w="0" w:type="dxa"/>
              <w:bottom w:w="0" w:type="dxa"/>
              <w:right w:w="0" w:type="dxa"/>
            </w:tcMar>
            <w:vAlign w:val="center"/>
          </w:tcPr>
          <w:p w14:paraId="000002CD"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C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F" w14:textId="77777777" w:rsidR="005660EC" w:rsidRPr="00155F65" w:rsidRDefault="00FB0BCD">
            <w:pPr>
              <w:jc w:val="center"/>
              <w:rPr>
                <w:sz w:val="24"/>
                <w:szCs w:val="24"/>
              </w:rPr>
            </w:pPr>
            <w:r w:rsidRPr="00155F65">
              <w:rPr>
                <w:sz w:val="24"/>
                <w:szCs w:val="24"/>
              </w:rPr>
              <w:t>14.49</w:t>
            </w:r>
          </w:p>
        </w:tc>
        <w:tc>
          <w:tcPr>
            <w:tcW w:w="1020" w:type="dxa"/>
            <w:tcBorders>
              <w:top w:val="nil"/>
              <w:left w:val="nil"/>
              <w:bottom w:val="nil"/>
              <w:right w:val="nil"/>
            </w:tcBorders>
            <w:tcMar>
              <w:top w:w="0" w:type="dxa"/>
              <w:left w:w="0" w:type="dxa"/>
              <w:bottom w:w="0" w:type="dxa"/>
              <w:right w:w="0" w:type="dxa"/>
            </w:tcMar>
            <w:vAlign w:val="center"/>
          </w:tcPr>
          <w:p w14:paraId="000002D0" w14:textId="77777777" w:rsidR="005660EC" w:rsidRPr="00155F65" w:rsidRDefault="00FB0BCD">
            <w:pPr>
              <w:jc w:val="center"/>
              <w:rPr>
                <w:sz w:val="24"/>
                <w:szCs w:val="24"/>
              </w:rPr>
            </w:pPr>
            <w:r w:rsidRPr="00155F65">
              <w:rPr>
                <w:sz w:val="24"/>
                <w:szCs w:val="24"/>
              </w:rPr>
              <w:t>0.002</w:t>
            </w:r>
          </w:p>
        </w:tc>
      </w:tr>
      <w:tr w:rsidR="005660EC" w:rsidRPr="00155F65" w14:paraId="7C6D36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D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D2"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D3" w14:textId="77777777" w:rsidR="005660EC" w:rsidRPr="00B43CA9" w:rsidRDefault="00FB0BCD">
            <w:pPr>
              <w:rPr>
                <w:sz w:val="24"/>
                <w:szCs w:val="24"/>
                <w:lang w:val="fr-FR"/>
                <w:rPrChange w:id="119" w:author="Emilien Lasne" w:date="2021-01-29T10:15:00Z">
                  <w:rPr>
                    <w:sz w:val="24"/>
                    <w:szCs w:val="24"/>
                  </w:rPr>
                </w:rPrChange>
              </w:rPr>
            </w:pPr>
            <w:r w:rsidRPr="00B43CA9">
              <w:rPr>
                <w:sz w:val="24"/>
                <w:szCs w:val="24"/>
                <w:lang w:val="fr-FR"/>
                <w:rPrChange w:id="120" w:author="Emilien Lasne" w:date="2021-01-29T10:15:00Z">
                  <w:rPr>
                    <w:sz w:val="24"/>
                    <w:szCs w:val="24"/>
                  </w:rPr>
                </w:rPrChange>
              </w:rPr>
              <w:t xml:space="preserve">   t + sp + t:sp + female</w:t>
            </w:r>
          </w:p>
        </w:tc>
        <w:tc>
          <w:tcPr>
            <w:tcW w:w="1584" w:type="dxa"/>
            <w:tcBorders>
              <w:top w:val="nil"/>
              <w:left w:val="nil"/>
              <w:bottom w:val="nil"/>
              <w:right w:val="nil"/>
            </w:tcBorders>
            <w:tcMar>
              <w:top w:w="0" w:type="dxa"/>
              <w:left w:w="0" w:type="dxa"/>
              <w:bottom w:w="0" w:type="dxa"/>
              <w:right w:w="0" w:type="dxa"/>
            </w:tcMar>
            <w:vAlign w:val="center"/>
          </w:tcPr>
          <w:p w14:paraId="000002D4" w14:textId="77777777" w:rsidR="005660EC" w:rsidRPr="00155F65" w:rsidRDefault="00FB0BCD">
            <w:pPr>
              <w:rPr>
                <w:sz w:val="24"/>
                <w:szCs w:val="24"/>
              </w:rPr>
            </w:pPr>
            <w:r w:rsidRPr="00155F65">
              <w:rPr>
                <w:sz w:val="24"/>
                <w:szCs w:val="24"/>
              </w:rPr>
              <w:t>female:male</w:t>
            </w:r>
          </w:p>
        </w:tc>
        <w:tc>
          <w:tcPr>
            <w:tcW w:w="425" w:type="dxa"/>
            <w:tcBorders>
              <w:top w:val="nil"/>
              <w:left w:val="nil"/>
              <w:bottom w:val="nil"/>
              <w:right w:val="nil"/>
            </w:tcBorders>
            <w:tcMar>
              <w:top w:w="0" w:type="dxa"/>
              <w:left w:w="0" w:type="dxa"/>
              <w:bottom w:w="0" w:type="dxa"/>
              <w:right w:w="0" w:type="dxa"/>
            </w:tcMar>
            <w:vAlign w:val="center"/>
          </w:tcPr>
          <w:p w14:paraId="000002D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D6" w14:textId="77777777" w:rsidR="005660EC" w:rsidRPr="00155F65" w:rsidRDefault="00FB0BCD">
            <w:pPr>
              <w:jc w:val="center"/>
              <w:rPr>
                <w:sz w:val="24"/>
                <w:szCs w:val="24"/>
              </w:rPr>
            </w:pPr>
            <w:r w:rsidRPr="00155F65">
              <w:rPr>
                <w:sz w:val="24"/>
                <w:szCs w:val="24"/>
              </w:rPr>
              <w:t>13.83</w:t>
            </w:r>
          </w:p>
        </w:tc>
        <w:tc>
          <w:tcPr>
            <w:tcW w:w="1020" w:type="dxa"/>
            <w:tcBorders>
              <w:top w:val="nil"/>
              <w:left w:val="nil"/>
              <w:bottom w:val="nil"/>
              <w:right w:val="nil"/>
            </w:tcBorders>
            <w:tcMar>
              <w:top w:w="0" w:type="dxa"/>
              <w:left w:w="0" w:type="dxa"/>
              <w:bottom w:w="0" w:type="dxa"/>
              <w:right w:w="0" w:type="dxa"/>
            </w:tcMar>
            <w:vAlign w:val="center"/>
          </w:tcPr>
          <w:p w14:paraId="000002D7" w14:textId="77777777" w:rsidR="005660EC" w:rsidRPr="00155F65" w:rsidRDefault="00FB0BCD">
            <w:pPr>
              <w:jc w:val="center"/>
              <w:rPr>
                <w:sz w:val="24"/>
                <w:szCs w:val="24"/>
              </w:rPr>
            </w:pPr>
            <w:r w:rsidRPr="00155F65">
              <w:rPr>
                <w:sz w:val="24"/>
                <w:szCs w:val="24"/>
              </w:rPr>
              <w:t>&lt; 0.001</w:t>
            </w:r>
          </w:p>
        </w:tc>
      </w:tr>
      <w:tr w:rsidR="005660EC" w:rsidRPr="00155F65" w14:paraId="04C98264"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2D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Mar>
              <w:top w:w="0" w:type="dxa"/>
              <w:left w:w="0" w:type="dxa"/>
              <w:bottom w:w="0" w:type="dxa"/>
              <w:right w:w="0" w:type="dxa"/>
            </w:tcMar>
            <w:vAlign w:val="center"/>
          </w:tcPr>
          <w:p w14:paraId="000002D9" w14:textId="77777777" w:rsidR="005660EC" w:rsidRPr="00155F65" w:rsidRDefault="005660EC">
            <w:pPr>
              <w:rPr>
                <w:sz w:val="24"/>
                <w:szCs w:val="24"/>
              </w:rPr>
            </w:pPr>
          </w:p>
        </w:tc>
        <w:tc>
          <w:tcPr>
            <w:tcW w:w="4032" w:type="dxa"/>
            <w:tcBorders>
              <w:top w:val="nil"/>
              <w:left w:val="nil"/>
              <w:bottom w:val="single" w:sz="4" w:space="0" w:color="000000"/>
              <w:right w:val="nil"/>
            </w:tcBorders>
            <w:tcMar>
              <w:top w:w="0" w:type="dxa"/>
              <w:left w:w="0" w:type="dxa"/>
              <w:bottom w:w="0" w:type="dxa"/>
              <w:right w:w="0" w:type="dxa"/>
            </w:tcMar>
            <w:vAlign w:val="center"/>
          </w:tcPr>
          <w:p w14:paraId="000002DA" w14:textId="77777777" w:rsidR="005660EC" w:rsidRPr="00B43CA9" w:rsidRDefault="00FB0BCD">
            <w:pPr>
              <w:rPr>
                <w:sz w:val="24"/>
                <w:szCs w:val="24"/>
                <w:lang w:val="fr-FR"/>
                <w:rPrChange w:id="121" w:author="Emilien Lasne" w:date="2021-01-29T10:15:00Z">
                  <w:rPr>
                    <w:sz w:val="24"/>
                    <w:szCs w:val="24"/>
                  </w:rPr>
                </w:rPrChange>
              </w:rPr>
            </w:pPr>
            <w:r w:rsidRPr="00B43CA9">
              <w:rPr>
                <w:sz w:val="24"/>
                <w:szCs w:val="24"/>
                <w:lang w:val="fr-FR"/>
                <w:rPrChange w:id="122" w:author="Emilien Lasne" w:date="2021-01-29T10:15:00Z">
                  <w:rPr>
                    <w:sz w:val="24"/>
                    <w:szCs w:val="24"/>
                  </w:rPr>
                </w:rPrChange>
              </w:rPr>
              <w:t xml:space="preserve">   t + sp + t:sp + female:male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D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D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DD" w14:textId="77777777" w:rsidR="005660EC" w:rsidRPr="00155F65" w:rsidRDefault="00FB0BCD">
            <w:pPr>
              <w:jc w:val="center"/>
              <w:rPr>
                <w:sz w:val="24"/>
                <w:szCs w:val="24"/>
              </w:rPr>
            </w:pPr>
            <w:r w:rsidRPr="00155F65">
              <w:rPr>
                <w:sz w:val="24"/>
                <w:szCs w:val="24"/>
              </w:rPr>
              <w:t>48.81</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DE" w14:textId="77777777" w:rsidR="005660EC" w:rsidRPr="00155F65" w:rsidRDefault="00FB0BCD">
            <w:pPr>
              <w:jc w:val="center"/>
              <w:rPr>
                <w:sz w:val="24"/>
                <w:szCs w:val="24"/>
              </w:rPr>
            </w:pPr>
            <w:r w:rsidRPr="00155F65">
              <w:rPr>
                <w:sz w:val="24"/>
                <w:szCs w:val="24"/>
              </w:rPr>
              <w:t>&lt; 0.001</w:t>
            </w:r>
          </w:p>
        </w:tc>
      </w:tr>
      <w:tr w:rsidR="005660EC" w:rsidRPr="00B43CA9" w14:paraId="419BFC63"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2DF" w14:textId="77777777" w:rsidR="005660EC" w:rsidRPr="00155F65" w:rsidRDefault="00FB0BCD">
            <w:pPr>
              <w:rPr>
                <w:sz w:val="24"/>
                <w:szCs w:val="24"/>
              </w:rPr>
            </w:pPr>
            <w:r w:rsidRPr="00155F65">
              <w:rPr>
                <w:sz w:val="24"/>
                <w:szCs w:val="24"/>
              </w:rPr>
              <w:t>Yolk-sac Volume</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E0"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E1" w14:textId="77777777" w:rsidR="005660EC" w:rsidRPr="00B43CA9" w:rsidRDefault="00FB0BCD">
            <w:pPr>
              <w:rPr>
                <w:sz w:val="24"/>
                <w:szCs w:val="24"/>
                <w:lang w:val="fr-FR"/>
                <w:rPrChange w:id="123" w:author="Emilien Lasne" w:date="2021-01-29T10:15:00Z">
                  <w:rPr>
                    <w:sz w:val="24"/>
                    <w:szCs w:val="24"/>
                  </w:rPr>
                </w:rPrChange>
              </w:rPr>
            </w:pPr>
            <w:r w:rsidRPr="00B43CA9">
              <w:rPr>
                <w:b/>
                <w:sz w:val="24"/>
                <w:szCs w:val="24"/>
                <w:lang w:val="fr-FR"/>
                <w:rPrChange w:id="124" w:author="Emilien Lasne" w:date="2021-01-29T10:15:00Z">
                  <w:rPr>
                    <w:b/>
                    <w:sz w:val="24"/>
                    <w:szCs w:val="24"/>
                  </w:rPr>
                </w:rPrChange>
              </w:rPr>
              <w:t xml:space="preserve">   t + pop + t:pop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E2" w14:textId="77777777" w:rsidR="005660EC" w:rsidRPr="00B43CA9" w:rsidRDefault="005660EC">
            <w:pPr>
              <w:rPr>
                <w:sz w:val="24"/>
                <w:szCs w:val="24"/>
                <w:lang w:val="fr-FR"/>
                <w:rPrChange w:id="125" w:author="Emilien Lasne" w:date="2021-01-29T10:15:00Z">
                  <w:rPr>
                    <w:sz w:val="24"/>
                    <w:szCs w:val="24"/>
                  </w:rPr>
                </w:rPrChange>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E3" w14:textId="77777777" w:rsidR="005660EC" w:rsidRPr="00B43CA9" w:rsidRDefault="005660EC">
            <w:pPr>
              <w:jc w:val="center"/>
              <w:rPr>
                <w:sz w:val="24"/>
                <w:szCs w:val="24"/>
                <w:lang w:val="fr-FR"/>
                <w:rPrChange w:id="126" w:author="Emilien Lasne" w:date="2021-01-29T10:15:00Z">
                  <w:rPr>
                    <w:sz w:val="24"/>
                    <w:szCs w:val="24"/>
                  </w:rPr>
                </w:rPrChange>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E4" w14:textId="77777777" w:rsidR="005660EC" w:rsidRPr="00B43CA9" w:rsidRDefault="005660EC">
            <w:pPr>
              <w:jc w:val="center"/>
              <w:rPr>
                <w:sz w:val="24"/>
                <w:szCs w:val="24"/>
                <w:lang w:val="fr-FR"/>
                <w:rPrChange w:id="127" w:author="Emilien Lasne" w:date="2021-01-29T10:15:00Z">
                  <w:rPr>
                    <w:sz w:val="24"/>
                    <w:szCs w:val="24"/>
                  </w:rPr>
                </w:rPrChange>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E5" w14:textId="77777777" w:rsidR="005660EC" w:rsidRPr="00B43CA9" w:rsidRDefault="005660EC">
            <w:pPr>
              <w:jc w:val="center"/>
              <w:rPr>
                <w:sz w:val="24"/>
                <w:szCs w:val="24"/>
                <w:lang w:val="fr-FR"/>
                <w:rPrChange w:id="128" w:author="Emilien Lasne" w:date="2021-01-29T10:15:00Z">
                  <w:rPr>
                    <w:sz w:val="24"/>
                    <w:szCs w:val="24"/>
                  </w:rPr>
                </w:rPrChange>
              </w:rPr>
            </w:pPr>
          </w:p>
        </w:tc>
      </w:tr>
      <w:tr w:rsidR="005660EC" w:rsidRPr="00155F65" w14:paraId="182E3570"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2E6" w14:textId="77777777" w:rsidR="005660EC" w:rsidRPr="00B43CA9" w:rsidRDefault="005660EC">
            <w:pPr>
              <w:widowControl w:val="0"/>
              <w:pBdr>
                <w:top w:val="nil"/>
                <w:left w:val="nil"/>
                <w:bottom w:val="nil"/>
                <w:right w:val="nil"/>
                <w:between w:val="nil"/>
              </w:pBdr>
              <w:spacing w:line="276" w:lineRule="auto"/>
              <w:rPr>
                <w:sz w:val="24"/>
                <w:szCs w:val="24"/>
                <w:lang w:val="fr-FR"/>
                <w:rPrChange w:id="129" w:author="Emilien Lasne" w:date="2021-01-29T10:15:00Z">
                  <w:rPr>
                    <w:sz w:val="24"/>
                    <w:szCs w:val="24"/>
                  </w:rPr>
                </w:rPrChange>
              </w:rPr>
            </w:pPr>
          </w:p>
        </w:tc>
        <w:tc>
          <w:tcPr>
            <w:tcW w:w="1440" w:type="dxa"/>
            <w:tcBorders>
              <w:top w:val="nil"/>
              <w:left w:val="nil"/>
              <w:bottom w:val="nil"/>
              <w:right w:val="nil"/>
            </w:tcBorders>
            <w:tcMar>
              <w:top w:w="0" w:type="dxa"/>
              <w:left w:w="0" w:type="dxa"/>
              <w:bottom w:w="0" w:type="dxa"/>
              <w:right w:w="0" w:type="dxa"/>
            </w:tcMar>
            <w:vAlign w:val="center"/>
          </w:tcPr>
          <w:p w14:paraId="000002E7" w14:textId="77777777" w:rsidR="005660EC" w:rsidRPr="00B43CA9" w:rsidRDefault="005660EC">
            <w:pPr>
              <w:rPr>
                <w:sz w:val="24"/>
                <w:szCs w:val="24"/>
                <w:lang w:val="fr-FR"/>
                <w:rPrChange w:id="130" w:author="Emilien Lasne" w:date="2021-01-29T10:15:00Z">
                  <w:rPr>
                    <w:sz w:val="24"/>
                    <w:szCs w:val="24"/>
                  </w:rPr>
                </w:rPrChange>
              </w:rPr>
            </w:pPr>
          </w:p>
        </w:tc>
        <w:tc>
          <w:tcPr>
            <w:tcW w:w="4032" w:type="dxa"/>
            <w:tcBorders>
              <w:top w:val="nil"/>
              <w:left w:val="nil"/>
              <w:bottom w:val="nil"/>
              <w:right w:val="nil"/>
            </w:tcBorders>
            <w:tcMar>
              <w:top w:w="0" w:type="dxa"/>
              <w:left w:w="0" w:type="dxa"/>
              <w:bottom w:w="0" w:type="dxa"/>
              <w:right w:w="0" w:type="dxa"/>
            </w:tcMar>
            <w:vAlign w:val="center"/>
          </w:tcPr>
          <w:p w14:paraId="000002E8" w14:textId="77777777" w:rsidR="005660EC" w:rsidRPr="00155F65" w:rsidRDefault="00FB0BCD">
            <w:pPr>
              <w:rPr>
                <w:sz w:val="24"/>
                <w:szCs w:val="24"/>
              </w:rPr>
            </w:pPr>
            <w:r w:rsidRPr="00B43CA9">
              <w:rPr>
                <w:sz w:val="24"/>
                <w:szCs w:val="24"/>
                <w:lang w:val="fr-FR"/>
                <w:rPrChange w:id="131" w:author="Emilien Lasne" w:date="2021-01-29T10:15:00Z">
                  <w:rPr>
                    <w:sz w:val="24"/>
                    <w:szCs w:val="24"/>
                  </w:rPr>
                </w:rPrChange>
              </w:rPr>
              <w:t xml:space="preserve">   </w:t>
            </w:r>
            <w:r w:rsidRPr="00155F65">
              <w:rPr>
                <w:sz w:val="24"/>
                <w:szCs w:val="24"/>
              </w:rPr>
              <w:t>pop + female</w:t>
            </w:r>
          </w:p>
        </w:tc>
        <w:tc>
          <w:tcPr>
            <w:tcW w:w="1584" w:type="dxa"/>
            <w:tcBorders>
              <w:top w:val="nil"/>
              <w:left w:val="nil"/>
              <w:bottom w:val="nil"/>
              <w:right w:val="nil"/>
            </w:tcBorders>
            <w:tcMar>
              <w:top w:w="0" w:type="dxa"/>
              <w:left w:w="0" w:type="dxa"/>
              <w:bottom w:w="0" w:type="dxa"/>
              <w:right w:w="0" w:type="dxa"/>
            </w:tcMar>
            <w:vAlign w:val="center"/>
          </w:tcPr>
          <w:p w14:paraId="000002E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E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EB" w14:textId="77777777" w:rsidR="005660EC" w:rsidRPr="00155F65" w:rsidRDefault="00FB0BCD">
            <w:pPr>
              <w:jc w:val="center"/>
              <w:rPr>
                <w:sz w:val="24"/>
                <w:szCs w:val="24"/>
              </w:rPr>
            </w:pPr>
            <w:r w:rsidRPr="00155F65">
              <w:rPr>
                <w:sz w:val="24"/>
                <w:szCs w:val="24"/>
              </w:rPr>
              <w:t>1,163.87</w:t>
            </w:r>
          </w:p>
        </w:tc>
        <w:tc>
          <w:tcPr>
            <w:tcW w:w="1020" w:type="dxa"/>
            <w:tcBorders>
              <w:top w:val="nil"/>
              <w:left w:val="nil"/>
              <w:bottom w:val="nil"/>
              <w:right w:val="nil"/>
            </w:tcBorders>
            <w:tcMar>
              <w:top w:w="0" w:type="dxa"/>
              <w:left w:w="0" w:type="dxa"/>
              <w:bottom w:w="0" w:type="dxa"/>
              <w:right w:w="0" w:type="dxa"/>
            </w:tcMar>
            <w:vAlign w:val="center"/>
          </w:tcPr>
          <w:p w14:paraId="000002EC" w14:textId="77777777" w:rsidR="005660EC" w:rsidRPr="00155F65" w:rsidRDefault="00FB0BCD">
            <w:pPr>
              <w:jc w:val="center"/>
              <w:rPr>
                <w:sz w:val="24"/>
                <w:szCs w:val="24"/>
              </w:rPr>
            </w:pPr>
            <w:r w:rsidRPr="00155F65">
              <w:rPr>
                <w:sz w:val="24"/>
                <w:szCs w:val="24"/>
              </w:rPr>
              <w:t>&lt; 0.001</w:t>
            </w:r>
          </w:p>
        </w:tc>
      </w:tr>
      <w:tr w:rsidR="005660EC" w:rsidRPr="00155F65" w14:paraId="3FC4CA80"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E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E"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F"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F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F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F2" w14:textId="77777777" w:rsidR="005660EC" w:rsidRPr="00155F65" w:rsidRDefault="00FB0BCD">
            <w:pPr>
              <w:jc w:val="center"/>
              <w:rPr>
                <w:sz w:val="24"/>
                <w:szCs w:val="24"/>
              </w:rPr>
            </w:pPr>
            <w:r w:rsidRPr="00155F65">
              <w:rPr>
                <w:sz w:val="24"/>
                <w:szCs w:val="24"/>
              </w:rPr>
              <w:t>246.56</w:t>
            </w:r>
          </w:p>
        </w:tc>
        <w:tc>
          <w:tcPr>
            <w:tcW w:w="1020" w:type="dxa"/>
            <w:tcBorders>
              <w:top w:val="nil"/>
              <w:left w:val="nil"/>
              <w:bottom w:val="nil"/>
              <w:right w:val="nil"/>
            </w:tcBorders>
            <w:tcMar>
              <w:top w:w="0" w:type="dxa"/>
              <w:left w:w="0" w:type="dxa"/>
              <w:bottom w:w="0" w:type="dxa"/>
              <w:right w:w="0" w:type="dxa"/>
            </w:tcMar>
            <w:vAlign w:val="center"/>
          </w:tcPr>
          <w:p w14:paraId="000002F3" w14:textId="77777777" w:rsidR="005660EC" w:rsidRPr="00155F65" w:rsidRDefault="00FB0BCD">
            <w:pPr>
              <w:jc w:val="center"/>
              <w:rPr>
                <w:sz w:val="24"/>
                <w:szCs w:val="24"/>
              </w:rPr>
            </w:pPr>
            <w:r w:rsidRPr="00155F65">
              <w:rPr>
                <w:sz w:val="24"/>
                <w:szCs w:val="24"/>
              </w:rPr>
              <w:t>&lt; 0.001</w:t>
            </w:r>
          </w:p>
        </w:tc>
      </w:tr>
      <w:tr w:rsidR="005660EC" w:rsidRPr="00155F65" w14:paraId="7B996EE8"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F5"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F6"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F7"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F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F9" w14:textId="77777777" w:rsidR="005660EC" w:rsidRPr="00155F65" w:rsidRDefault="00FB0BCD">
            <w:pPr>
              <w:jc w:val="center"/>
              <w:rPr>
                <w:sz w:val="24"/>
                <w:szCs w:val="24"/>
              </w:rPr>
            </w:pPr>
            <w:r w:rsidRPr="00155F65">
              <w:rPr>
                <w:sz w:val="24"/>
                <w:szCs w:val="24"/>
              </w:rPr>
              <w:t>99.25</w:t>
            </w:r>
          </w:p>
        </w:tc>
        <w:tc>
          <w:tcPr>
            <w:tcW w:w="1020" w:type="dxa"/>
            <w:tcBorders>
              <w:top w:val="nil"/>
              <w:left w:val="nil"/>
              <w:bottom w:val="nil"/>
              <w:right w:val="nil"/>
            </w:tcBorders>
            <w:tcMar>
              <w:top w:w="0" w:type="dxa"/>
              <w:left w:w="0" w:type="dxa"/>
              <w:bottom w:w="0" w:type="dxa"/>
              <w:right w:w="0" w:type="dxa"/>
            </w:tcMar>
            <w:vAlign w:val="center"/>
          </w:tcPr>
          <w:p w14:paraId="000002FA" w14:textId="77777777" w:rsidR="005660EC" w:rsidRPr="00155F65" w:rsidRDefault="00FB0BCD">
            <w:pPr>
              <w:jc w:val="center"/>
              <w:rPr>
                <w:sz w:val="24"/>
                <w:szCs w:val="24"/>
              </w:rPr>
            </w:pPr>
            <w:r w:rsidRPr="00155F65">
              <w:rPr>
                <w:sz w:val="24"/>
                <w:szCs w:val="24"/>
              </w:rPr>
              <w:t>&lt; 0.001</w:t>
            </w:r>
          </w:p>
        </w:tc>
      </w:tr>
      <w:tr w:rsidR="005660EC" w:rsidRPr="00155F65" w14:paraId="4840B56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FC"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FD" w14:textId="77777777" w:rsidR="005660EC" w:rsidRPr="00155F65" w:rsidRDefault="00FB0BCD">
            <w:pPr>
              <w:rPr>
                <w:sz w:val="24"/>
                <w:szCs w:val="24"/>
              </w:rPr>
            </w:pPr>
            <w:r w:rsidRPr="00155F65">
              <w:rPr>
                <w:sz w:val="24"/>
                <w:szCs w:val="24"/>
              </w:rPr>
              <w:t xml:space="preserve">   t + pop + t:pop</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FE"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F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300" w14:textId="77777777" w:rsidR="005660EC" w:rsidRPr="00155F65" w:rsidRDefault="00FB0BCD">
            <w:pPr>
              <w:jc w:val="center"/>
              <w:rPr>
                <w:sz w:val="24"/>
                <w:szCs w:val="24"/>
              </w:rPr>
            </w:pPr>
            <w:r w:rsidRPr="00155F65">
              <w:rPr>
                <w:sz w:val="24"/>
                <w:szCs w:val="24"/>
              </w:rPr>
              <w:t>410.42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301" w14:textId="77777777" w:rsidR="005660EC" w:rsidRPr="00155F65" w:rsidRDefault="00FB0BCD">
            <w:pPr>
              <w:jc w:val="center"/>
              <w:rPr>
                <w:sz w:val="24"/>
                <w:szCs w:val="24"/>
              </w:rPr>
            </w:pPr>
            <w:r w:rsidRPr="00155F65">
              <w:rPr>
                <w:sz w:val="24"/>
                <w:szCs w:val="24"/>
              </w:rPr>
              <w:t>&lt; 0.001</w:t>
            </w:r>
          </w:p>
        </w:tc>
      </w:tr>
      <w:tr w:rsidR="005660EC" w:rsidRPr="00B43CA9" w14:paraId="757B819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303"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304" w14:textId="77777777" w:rsidR="005660EC" w:rsidRPr="00B43CA9" w:rsidRDefault="00FB0BCD">
            <w:pPr>
              <w:rPr>
                <w:sz w:val="24"/>
                <w:szCs w:val="24"/>
                <w:lang w:val="fr-FR"/>
                <w:rPrChange w:id="132" w:author="Emilien Lasne" w:date="2021-01-29T10:15:00Z">
                  <w:rPr>
                    <w:sz w:val="24"/>
                    <w:szCs w:val="24"/>
                  </w:rPr>
                </w:rPrChange>
              </w:rPr>
            </w:pPr>
            <w:r w:rsidRPr="00B43CA9">
              <w:rPr>
                <w:b/>
                <w:sz w:val="24"/>
                <w:szCs w:val="24"/>
                <w:lang w:val="fr-FR"/>
                <w:rPrChange w:id="133" w:author="Emilien Lasne" w:date="2021-01-29T10:15:00Z">
                  <w:rPr>
                    <w:b/>
                    <w:sz w:val="24"/>
                    <w:szCs w:val="24"/>
                  </w:rPr>
                </w:rPrChange>
              </w:rPr>
              <w:t xml:space="preserve">   t + sp + t:sp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305" w14:textId="77777777" w:rsidR="005660EC" w:rsidRPr="00B43CA9" w:rsidRDefault="005660EC">
            <w:pPr>
              <w:rPr>
                <w:sz w:val="24"/>
                <w:szCs w:val="24"/>
                <w:lang w:val="fr-FR"/>
                <w:rPrChange w:id="134" w:author="Emilien Lasne" w:date="2021-01-29T10:15:00Z">
                  <w:rPr>
                    <w:sz w:val="24"/>
                    <w:szCs w:val="24"/>
                  </w:rPr>
                </w:rPrChange>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306" w14:textId="77777777" w:rsidR="005660EC" w:rsidRPr="00B43CA9" w:rsidRDefault="005660EC">
            <w:pPr>
              <w:jc w:val="center"/>
              <w:rPr>
                <w:sz w:val="24"/>
                <w:szCs w:val="24"/>
                <w:lang w:val="fr-FR"/>
                <w:rPrChange w:id="135" w:author="Emilien Lasne" w:date="2021-01-29T10:15:00Z">
                  <w:rPr>
                    <w:sz w:val="24"/>
                    <w:szCs w:val="24"/>
                  </w:rPr>
                </w:rPrChange>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307" w14:textId="77777777" w:rsidR="005660EC" w:rsidRPr="00B43CA9" w:rsidRDefault="005660EC">
            <w:pPr>
              <w:jc w:val="center"/>
              <w:rPr>
                <w:sz w:val="24"/>
                <w:szCs w:val="24"/>
                <w:lang w:val="fr-FR"/>
                <w:rPrChange w:id="136" w:author="Emilien Lasne" w:date="2021-01-29T10:15:00Z">
                  <w:rPr>
                    <w:sz w:val="24"/>
                    <w:szCs w:val="24"/>
                  </w:rPr>
                </w:rPrChange>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308" w14:textId="77777777" w:rsidR="005660EC" w:rsidRPr="00B43CA9" w:rsidRDefault="005660EC">
            <w:pPr>
              <w:jc w:val="center"/>
              <w:rPr>
                <w:sz w:val="24"/>
                <w:szCs w:val="24"/>
                <w:lang w:val="fr-FR"/>
                <w:rPrChange w:id="137" w:author="Emilien Lasne" w:date="2021-01-29T10:15:00Z">
                  <w:rPr>
                    <w:sz w:val="24"/>
                    <w:szCs w:val="24"/>
                  </w:rPr>
                </w:rPrChange>
              </w:rPr>
            </w:pPr>
          </w:p>
        </w:tc>
      </w:tr>
      <w:tr w:rsidR="005660EC" w:rsidRPr="00155F65" w14:paraId="1E27438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9" w14:textId="77777777" w:rsidR="005660EC" w:rsidRPr="00B43CA9" w:rsidRDefault="005660EC">
            <w:pPr>
              <w:widowControl w:val="0"/>
              <w:pBdr>
                <w:top w:val="nil"/>
                <w:left w:val="nil"/>
                <w:bottom w:val="nil"/>
                <w:right w:val="nil"/>
                <w:between w:val="nil"/>
              </w:pBdr>
              <w:spacing w:line="276" w:lineRule="auto"/>
              <w:rPr>
                <w:sz w:val="24"/>
                <w:szCs w:val="24"/>
                <w:lang w:val="fr-FR"/>
                <w:rPrChange w:id="138" w:author="Emilien Lasne" w:date="2021-01-29T10:15:00Z">
                  <w:rPr>
                    <w:sz w:val="24"/>
                    <w:szCs w:val="24"/>
                  </w:rPr>
                </w:rPrChange>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0A" w14:textId="77777777" w:rsidR="005660EC" w:rsidRPr="00B43CA9" w:rsidRDefault="005660EC">
            <w:pPr>
              <w:widowControl w:val="0"/>
              <w:pBdr>
                <w:top w:val="nil"/>
                <w:left w:val="nil"/>
                <w:bottom w:val="nil"/>
                <w:right w:val="nil"/>
                <w:between w:val="nil"/>
              </w:pBdr>
              <w:spacing w:line="276" w:lineRule="auto"/>
              <w:rPr>
                <w:sz w:val="24"/>
                <w:szCs w:val="24"/>
                <w:lang w:val="fr-FR"/>
                <w:rPrChange w:id="139" w:author="Emilien Lasne" w:date="2021-01-29T10:15:00Z">
                  <w:rPr>
                    <w:sz w:val="24"/>
                    <w:szCs w:val="24"/>
                  </w:rPr>
                </w:rPrChange>
              </w:rPr>
            </w:pPr>
          </w:p>
        </w:tc>
        <w:tc>
          <w:tcPr>
            <w:tcW w:w="4032" w:type="dxa"/>
            <w:tcBorders>
              <w:top w:val="nil"/>
              <w:left w:val="nil"/>
              <w:bottom w:val="nil"/>
              <w:right w:val="nil"/>
            </w:tcBorders>
            <w:tcMar>
              <w:top w:w="0" w:type="dxa"/>
              <w:left w:w="0" w:type="dxa"/>
              <w:bottom w:w="0" w:type="dxa"/>
              <w:right w:w="0" w:type="dxa"/>
            </w:tcMar>
            <w:vAlign w:val="center"/>
          </w:tcPr>
          <w:p w14:paraId="0000030B" w14:textId="77777777" w:rsidR="005660EC" w:rsidRPr="00155F65" w:rsidRDefault="00FB0BCD">
            <w:pPr>
              <w:rPr>
                <w:sz w:val="24"/>
                <w:szCs w:val="24"/>
              </w:rPr>
            </w:pPr>
            <w:r w:rsidRPr="00B43CA9">
              <w:rPr>
                <w:sz w:val="24"/>
                <w:szCs w:val="24"/>
                <w:lang w:val="fr-FR"/>
                <w:rPrChange w:id="140" w:author="Emilien Lasne" w:date="2021-01-29T10:15:00Z">
                  <w:rPr>
                    <w:sz w:val="24"/>
                    <w:szCs w:val="24"/>
                  </w:rPr>
                </w:rPrChange>
              </w:rPr>
              <w:t xml:space="preserve">   </w:t>
            </w:r>
            <w:r w:rsidRPr="00155F65">
              <w:rPr>
                <w:sz w:val="24"/>
                <w:szCs w:val="24"/>
              </w:rPr>
              <w:t>sp + family + female</w:t>
            </w:r>
          </w:p>
        </w:tc>
        <w:tc>
          <w:tcPr>
            <w:tcW w:w="1584" w:type="dxa"/>
            <w:tcBorders>
              <w:top w:val="nil"/>
              <w:left w:val="nil"/>
              <w:bottom w:val="nil"/>
              <w:right w:val="nil"/>
            </w:tcBorders>
            <w:tcMar>
              <w:top w:w="0" w:type="dxa"/>
              <w:left w:w="0" w:type="dxa"/>
              <w:bottom w:w="0" w:type="dxa"/>
              <w:right w:w="0" w:type="dxa"/>
            </w:tcMar>
            <w:vAlign w:val="center"/>
          </w:tcPr>
          <w:p w14:paraId="0000030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30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0E" w14:textId="77777777" w:rsidR="005660EC" w:rsidRPr="00155F65" w:rsidRDefault="00FB0BCD">
            <w:pPr>
              <w:jc w:val="center"/>
              <w:rPr>
                <w:sz w:val="24"/>
                <w:szCs w:val="24"/>
              </w:rPr>
            </w:pPr>
            <w:r w:rsidRPr="00155F65">
              <w:rPr>
                <w:sz w:val="24"/>
                <w:szCs w:val="24"/>
              </w:rPr>
              <w:t>980.02</w:t>
            </w:r>
          </w:p>
        </w:tc>
        <w:tc>
          <w:tcPr>
            <w:tcW w:w="1020" w:type="dxa"/>
            <w:tcBorders>
              <w:top w:val="nil"/>
              <w:left w:val="nil"/>
              <w:bottom w:val="nil"/>
              <w:right w:val="nil"/>
            </w:tcBorders>
            <w:tcMar>
              <w:top w:w="0" w:type="dxa"/>
              <w:left w:w="0" w:type="dxa"/>
              <w:bottom w:w="0" w:type="dxa"/>
              <w:right w:w="0" w:type="dxa"/>
            </w:tcMar>
            <w:vAlign w:val="center"/>
          </w:tcPr>
          <w:p w14:paraId="0000030F" w14:textId="77777777" w:rsidR="005660EC" w:rsidRPr="00155F65" w:rsidRDefault="00FB0BCD">
            <w:pPr>
              <w:jc w:val="center"/>
              <w:rPr>
                <w:sz w:val="24"/>
                <w:szCs w:val="24"/>
              </w:rPr>
            </w:pPr>
            <w:r w:rsidRPr="00155F65">
              <w:rPr>
                <w:sz w:val="24"/>
                <w:szCs w:val="24"/>
              </w:rPr>
              <w:t>&lt; 0.001</w:t>
            </w:r>
          </w:p>
        </w:tc>
      </w:tr>
      <w:tr w:rsidR="005660EC" w:rsidRPr="00155F65" w14:paraId="6356DC4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1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2" w14:textId="77777777" w:rsidR="005660EC" w:rsidRPr="00155F65" w:rsidRDefault="00FB0BCD">
            <w:pPr>
              <w:rPr>
                <w:sz w:val="24"/>
                <w:szCs w:val="24"/>
              </w:rPr>
            </w:pPr>
            <w:r w:rsidRPr="00155F65">
              <w:rPr>
                <w:sz w:val="24"/>
                <w:szCs w:val="24"/>
              </w:rPr>
              <w:t xml:space="preserve">   t + family + female</w:t>
            </w:r>
          </w:p>
        </w:tc>
        <w:tc>
          <w:tcPr>
            <w:tcW w:w="1584" w:type="dxa"/>
            <w:tcBorders>
              <w:top w:val="nil"/>
              <w:left w:val="nil"/>
              <w:bottom w:val="nil"/>
              <w:right w:val="nil"/>
            </w:tcBorders>
            <w:tcMar>
              <w:top w:w="0" w:type="dxa"/>
              <w:left w:w="0" w:type="dxa"/>
              <w:bottom w:w="0" w:type="dxa"/>
              <w:right w:w="0" w:type="dxa"/>
            </w:tcMar>
            <w:vAlign w:val="center"/>
          </w:tcPr>
          <w:p w14:paraId="00000313" w14:textId="77777777" w:rsidR="005660EC" w:rsidRPr="00155F65" w:rsidRDefault="00FB0BCD">
            <w:pPr>
              <w:rPr>
                <w:sz w:val="24"/>
                <w:szCs w:val="24"/>
              </w:rPr>
            </w:pPr>
            <w:r w:rsidRPr="00155F65">
              <w:rPr>
                <w:sz w:val="24"/>
                <w:szCs w:val="24"/>
              </w:rPr>
              <w:t>sp</w:t>
            </w:r>
          </w:p>
        </w:tc>
        <w:tc>
          <w:tcPr>
            <w:tcW w:w="425" w:type="dxa"/>
            <w:tcBorders>
              <w:top w:val="nil"/>
              <w:left w:val="nil"/>
              <w:bottom w:val="nil"/>
              <w:right w:val="nil"/>
            </w:tcBorders>
            <w:tcMar>
              <w:top w:w="0" w:type="dxa"/>
              <w:left w:w="0" w:type="dxa"/>
              <w:bottom w:w="0" w:type="dxa"/>
              <w:right w:w="0" w:type="dxa"/>
            </w:tcMar>
            <w:vAlign w:val="center"/>
          </w:tcPr>
          <w:p w14:paraId="0000031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15" w14:textId="77777777" w:rsidR="005660EC" w:rsidRPr="00155F65" w:rsidRDefault="00FB0BCD">
            <w:pPr>
              <w:jc w:val="center"/>
              <w:rPr>
                <w:sz w:val="24"/>
                <w:szCs w:val="24"/>
              </w:rPr>
            </w:pPr>
            <w:r w:rsidRPr="00155F65">
              <w:rPr>
                <w:sz w:val="24"/>
                <w:szCs w:val="24"/>
              </w:rPr>
              <w:t>805.34</w:t>
            </w:r>
          </w:p>
        </w:tc>
        <w:tc>
          <w:tcPr>
            <w:tcW w:w="1020" w:type="dxa"/>
            <w:tcBorders>
              <w:top w:val="nil"/>
              <w:left w:val="nil"/>
              <w:bottom w:val="nil"/>
              <w:right w:val="nil"/>
            </w:tcBorders>
            <w:tcMar>
              <w:top w:w="0" w:type="dxa"/>
              <w:left w:w="0" w:type="dxa"/>
              <w:bottom w:w="0" w:type="dxa"/>
              <w:right w:w="0" w:type="dxa"/>
            </w:tcMar>
            <w:vAlign w:val="center"/>
          </w:tcPr>
          <w:p w14:paraId="00000316" w14:textId="77777777" w:rsidR="005660EC" w:rsidRPr="00155F65" w:rsidRDefault="00FB0BCD">
            <w:pPr>
              <w:jc w:val="center"/>
              <w:rPr>
                <w:sz w:val="24"/>
                <w:szCs w:val="24"/>
              </w:rPr>
            </w:pPr>
            <w:r w:rsidRPr="00155F65">
              <w:rPr>
                <w:sz w:val="24"/>
                <w:szCs w:val="24"/>
              </w:rPr>
              <w:t>&lt; 0.001</w:t>
            </w:r>
          </w:p>
        </w:tc>
      </w:tr>
      <w:tr w:rsidR="005660EC" w:rsidRPr="00155F65" w14:paraId="164D4CCA"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9" w14:textId="77777777" w:rsidR="005660EC" w:rsidRPr="00155F65" w:rsidRDefault="00FB0BCD">
            <w:pPr>
              <w:rPr>
                <w:sz w:val="24"/>
                <w:szCs w:val="24"/>
              </w:rPr>
            </w:pPr>
            <w:r w:rsidRPr="00155F65">
              <w:rPr>
                <w:sz w:val="24"/>
                <w:szCs w:val="24"/>
              </w:rPr>
              <w:t xml:space="preserve">   t + sp + family + female</w:t>
            </w:r>
          </w:p>
        </w:tc>
        <w:tc>
          <w:tcPr>
            <w:tcW w:w="1584" w:type="dxa"/>
            <w:tcBorders>
              <w:top w:val="nil"/>
              <w:left w:val="nil"/>
              <w:bottom w:val="nil"/>
              <w:right w:val="nil"/>
            </w:tcBorders>
            <w:tcMar>
              <w:top w:w="0" w:type="dxa"/>
              <w:left w:w="0" w:type="dxa"/>
              <w:bottom w:w="0" w:type="dxa"/>
              <w:right w:w="0" w:type="dxa"/>
            </w:tcMar>
            <w:vAlign w:val="center"/>
          </w:tcPr>
          <w:p w14:paraId="0000031A"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31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1C" w14:textId="77777777" w:rsidR="005660EC" w:rsidRPr="00155F65" w:rsidRDefault="00FB0BCD">
            <w:pPr>
              <w:jc w:val="center"/>
              <w:rPr>
                <w:sz w:val="24"/>
                <w:szCs w:val="24"/>
              </w:rPr>
            </w:pPr>
            <w:r w:rsidRPr="00155F65">
              <w:rPr>
                <w:sz w:val="24"/>
                <w:szCs w:val="24"/>
              </w:rPr>
              <w:t>107.58</w:t>
            </w:r>
          </w:p>
        </w:tc>
        <w:tc>
          <w:tcPr>
            <w:tcW w:w="1020" w:type="dxa"/>
            <w:tcBorders>
              <w:top w:val="nil"/>
              <w:left w:val="nil"/>
              <w:bottom w:val="nil"/>
              <w:right w:val="nil"/>
            </w:tcBorders>
            <w:tcMar>
              <w:top w:w="0" w:type="dxa"/>
              <w:left w:w="0" w:type="dxa"/>
              <w:bottom w:w="0" w:type="dxa"/>
              <w:right w:w="0" w:type="dxa"/>
            </w:tcMar>
            <w:vAlign w:val="center"/>
          </w:tcPr>
          <w:p w14:paraId="0000031D" w14:textId="77777777" w:rsidR="005660EC" w:rsidRPr="00155F65" w:rsidRDefault="00FB0BCD">
            <w:pPr>
              <w:jc w:val="center"/>
              <w:rPr>
                <w:sz w:val="24"/>
                <w:szCs w:val="24"/>
              </w:rPr>
            </w:pPr>
            <w:r w:rsidRPr="00155F65">
              <w:rPr>
                <w:sz w:val="24"/>
                <w:szCs w:val="24"/>
              </w:rPr>
              <w:t>&lt; 0.001</w:t>
            </w:r>
          </w:p>
        </w:tc>
      </w:tr>
      <w:tr w:rsidR="005660EC" w:rsidRPr="00155F65" w14:paraId="2E878F51"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F"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20" w14:textId="77777777" w:rsidR="005660EC" w:rsidRPr="00B43CA9" w:rsidRDefault="00FB0BCD">
            <w:pPr>
              <w:rPr>
                <w:sz w:val="24"/>
                <w:szCs w:val="24"/>
                <w:lang w:val="fr-FR"/>
                <w:rPrChange w:id="141" w:author="Emilien Lasne" w:date="2021-01-29T10:15:00Z">
                  <w:rPr>
                    <w:sz w:val="24"/>
                    <w:szCs w:val="24"/>
                  </w:rPr>
                </w:rPrChange>
              </w:rPr>
            </w:pPr>
            <w:r w:rsidRPr="00B43CA9">
              <w:rPr>
                <w:sz w:val="24"/>
                <w:szCs w:val="24"/>
                <w:lang w:val="fr-FR"/>
                <w:rPrChange w:id="142" w:author="Emilien Lasne" w:date="2021-01-29T10:15:00Z">
                  <w:rPr>
                    <w:sz w:val="24"/>
                    <w:szCs w:val="24"/>
                  </w:rPr>
                </w:rPrChange>
              </w:rPr>
              <w:t xml:space="preserve">   t + sp + t:sp + female</w:t>
            </w:r>
          </w:p>
        </w:tc>
        <w:tc>
          <w:tcPr>
            <w:tcW w:w="1584" w:type="dxa"/>
            <w:tcBorders>
              <w:top w:val="nil"/>
              <w:left w:val="nil"/>
              <w:bottom w:val="nil"/>
              <w:right w:val="nil"/>
            </w:tcBorders>
            <w:tcMar>
              <w:top w:w="0" w:type="dxa"/>
              <w:left w:w="0" w:type="dxa"/>
              <w:bottom w:w="0" w:type="dxa"/>
              <w:right w:w="0" w:type="dxa"/>
            </w:tcMar>
            <w:vAlign w:val="center"/>
          </w:tcPr>
          <w:p w14:paraId="00000321" w14:textId="77777777" w:rsidR="005660EC" w:rsidRPr="00155F65" w:rsidRDefault="00FB0BCD">
            <w:pPr>
              <w:rPr>
                <w:sz w:val="24"/>
                <w:szCs w:val="24"/>
              </w:rPr>
            </w:pPr>
            <w:r w:rsidRPr="00155F65">
              <w:rPr>
                <w:sz w:val="24"/>
                <w:szCs w:val="24"/>
              </w:rPr>
              <w:t>family</w:t>
            </w:r>
          </w:p>
        </w:tc>
        <w:tc>
          <w:tcPr>
            <w:tcW w:w="425" w:type="dxa"/>
            <w:tcBorders>
              <w:top w:val="nil"/>
              <w:left w:val="nil"/>
              <w:bottom w:val="nil"/>
              <w:right w:val="nil"/>
            </w:tcBorders>
            <w:tcMar>
              <w:top w:w="0" w:type="dxa"/>
              <w:left w:w="0" w:type="dxa"/>
              <w:bottom w:w="0" w:type="dxa"/>
              <w:right w:w="0" w:type="dxa"/>
            </w:tcMar>
            <w:vAlign w:val="center"/>
          </w:tcPr>
          <w:p w14:paraId="0000032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23" w14:textId="77777777" w:rsidR="005660EC" w:rsidRPr="00155F65" w:rsidRDefault="00FB0BCD">
            <w:pPr>
              <w:jc w:val="center"/>
              <w:rPr>
                <w:sz w:val="24"/>
                <w:szCs w:val="24"/>
              </w:rPr>
            </w:pPr>
            <w:r w:rsidRPr="00155F65">
              <w:rPr>
                <w:sz w:val="24"/>
                <w:szCs w:val="24"/>
              </w:rPr>
              <w:t>33.33</w:t>
            </w:r>
          </w:p>
        </w:tc>
        <w:tc>
          <w:tcPr>
            <w:tcW w:w="1020" w:type="dxa"/>
            <w:tcBorders>
              <w:top w:val="nil"/>
              <w:left w:val="nil"/>
              <w:bottom w:val="nil"/>
              <w:right w:val="nil"/>
            </w:tcBorders>
            <w:tcMar>
              <w:top w:w="0" w:type="dxa"/>
              <w:left w:w="0" w:type="dxa"/>
              <w:bottom w:w="0" w:type="dxa"/>
              <w:right w:w="0" w:type="dxa"/>
            </w:tcMar>
            <w:vAlign w:val="center"/>
          </w:tcPr>
          <w:p w14:paraId="00000324" w14:textId="77777777" w:rsidR="005660EC" w:rsidRPr="00155F65" w:rsidRDefault="00FB0BCD">
            <w:pPr>
              <w:jc w:val="center"/>
              <w:rPr>
                <w:sz w:val="24"/>
                <w:szCs w:val="24"/>
              </w:rPr>
            </w:pPr>
            <w:r w:rsidRPr="00155F65">
              <w:rPr>
                <w:sz w:val="24"/>
                <w:szCs w:val="24"/>
              </w:rPr>
              <w:t>&lt; 0.001</w:t>
            </w:r>
          </w:p>
        </w:tc>
      </w:tr>
      <w:tr w:rsidR="005660EC" w:rsidRPr="00155F65" w14:paraId="2191D72A"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32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000000"/>
              <w:right w:val="nil"/>
            </w:tcBorders>
            <w:tcMar>
              <w:top w:w="0" w:type="dxa"/>
              <w:left w:w="0" w:type="dxa"/>
              <w:bottom w:w="0" w:type="dxa"/>
              <w:right w:w="0" w:type="dxa"/>
            </w:tcMar>
            <w:vAlign w:val="center"/>
          </w:tcPr>
          <w:p w14:paraId="00000326" w14:textId="77777777" w:rsidR="005660EC" w:rsidRPr="00155F65" w:rsidRDefault="005660EC">
            <w:pPr>
              <w:rPr>
                <w:sz w:val="24"/>
                <w:szCs w:val="24"/>
              </w:rPr>
            </w:pPr>
          </w:p>
        </w:tc>
        <w:tc>
          <w:tcPr>
            <w:tcW w:w="4032" w:type="dxa"/>
            <w:tcBorders>
              <w:top w:val="nil"/>
              <w:left w:val="nil"/>
              <w:bottom w:val="single" w:sz="12" w:space="0" w:color="000000"/>
              <w:right w:val="nil"/>
            </w:tcBorders>
            <w:tcMar>
              <w:top w:w="0" w:type="dxa"/>
              <w:left w:w="0" w:type="dxa"/>
              <w:bottom w:w="0" w:type="dxa"/>
              <w:right w:w="0" w:type="dxa"/>
            </w:tcMar>
            <w:vAlign w:val="center"/>
          </w:tcPr>
          <w:p w14:paraId="00000327" w14:textId="77777777" w:rsidR="005660EC" w:rsidRPr="00B43CA9" w:rsidRDefault="00FB0BCD">
            <w:pPr>
              <w:rPr>
                <w:sz w:val="24"/>
                <w:szCs w:val="24"/>
                <w:lang w:val="fr-FR"/>
                <w:rPrChange w:id="143" w:author="Emilien Lasne" w:date="2021-01-29T10:15:00Z">
                  <w:rPr>
                    <w:sz w:val="24"/>
                    <w:szCs w:val="24"/>
                  </w:rPr>
                </w:rPrChange>
              </w:rPr>
            </w:pPr>
            <w:r w:rsidRPr="00B43CA9">
              <w:rPr>
                <w:sz w:val="24"/>
                <w:szCs w:val="24"/>
                <w:lang w:val="fr-FR"/>
                <w:rPrChange w:id="144" w:author="Emilien Lasne" w:date="2021-01-29T10:15:00Z">
                  <w:rPr>
                    <w:sz w:val="24"/>
                    <w:szCs w:val="24"/>
                  </w:rPr>
                </w:rPrChange>
              </w:rPr>
              <w:t xml:space="preserve">   t + sp + t:sp + family</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328"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32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32A" w14:textId="77777777" w:rsidR="005660EC" w:rsidRPr="00155F65" w:rsidRDefault="00FB0BCD">
            <w:pPr>
              <w:jc w:val="center"/>
              <w:rPr>
                <w:sz w:val="24"/>
                <w:szCs w:val="24"/>
              </w:rPr>
            </w:pPr>
            <w:r w:rsidRPr="00155F65">
              <w:rPr>
                <w:sz w:val="24"/>
                <w:szCs w:val="24"/>
              </w:rPr>
              <w:t>6.96</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32B" w14:textId="77777777" w:rsidR="005660EC" w:rsidRPr="00155F65" w:rsidRDefault="00FB0BCD">
            <w:pPr>
              <w:jc w:val="center"/>
              <w:rPr>
                <w:sz w:val="24"/>
                <w:szCs w:val="24"/>
              </w:rPr>
            </w:pPr>
            <w:r w:rsidRPr="00155F65">
              <w:rPr>
                <w:sz w:val="24"/>
                <w:szCs w:val="24"/>
              </w:rPr>
              <w:t>0.008</w:t>
            </w:r>
          </w:p>
        </w:tc>
      </w:tr>
    </w:tbl>
    <w:p w14:paraId="0000032C" w14:textId="77777777" w:rsidR="005660EC" w:rsidRPr="00155F65" w:rsidRDefault="005660EC"/>
    <w:p w14:paraId="0000032D" w14:textId="77777777" w:rsidR="005660EC" w:rsidRPr="00155F65" w:rsidRDefault="00FB0BCD">
      <w:pPr>
        <w:sectPr w:rsidR="005660EC" w:rsidRPr="00155F65">
          <w:pgSz w:w="12240" w:h="15840"/>
          <w:pgMar w:top="342" w:right="720" w:bottom="369" w:left="720" w:header="720" w:footer="720" w:gutter="0"/>
          <w:cols w:space="720"/>
        </w:sectPr>
      </w:pPr>
      <w:r w:rsidRPr="00155F65">
        <w:br w:type="page"/>
      </w:r>
    </w:p>
    <w:p w14:paraId="0000032E" w14:textId="77777777" w:rsidR="005660EC" w:rsidRPr="00155F65" w:rsidRDefault="00FB0BCD">
      <w:r w:rsidRPr="00155F65">
        <w:lastRenderedPageBreak/>
        <w:t>Table 6. Phenotypic variation component correlation directions from increasing incubation temperature for embryo survival (%), incubation period (number of days post-fertilization; DPF), incubation period (accumulated degree-days;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 indicates a negative correlation, + indicates a positive correlation, and 0 indicates no correlation.</w:t>
      </w:r>
    </w:p>
    <w:p w14:paraId="0000032F" w14:textId="77777777" w:rsidR="005660EC" w:rsidRPr="00155F65" w:rsidRDefault="005660EC"/>
    <w:p w14:paraId="00000330" w14:textId="77777777" w:rsidR="005660EC" w:rsidRPr="00155F65" w:rsidRDefault="005660EC"/>
    <w:tbl>
      <w:tblPr>
        <w:tblStyle w:val="afffb"/>
        <w:tblW w:w="7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0"/>
        <w:gridCol w:w="1485"/>
        <w:gridCol w:w="1110"/>
        <w:gridCol w:w="1080"/>
        <w:gridCol w:w="1275"/>
        <w:gridCol w:w="1140"/>
      </w:tblGrid>
      <w:tr w:rsidR="005660EC" w:rsidRPr="00155F65" w14:paraId="72F83DB2" w14:textId="77777777">
        <w:trPr>
          <w:trHeight w:val="215"/>
          <w:jc w:val="center"/>
        </w:trPr>
        <w:tc>
          <w:tcPr>
            <w:tcW w:w="1180" w:type="dxa"/>
            <w:tcBorders>
              <w:top w:val="single" w:sz="12" w:space="0" w:color="000000"/>
              <w:left w:val="nil"/>
              <w:bottom w:val="nil"/>
              <w:right w:val="nil"/>
            </w:tcBorders>
            <w:tcMar>
              <w:top w:w="0" w:type="dxa"/>
              <w:left w:w="0" w:type="dxa"/>
              <w:bottom w:w="0" w:type="dxa"/>
              <w:right w:w="0" w:type="dxa"/>
            </w:tcMar>
          </w:tcPr>
          <w:p w14:paraId="00000331" w14:textId="77777777" w:rsidR="005660EC" w:rsidRPr="00155F65" w:rsidRDefault="00FB0BCD">
            <w:pPr>
              <w:rPr>
                <w:sz w:val="24"/>
                <w:szCs w:val="24"/>
              </w:rPr>
            </w:pPr>
            <w:r w:rsidRPr="00155F65">
              <w:rPr>
                <w:sz w:val="24"/>
                <w:szCs w:val="24"/>
              </w:rPr>
              <w:t xml:space="preserve"> </w:t>
            </w:r>
          </w:p>
        </w:tc>
        <w:tc>
          <w:tcPr>
            <w:tcW w:w="1485" w:type="dxa"/>
            <w:tcBorders>
              <w:top w:val="single" w:sz="12" w:space="0" w:color="000000"/>
              <w:left w:val="nil"/>
              <w:bottom w:val="nil"/>
              <w:right w:val="nil"/>
            </w:tcBorders>
            <w:tcMar>
              <w:top w:w="0" w:type="dxa"/>
              <w:left w:w="0" w:type="dxa"/>
              <w:bottom w:w="0" w:type="dxa"/>
              <w:right w:w="0" w:type="dxa"/>
            </w:tcMar>
          </w:tcPr>
          <w:p w14:paraId="00000332" w14:textId="77777777" w:rsidR="005660EC" w:rsidRPr="00155F65" w:rsidRDefault="00FB0BCD">
            <w:pPr>
              <w:rPr>
                <w:sz w:val="24"/>
                <w:szCs w:val="24"/>
              </w:rPr>
            </w:pPr>
            <w:r w:rsidRPr="00155F65">
              <w:rPr>
                <w:sz w:val="24"/>
                <w:szCs w:val="24"/>
              </w:rPr>
              <w:t xml:space="preserve"> </w:t>
            </w:r>
          </w:p>
        </w:tc>
        <w:tc>
          <w:tcPr>
            <w:tcW w:w="4605" w:type="dxa"/>
            <w:gridSpan w:val="4"/>
            <w:tcBorders>
              <w:top w:val="single" w:sz="12" w:space="0" w:color="000000"/>
              <w:left w:val="nil"/>
              <w:bottom w:val="single" w:sz="8" w:space="0" w:color="000000"/>
              <w:right w:val="nil"/>
            </w:tcBorders>
            <w:tcMar>
              <w:top w:w="0" w:type="dxa"/>
              <w:left w:w="0" w:type="dxa"/>
              <w:bottom w:w="0" w:type="dxa"/>
              <w:right w:w="0" w:type="dxa"/>
            </w:tcMar>
          </w:tcPr>
          <w:p w14:paraId="00000333" w14:textId="77777777" w:rsidR="005660EC" w:rsidRPr="00155F65" w:rsidRDefault="00FB0BCD">
            <w:pPr>
              <w:jc w:val="center"/>
              <w:rPr>
                <w:sz w:val="24"/>
                <w:szCs w:val="24"/>
              </w:rPr>
            </w:pPr>
            <w:r w:rsidRPr="00155F65">
              <w:rPr>
                <w:sz w:val="24"/>
                <w:szCs w:val="24"/>
              </w:rPr>
              <w:t>Correlation Direction</w:t>
            </w:r>
          </w:p>
        </w:tc>
      </w:tr>
      <w:tr w:rsidR="005660EC" w:rsidRPr="00155F65" w14:paraId="3863D4E5" w14:textId="77777777">
        <w:trPr>
          <w:trHeight w:val="215"/>
          <w:jc w:val="center"/>
        </w:trPr>
        <w:tc>
          <w:tcPr>
            <w:tcW w:w="1180" w:type="dxa"/>
            <w:tcBorders>
              <w:top w:val="nil"/>
              <w:left w:val="nil"/>
              <w:bottom w:val="nil"/>
              <w:right w:val="nil"/>
            </w:tcBorders>
            <w:shd w:val="clear" w:color="auto" w:fill="auto"/>
            <w:tcMar>
              <w:top w:w="0" w:type="dxa"/>
              <w:left w:w="0" w:type="dxa"/>
              <w:bottom w:w="0" w:type="dxa"/>
              <w:right w:w="0" w:type="dxa"/>
            </w:tcMar>
          </w:tcPr>
          <w:p w14:paraId="00000337" w14:textId="77777777" w:rsidR="005660EC" w:rsidRPr="00155F65" w:rsidRDefault="00FB0BCD">
            <w:pPr>
              <w:rPr>
                <w:sz w:val="24"/>
                <w:szCs w:val="24"/>
              </w:rPr>
            </w:pPr>
            <w:r w:rsidRPr="00155F65">
              <w:rPr>
                <w:sz w:val="24"/>
                <w:szCs w:val="24"/>
              </w:rPr>
              <w:t>Trait</w:t>
            </w:r>
          </w:p>
        </w:tc>
        <w:tc>
          <w:tcPr>
            <w:tcW w:w="1485" w:type="dxa"/>
            <w:tcBorders>
              <w:top w:val="nil"/>
              <w:left w:val="nil"/>
              <w:bottom w:val="single" w:sz="8" w:space="0" w:color="000000"/>
              <w:right w:val="nil"/>
            </w:tcBorders>
            <w:shd w:val="clear" w:color="auto" w:fill="auto"/>
            <w:tcMar>
              <w:top w:w="0" w:type="dxa"/>
              <w:left w:w="0" w:type="dxa"/>
              <w:bottom w:w="0" w:type="dxa"/>
              <w:right w:w="0" w:type="dxa"/>
            </w:tcMar>
          </w:tcPr>
          <w:p w14:paraId="00000338" w14:textId="77777777" w:rsidR="005660EC" w:rsidRPr="00155F65" w:rsidRDefault="00FB0BCD">
            <w:pPr>
              <w:rPr>
                <w:sz w:val="24"/>
                <w:szCs w:val="24"/>
              </w:rPr>
            </w:pPr>
            <w:r w:rsidRPr="00155F65">
              <w:rPr>
                <w:sz w:val="24"/>
                <w:szCs w:val="24"/>
              </w:rPr>
              <w:t>Study Group</w:t>
            </w:r>
          </w:p>
        </w:tc>
        <w:tc>
          <w:tcPr>
            <w:tcW w:w="1110" w:type="dxa"/>
            <w:tcBorders>
              <w:top w:val="nil"/>
              <w:left w:val="nil"/>
              <w:bottom w:val="single" w:sz="8" w:space="0" w:color="000000"/>
              <w:right w:val="nil"/>
            </w:tcBorders>
            <w:shd w:val="clear" w:color="auto" w:fill="auto"/>
            <w:tcMar>
              <w:top w:w="0" w:type="dxa"/>
              <w:left w:w="0" w:type="dxa"/>
              <w:bottom w:w="0" w:type="dxa"/>
              <w:right w:w="0" w:type="dxa"/>
            </w:tcMar>
          </w:tcPr>
          <w:p w14:paraId="00000339" w14:textId="77777777" w:rsidR="005660EC" w:rsidRPr="00155F65" w:rsidRDefault="00FB0BCD">
            <w:pPr>
              <w:jc w:val="center"/>
              <w:rPr>
                <w:sz w:val="24"/>
                <w:szCs w:val="24"/>
              </w:rPr>
            </w:pPr>
            <w:r w:rsidRPr="00155F65">
              <w:rPr>
                <w:sz w:val="24"/>
                <w:szCs w:val="24"/>
              </w:rPr>
              <w:t>Dam</w:t>
            </w:r>
          </w:p>
        </w:tc>
        <w:tc>
          <w:tcPr>
            <w:tcW w:w="108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A" w14:textId="77777777" w:rsidR="005660EC" w:rsidRPr="00155F65" w:rsidRDefault="00FB0BCD">
            <w:pPr>
              <w:jc w:val="center"/>
              <w:rPr>
                <w:sz w:val="24"/>
                <w:szCs w:val="24"/>
              </w:rPr>
            </w:pPr>
            <w:r w:rsidRPr="00155F65">
              <w:rPr>
                <w:sz w:val="24"/>
                <w:szCs w:val="24"/>
              </w:rPr>
              <w:t>Sire</w:t>
            </w:r>
          </w:p>
        </w:tc>
        <w:tc>
          <w:tcPr>
            <w:tcW w:w="1275"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B" w14:textId="77777777" w:rsidR="005660EC" w:rsidRPr="00155F65" w:rsidRDefault="00FB0BCD">
            <w:pPr>
              <w:jc w:val="center"/>
              <w:rPr>
                <w:sz w:val="24"/>
                <w:szCs w:val="24"/>
              </w:rPr>
            </w:pPr>
            <w:r w:rsidRPr="00155F65">
              <w:rPr>
                <w:sz w:val="24"/>
                <w:szCs w:val="24"/>
              </w:rPr>
              <w:t>Dam:Sire</w:t>
            </w:r>
          </w:p>
        </w:tc>
        <w:tc>
          <w:tcPr>
            <w:tcW w:w="114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C" w14:textId="77777777" w:rsidR="005660EC" w:rsidRPr="00155F65" w:rsidRDefault="00FB0BCD">
            <w:pPr>
              <w:jc w:val="center"/>
              <w:rPr>
                <w:sz w:val="24"/>
                <w:szCs w:val="24"/>
              </w:rPr>
            </w:pPr>
            <w:r w:rsidRPr="00155F65">
              <w:rPr>
                <w:sz w:val="24"/>
                <w:szCs w:val="24"/>
              </w:rPr>
              <w:t>Error</w:t>
            </w:r>
          </w:p>
        </w:tc>
      </w:tr>
      <w:tr w:rsidR="005660EC" w:rsidRPr="00155F65" w14:paraId="68EB1926" w14:textId="77777777">
        <w:trPr>
          <w:trHeight w:val="360"/>
          <w:jc w:val="center"/>
        </w:trPr>
        <w:tc>
          <w:tcPr>
            <w:tcW w:w="1180" w:type="dxa"/>
            <w:vMerge w:val="restart"/>
            <w:tcBorders>
              <w:top w:val="single" w:sz="8" w:space="0" w:color="000000"/>
              <w:left w:val="nil"/>
              <w:bottom w:val="nil"/>
              <w:right w:val="nil"/>
            </w:tcBorders>
            <w:shd w:val="clear" w:color="auto" w:fill="auto"/>
            <w:tcMar>
              <w:top w:w="0" w:type="dxa"/>
              <w:left w:w="0" w:type="dxa"/>
              <w:bottom w:w="0" w:type="dxa"/>
              <w:right w:w="0" w:type="dxa"/>
            </w:tcMar>
          </w:tcPr>
          <w:p w14:paraId="0000033D" w14:textId="77777777" w:rsidR="005660EC" w:rsidRPr="00155F65" w:rsidRDefault="00FB0BCD">
            <w:pPr>
              <w:rPr>
                <w:sz w:val="24"/>
                <w:szCs w:val="24"/>
              </w:rPr>
            </w:pPr>
            <w:r w:rsidRPr="00155F65">
              <w:rPr>
                <w:sz w:val="24"/>
                <w:szCs w:val="24"/>
              </w:rPr>
              <w:t>Embryo Survival</w:t>
            </w:r>
          </w:p>
        </w:tc>
        <w:tc>
          <w:tcPr>
            <w:tcW w:w="1485" w:type="dxa"/>
            <w:tcBorders>
              <w:top w:val="nil"/>
              <w:left w:val="nil"/>
              <w:bottom w:val="nil"/>
              <w:right w:val="nil"/>
            </w:tcBorders>
            <w:shd w:val="clear" w:color="auto" w:fill="auto"/>
            <w:tcMar>
              <w:top w:w="0" w:type="dxa"/>
              <w:left w:w="0" w:type="dxa"/>
              <w:bottom w:w="0" w:type="dxa"/>
              <w:right w:w="0" w:type="dxa"/>
            </w:tcMar>
          </w:tcPr>
          <w:p w14:paraId="0000033E"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3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4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2" w14:textId="77777777" w:rsidR="005660EC" w:rsidRPr="00155F65" w:rsidRDefault="00FB0BCD">
            <w:pPr>
              <w:jc w:val="center"/>
              <w:rPr>
                <w:b/>
                <w:sz w:val="24"/>
                <w:szCs w:val="24"/>
              </w:rPr>
            </w:pPr>
            <w:r w:rsidRPr="00155F65">
              <w:rPr>
                <w:b/>
                <w:sz w:val="24"/>
                <w:szCs w:val="24"/>
              </w:rPr>
              <w:t>+</w:t>
            </w:r>
          </w:p>
        </w:tc>
      </w:tr>
      <w:tr w:rsidR="005660EC" w:rsidRPr="00155F65" w14:paraId="1E30BD58"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3"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44"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45"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6"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47"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8" w14:textId="77777777" w:rsidR="005660EC" w:rsidRPr="00155F65" w:rsidRDefault="00FB0BCD">
            <w:pPr>
              <w:jc w:val="center"/>
              <w:rPr>
                <w:sz w:val="24"/>
                <w:szCs w:val="24"/>
              </w:rPr>
            </w:pPr>
            <w:r w:rsidRPr="00155F65">
              <w:rPr>
                <w:sz w:val="24"/>
                <w:szCs w:val="24"/>
              </w:rPr>
              <w:t>0</w:t>
            </w:r>
          </w:p>
        </w:tc>
      </w:tr>
      <w:tr w:rsidR="005660EC" w:rsidRPr="00155F65" w14:paraId="4EDC9A15"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4A"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4B"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4C"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4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4E" w14:textId="77777777" w:rsidR="005660EC" w:rsidRPr="00155F65" w:rsidRDefault="00FB0BCD">
            <w:pPr>
              <w:jc w:val="center"/>
              <w:rPr>
                <w:b/>
                <w:sz w:val="24"/>
                <w:szCs w:val="24"/>
              </w:rPr>
            </w:pPr>
            <w:r w:rsidRPr="00155F65">
              <w:rPr>
                <w:b/>
                <w:sz w:val="24"/>
                <w:szCs w:val="24"/>
              </w:rPr>
              <w:t>+</w:t>
            </w:r>
          </w:p>
        </w:tc>
      </w:tr>
      <w:tr w:rsidR="005660EC" w:rsidRPr="00155F65" w14:paraId="000FEB8E"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4F" w14:textId="77777777" w:rsidR="005660EC" w:rsidRPr="00155F65" w:rsidRDefault="00FB0BCD">
            <w:pPr>
              <w:rPr>
                <w:sz w:val="24"/>
                <w:szCs w:val="24"/>
              </w:rPr>
            </w:pPr>
            <w:r w:rsidRPr="00155F65">
              <w:rPr>
                <w:sz w:val="24"/>
                <w:szCs w:val="24"/>
              </w:rPr>
              <w:t>Incubation Period (DPF)</w:t>
            </w:r>
          </w:p>
        </w:tc>
        <w:tc>
          <w:tcPr>
            <w:tcW w:w="1485" w:type="dxa"/>
            <w:tcBorders>
              <w:top w:val="nil"/>
              <w:left w:val="nil"/>
              <w:bottom w:val="nil"/>
              <w:right w:val="nil"/>
            </w:tcBorders>
            <w:shd w:val="clear" w:color="auto" w:fill="auto"/>
            <w:tcMar>
              <w:top w:w="0" w:type="dxa"/>
              <w:left w:w="0" w:type="dxa"/>
              <w:bottom w:w="0" w:type="dxa"/>
              <w:right w:w="0" w:type="dxa"/>
            </w:tcMar>
          </w:tcPr>
          <w:p w14:paraId="00000350"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51"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5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54" w14:textId="77777777" w:rsidR="005660EC" w:rsidRPr="00155F65" w:rsidRDefault="00FB0BCD">
            <w:pPr>
              <w:jc w:val="center"/>
              <w:rPr>
                <w:sz w:val="24"/>
                <w:szCs w:val="24"/>
              </w:rPr>
            </w:pPr>
            <w:r w:rsidRPr="00155F65">
              <w:rPr>
                <w:sz w:val="24"/>
                <w:szCs w:val="24"/>
              </w:rPr>
              <w:t>0</w:t>
            </w:r>
          </w:p>
        </w:tc>
      </w:tr>
      <w:tr w:rsidR="005660EC" w:rsidRPr="00155F65" w14:paraId="7DCC447B"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56"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5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5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9"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5A" w14:textId="77777777" w:rsidR="005660EC" w:rsidRPr="00155F65" w:rsidRDefault="00FB0BCD">
            <w:pPr>
              <w:jc w:val="center"/>
              <w:rPr>
                <w:sz w:val="24"/>
                <w:szCs w:val="24"/>
              </w:rPr>
            </w:pPr>
            <w:r w:rsidRPr="00155F65">
              <w:rPr>
                <w:sz w:val="24"/>
                <w:szCs w:val="24"/>
              </w:rPr>
              <w:t>0</w:t>
            </w:r>
          </w:p>
        </w:tc>
      </w:tr>
      <w:tr w:rsidR="005660EC" w:rsidRPr="00155F65" w14:paraId="206C0EBC"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5C"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5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5E"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5F"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60" w14:textId="77777777" w:rsidR="005660EC" w:rsidRPr="00155F65" w:rsidRDefault="00FB0BCD">
            <w:pPr>
              <w:jc w:val="center"/>
              <w:rPr>
                <w:b/>
                <w:sz w:val="24"/>
                <w:szCs w:val="24"/>
              </w:rPr>
            </w:pPr>
            <w:r w:rsidRPr="00155F65">
              <w:rPr>
                <w:b/>
                <w:sz w:val="24"/>
                <w:szCs w:val="24"/>
              </w:rPr>
              <w:t>+</w:t>
            </w:r>
          </w:p>
        </w:tc>
      </w:tr>
      <w:tr w:rsidR="005660EC" w:rsidRPr="00155F65" w14:paraId="6C7E00B6"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61" w14:textId="77777777" w:rsidR="005660EC" w:rsidRPr="00155F65" w:rsidRDefault="00FB0BCD">
            <w:pPr>
              <w:rPr>
                <w:sz w:val="24"/>
                <w:szCs w:val="24"/>
              </w:rPr>
            </w:pPr>
            <w:r w:rsidRPr="00155F65">
              <w:rPr>
                <w:sz w:val="24"/>
                <w:szCs w:val="24"/>
              </w:rPr>
              <w:t>Incubation Period (ADD)</w:t>
            </w:r>
          </w:p>
        </w:tc>
        <w:tc>
          <w:tcPr>
            <w:tcW w:w="1485" w:type="dxa"/>
            <w:tcBorders>
              <w:top w:val="nil"/>
              <w:left w:val="nil"/>
              <w:bottom w:val="nil"/>
              <w:right w:val="nil"/>
            </w:tcBorders>
            <w:shd w:val="clear" w:color="auto" w:fill="auto"/>
            <w:tcMar>
              <w:top w:w="0" w:type="dxa"/>
              <w:left w:w="0" w:type="dxa"/>
              <w:bottom w:w="0" w:type="dxa"/>
              <w:right w:w="0" w:type="dxa"/>
            </w:tcMar>
          </w:tcPr>
          <w:p w14:paraId="00000362"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6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64"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65"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66" w14:textId="77777777" w:rsidR="005660EC" w:rsidRPr="00155F65" w:rsidRDefault="00FB0BCD">
            <w:pPr>
              <w:jc w:val="center"/>
              <w:rPr>
                <w:sz w:val="24"/>
                <w:szCs w:val="24"/>
              </w:rPr>
            </w:pPr>
            <w:r w:rsidRPr="00155F65">
              <w:rPr>
                <w:sz w:val="24"/>
                <w:szCs w:val="24"/>
              </w:rPr>
              <w:t>0</w:t>
            </w:r>
          </w:p>
        </w:tc>
      </w:tr>
      <w:tr w:rsidR="005660EC" w:rsidRPr="00155F65" w14:paraId="38EE2BB9"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68"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69"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6A"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6B"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6C" w14:textId="77777777" w:rsidR="005660EC" w:rsidRPr="00155F65" w:rsidRDefault="00FB0BCD">
            <w:pPr>
              <w:jc w:val="center"/>
              <w:rPr>
                <w:sz w:val="24"/>
                <w:szCs w:val="24"/>
              </w:rPr>
            </w:pPr>
            <w:r w:rsidRPr="00155F65">
              <w:rPr>
                <w:sz w:val="24"/>
                <w:szCs w:val="24"/>
              </w:rPr>
              <w:t>0</w:t>
            </w:r>
          </w:p>
        </w:tc>
      </w:tr>
      <w:tr w:rsidR="005660EC" w:rsidRPr="00155F65" w14:paraId="24101760"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6E"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6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7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7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72" w14:textId="77777777" w:rsidR="005660EC" w:rsidRPr="00155F65" w:rsidRDefault="00FB0BCD">
            <w:pPr>
              <w:jc w:val="center"/>
              <w:rPr>
                <w:b/>
                <w:sz w:val="24"/>
                <w:szCs w:val="24"/>
              </w:rPr>
            </w:pPr>
            <w:r w:rsidRPr="00155F65">
              <w:rPr>
                <w:b/>
                <w:sz w:val="24"/>
                <w:szCs w:val="24"/>
              </w:rPr>
              <w:t>+</w:t>
            </w:r>
          </w:p>
        </w:tc>
      </w:tr>
      <w:tr w:rsidR="005660EC" w:rsidRPr="00155F65" w14:paraId="185D7613" w14:textId="77777777">
        <w:trPr>
          <w:trHeight w:val="360"/>
          <w:jc w:val="center"/>
        </w:trPr>
        <w:tc>
          <w:tcPr>
            <w:tcW w:w="1180" w:type="dxa"/>
            <w:vMerge w:val="restart"/>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3" w14:textId="77777777" w:rsidR="005660EC" w:rsidRPr="00155F65" w:rsidRDefault="00FB0BCD">
            <w:pPr>
              <w:rPr>
                <w:sz w:val="24"/>
                <w:szCs w:val="24"/>
              </w:rPr>
            </w:pPr>
            <w:r w:rsidRPr="00155F65">
              <w:rPr>
                <w:sz w:val="24"/>
                <w:szCs w:val="24"/>
              </w:rPr>
              <w:t>Length-at-Hatch</w:t>
            </w:r>
          </w:p>
        </w:tc>
        <w:tc>
          <w:tcPr>
            <w:tcW w:w="1485" w:type="dxa"/>
            <w:tcBorders>
              <w:top w:val="nil"/>
              <w:left w:val="nil"/>
              <w:bottom w:val="nil"/>
              <w:right w:val="nil"/>
            </w:tcBorders>
            <w:shd w:val="clear" w:color="auto" w:fill="auto"/>
            <w:tcMar>
              <w:top w:w="0" w:type="dxa"/>
              <w:left w:w="0" w:type="dxa"/>
              <w:bottom w:w="0" w:type="dxa"/>
              <w:right w:w="0" w:type="dxa"/>
            </w:tcMar>
          </w:tcPr>
          <w:p w14:paraId="00000374"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75"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76"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77"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78" w14:textId="77777777" w:rsidR="005660EC" w:rsidRPr="00155F65" w:rsidRDefault="00FB0BCD">
            <w:pPr>
              <w:jc w:val="center"/>
              <w:rPr>
                <w:sz w:val="24"/>
                <w:szCs w:val="24"/>
              </w:rPr>
            </w:pPr>
            <w:r w:rsidRPr="00155F65">
              <w:rPr>
                <w:sz w:val="24"/>
                <w:szCs w:val="24"/>
              </w:rPr>
              <w:t>0</w:t>
            </w:r>
          </w:p>
        </w:tc>
      </w:tr>
      <w:tr w:rsidR="005660EC" w:rsidRPr="00155F65" w14:paraId="54877338"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7A"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7B"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7C"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7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7E" w14:textId="77777777" w:rsidR="005660EC" w:rsidRPr="00155F65" w:rsidRDefault="00FB0BCD">
            <w:pPr>
              <w:jc w:val="center"/>
              <w:rPr>
                <w:sz w:val="24"/>
                <w:szCs w:val="24"/>
              </w:rPr>
            </w:pPr>
            <w:r w:rsidRPr="00155F65">
              <w:rPr>
                <w:sz w:val="24"/>
                <w:szCs w:val="24"/>
              </w:rPr>
              <w:t>0</w:t>
            </w:r>
          </w:p>
        </w:tc>
      </w:tr>
      <w:tr w:rsidR="005660EC" w:rsidRPr="00155F65" w14:paraId="6B5C0DA6"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80"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81"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8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8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84" w14:textId="77777777" w:rsidR="005660EC" w:rsidRPr="00155F65" w:rsidRDefault="00FB0BCD">
            <w:pPr>
              <w:jc w:val="center"/>
              <w:rPr>
                <w:sz w:val="24"/>
                <w:szCs w:val="24"/>
              </w:rPr>
            </w:pPr>
            <w:r w:rsidRPr="00155F65">
              <w:rPr>
                <w:sz w:val="24"/>
                <w:szCs w:val="24"/>
              </w:rPr>
              <w:t>0</w:t>
            </w:r>
          </w:p>
        </w:tc>
      </w:tr>
      <w:tr w:rsidR="005660EC" w:rsidRPr="00155F65" w14:paraId="45847F22" w14:textId="77777777">
        <w:trPr>
          <w:trHeight w:val="360"/>
          <w:jc w:val="center"/>
        </w:trPr>
        <w:tc>
          <w:tcPr>
            <w:tcW w:w="1180" w:type="dxa"/>
            <w:vMerge w:val="restart"/>
            <w:tcBorders>
              <w:top w:val="nil"/>
              <w:left w:val="nil"/>
              <w:bottom w:val="single" w:sz="12" w:space="0" w:color="000000"/>
              <w:right w:val="nil"/>
            </w:tcBorders>
            <w:shd w:val="clear" w:color="auto" w:fill="auto"/>
            <w:tcMar>
              <w:top w:w="0" w:type="dxa"/>
              <w:left w:w="0" w:type="dxa"/>
              <w:bottom w:w="0" w:type="dxa"/>
              <w:right w:w="0" w:type="dxa"/>
            </w:tcMar>
          </w:tcPr>
          <w:p w14:paraId="00000385" w14:textId="77777777" w:rsidR="005660EC" w:rsidRPr="00155F65" w:rsidRDefault="00FB0BCD">
            <w:pPr>
              <w:rPr>
                <w:sz w:val="24"/>
                <w:szCs w:val="24"/>
              </w:rPr>
            </w:pPr>
            <w:r w:rsidRPr="00155F65">
              <w:rPr>
                <w:sz w:val="24"/>
                <w:szCs w:val="24"/>
              </w:rPr>
              <w:t>Yolk-sac Volume</w:t>
            </w:r>
          </w:p>
        </w:tc>
        <w:tc>
          <w:tcPr>
            <w:tcW w:w="1485" w:type="dxa"/>
            <w:tcBorders>
              <w:top w:val="nil"/>
              <w:left w:val="nil"/>
              <w:bottom w:val="nil"/>
              <w:right w:val="nil"/>
            </w:tcBorders>
            <w:shd w:val="clear" w:color="auto" w:fill="auto"/>
            <w:tcMar>
              <w:top w:w="0" w:type="dxa"/>
              <w:left w:w="0" w:type="dxa"/>
              <w:bottom w:w="0" w:type="dxa"/>
              <w:right w:w="0" w:type="dxa"/>
            </w:tcMar>
          </w:tcPr>
          <w:p w14:paraId="00000386"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8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89"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8A" w14:textId="77777777" w:rsidR="005660EC" w:rsidRPr="00155F65" w:rsidRDefault="00FB0BCD">
            <w:pPr>
              <w:jc w:val="center"/>
              <w:rPr>
                <w:b/>
                <w:sz w:val="24"/>
                <w:szCs w:val="24"/>
              </w:rPr>
            </w:pPr>
            <w:r w:rsidRPr="00155F65">
              <w:rPr>
                <w:b/>
                <w:sz w:val="24"/>
                <w:szCs w:val="24"/>
              </w:rPr>
              <w:t>-</w:t>
            </w:r>
          </w:p>
        </w:tc>
      </w:tr>
      <w:tr w:rsidR="005660EC" w:rsidRPr="00155F65" w14:paraId="070E0F80"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8B"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8C"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8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E"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8F"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90" w14:textId="77777777" w:rsidR="005660EC" w:rsidRPr="00155F65" w:rsidRDefault="00FB0BCD">
            <w:pPr>
              <w:jc w:val="center"/>
              <w:rPr>
                <w:b/>
                <w:sz w:val="24"/>
                <w:szCs w:val="24"/>
              </w:rPr>
            </w:pPr>
            <w:r w:rsidRPr="00155F65">
              <w:rPr>
                <w:b/>
                <w:sz w:val="24"/>
                <w:szCs w:val="24"/>
              </w:rPr>
              <w:t>+</w:t>
            </w:r>
          </w:p>
        </w:tc>
      </w:tr>
      <w:tr w:rsidR="005660EC" w:rsidRPr="00155F65" w14:paraId="4175544D"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91"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single" w:sz="12" w:space="0" w:color="000000"/>
              <w:right w:val="nil"/>
            </w:tcBorders>
            <w:shd w:val="clear" w:color="auto" w:fill="auto"/>
            <w:tcMar>
              <w:top w:w="0" w:type="dxa"/>
              <w:left w:w="0" w:type="dxa"/>
              <w:bottom w:w="0" w:type="dxa"/>
              <w:right w:w="0" w:type="dxa"/>
            </w:tcMar>
          </w:tcPr>
          <w:p w14:paraId="00000392"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12" w:space="0" w:color="000000"/>
              <w:right w:val="nil"/>
            </w:tcBorders>
            <w:shd w:val="clear" w:color="auto" w:fill="auto"/>
            <w:tcMar>
              <w:top w:w="0" w:type="dxa"/>
              <w:left w:w="0" w:type="dxa"/>
              <w:bottom w:w="0" w:type="dxa"/>
              <w:right w:w="0" w:type="dxa"/>
            </w:tcMar>
          </w:tcPr>
          <w:p w14:paraId="0000039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12" w:space="0" w:color="000000"/>
              <w:right w:val="nil"/>
            </w:tcBorders>
            <w:shd w:val="clear" w:color="auto" w:fill="auto"/>
            <w:tcMar>
              <w:top w:w="0" w:type="dxa"/>
              <w:left w:w="0" w:type="dxa"/>
              <w:bottom w:w="0" w:type="dxa"/>
              <w:right w:w="0" w:type="dxa"/>
            </w:tcMar>
          </w:tcPr>
          <w:p w14:paraId="00000394"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12" w:space="0" w:color="000000"/>
              <w:right w:val="nil"/>
            </w:tcBorders>
            <w:shd w:val="clear" w:color="auto" w:fill="auto"/>
            <w:tcMar>
              <w:top w:w="0" w:type="dxa"/>
              <w:left w:w="0" w:type="dxa"/>
              <w:bottom w:w="0" w:type="dxa"/>
              <w:right w:w="0" w:type="dxa"/>
            </w:tcMar>
          </w:tcPr>
          <w:p w14:paraId="00000395"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12" w:space="0" w:color="000000"/>
              <w:right w:val="nil"/>
            </w:tcBorders>
            <w:shd w:val="clear" w:color="auto" w:fill="auto"/>
            <w:tcMar>
              <w:top w:w="0" w:type="dxa"/>
              <w:left w:w="0" w:type="dxa"/>
              <w:bottom w:w="0" w:type="dxa"/>
              <w:right w:w="0" w:type="dxa"/>
            </w:tcMar>
          </w:tcPr>
          <w:p w14:paraId="00000396" w14:textId="77777777" w:rsidR="005660EC" w:rsidRPr="00155F65" w:rsidRDefault="00FB0BCD">
            <w:pPr>
              <w:jc w:val="center"/>
              <w:rPr>
                <w:sz w:val="24"/>
                <w:szCs w:val="24"/>
              </w:rPr>
            </w:pPr>
            <w:r w:rsidRPr="00155F65">
              <w:rPr>
                <w:sz w:val="24"/>
                <w:szCs w:val="24"/>
              </w:rPr>
              <w:t>0</w:t>
            </w:r>
          </w:p>
        </w:tc>
      </w:tr>
    </w:tbl>
    <w:p w14:paraId="00000397" w14:textId="77777777" w:rsidR="005660EC" w:rsidRPr="00155F65" w:rsidRDefault="00FB0BCD">
      <w:pPr>
        <w:pStyle w:val="Titre1"/>
        <w:spacing w:before="0" w:after="0"/>
        <w:rPr>
          <w:rFonts w:ascii="Times New Roman" w:eastAsia="Times New Roman" w:hAnsi="Times New Roman" w:cs="Times New Roman"/>
          <w:sz w:val="24"/>
          <w:szCs w:val="24"/>
        </w:rPr>
      </w:pPr>
      <w:bookmarkStart w:id="145" w:name="_heading=h.22rucecoi6s7" w:colFirst="0" w:colLast="0"/>
      <w:bookmarkEnd w:id="145"/>
      <w:r w:rsidRPr="00155F65">
        <w:rPr>
          <w:rFonts w:ascii="Times New Roman" w:hAnsi="Times New Roman" w:cs="Times New Roman"/>
          <w:sz w:val="24"/>
          <w:szCs w:val="24"/>
        </w:rPr>
        <w:br w:type="page"/>
      </w:r>
    </w:p>
    <w:p w14:paraId="00000398" w14:textId="5F2A394B" w:rsidR="005660EC" w:rsidRPr="00155F65" w:rsidRDefault="00FB0BCD">
      <w:pPr>
        <w:pStyle w:val="Titre1"/>
        <w:spacing w:before="0" w:after="0"/>
        <w:rPr>
          <w:rFonts w:ascii="Times New Roman" w:eastAsia="Times New Roman" w:hAnsi="Times New Roman" w:cs="Times New Roman"/>
          <w:sz w:val="24"/>
          <w:szCs w:val="24"/>
        </w:rPr>
      </w:pPr>
      <w:bookmarkStart w:id="146" w:name="_heading=h.y1zh5lu1drga" w:colFirst="0" w:colLast="0"/>
      <w:bookmarkEnd w:id="146"/>
      <w:r w:rsidRPr="00155F65">
        <w:rPr>
          <w:rFonts w:ascii="Times New Roman" w:eastAsia="Times New Roman" w:hAnsi="Times New Roman" w:cs="Times New Roman"/>
          <w:sz w:val="24"/>
          <w:szCs w:val="24"/>
        </w:rPr>
        <w:lastRenderedPageBreak/>
        <w:t>FIGURES:</w:t>
      </w:r>
    </w:p>
    <w:p w14:paraId="71E4D779" w14:textId="77777777" w:rsidR="00B16639" w:rsidRPr="00155F65" w:rsidRDefault="00B16639" w:rsidP="00B16639"/>
    <w:p w14:paraId="00000399" w14:textId="77777777" w:rsidR="005660EC" w:rsidRPr="00155F65" w:rsidRDefault="00FB0BCD">
      <w:pPr>
        <w:spacing w:line="276" w:lineRule="auto"/>
        <w:jc w:val="center"/>
      </w:pPr>
      <w:r w:rsidRPr="00155F65">
        <w:rPr>
          <w:noProof/>
          <w:lang w:val="fr-FR" w:eastAsia="fr-FR"/>
        </w:rPr>
        <w:drawing>
          <wp:inline distT="114300" distB="114300" distL="114300" distR="114300" wp14:anchorId="0584475E" wp14:editId="3EB28258">
            <wp:extent cx="6858000" cy="312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858000" cy="3124200"/>
                    </a:xfrm>
                    <a:prstGeom prst="rect">
                      <a:avLst/>
                    </a:prstGeom>
                    <a:ln/>
                  </pic:spPr>
                </pic:pic>
              </a:graphicData>
            </a:graphic>
          </wp:inline>
        </w:drawing>
      </w:r>
    </w:p>
    <w:p w14:paraId="0000039A" w14:textId="77777777" w:rsidR="005660EC" w:rsidRPr="00155F65" w:rsidRDefault="00FB0BCD">
      <w:pPr>
        <w:spacing w:line="276" w:lineRule="auto"/>
      </w:pPr>
      <w:r w:rsidRPr="00155F65">
        <w:t>Figure 1. Map showing the location of each lake (LS = Lake Superior; LO = Lake Ontario; LK = Lake Southern Konnevesi) sampled in North America (A) and Europe (B).</w:t>
      </w:r>
    </w:p>
    <w:p w14:paraId="0000039B" w14:textId="77777777" w:rsidR="005660EC" w:rsidRPr="00155F65" w:rsidRDefault="005660EC">
      <w:pPr>
        <w:spacing w:line="276" w:lineRule="auto"/>
      </w:pPr>
    </w:p>
    <w:p w14:paraId="0000039C" w14:textId="77777777" w:rsidR="005660EC" w:rsidRPr="00155F65" w:rsidRDefault="00FB0BCD">
      <w:pPr>
        <w:spacing w:line="276" w:lineRule="auto"/>
      </w:pPr>
      <w:r w:rsidRPr="00155F65">
        <w:rPr>
          <w:noProof/>
          <w:lang w:val="fr-FR" w:eastAsia="fr-FR"/>
        </w:rPr>
        <w:drawing>
          <wp:inline distT="114300" distB="114300" distL="114300" distR="114300" wp14:anchorId="613F2F5A" wp14:editId="5008712D">
            <wp:extent cx="6858000" cy="40005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858000" cy="4000500"/>
                    </a:xfrm>
                    <a:prstGeom prst="rect">
                      <a:avLst/>
                    </a:prstGeom>
                    <a:ln/>
                  </pic:spPr>
                </pic:pic>
              </a:graphicData>
            </a:graphic>
          </wp:inline>
        </w:drawing>
      </w:r>
    </w:p>
    <w:p w14:paraId="0000039D" w14:textId="77777777" w:rsidR="005660EC" w:rsidRPr="00155F65" w:rsidRDefault="00FB0BCD">
      <w:pPr>
        <w:spacing w:line="276" w:lineRule="auto"/>
      </w:pPr>
      <w:r w:rsidRPr="00155F65">
        <w:t xml:space="preserve">Figure 2. Winter water temperatures from Lake Southern Konnevesi, Lake Superior, and Lake Ontario. Lake Southern Konnevesi and Lake Superior data were recorded using </w:t>
      </w:r>
      <w:r w:rsidRPr="00155F65">
        <w:rPr>
          <w:i/>
        </w:rPr>
        <w:t>in-situ</w:t>
      </w:r>
      <w:r w:rsidRPr="00155F65">
        <w:t xml:space="preserve"> sensors on the lakebed (10-m deep). Lake Ontario data was recorded using remote sensing sea surface temperatures. X indicates </w:t>
      </w:r>
      <w:r w:rsidRPr="00155F65">
        <w:rPr>
          <w:i/>
        </w:rPr>
        <w:t>ca.</w:t>
      </w:r>
      <w:r w:rsidRPr="00155F65">
        <w:t xml:space="preserve"> spawning and O indicates </w:t>
      </w:r>
      <w:r w:rsidRPr="00155F65">
        <w:rPr>
          <w:i/>
        </w:rPr>
        <w:t>ca.</w:t>
      </w:r>
      <w:r w:rsidRPr="00155F65">
        <w:t xml:space="preserve"> hatching.</w:t>
      </w:r>
      <w:r w:rsidRPr="00155F65">
        <w:br w:type="page"/>
      </w:r>
    </w:p>
    <w:p w14:paraId="0000039E" w14:textId="77777777" w:rsidR="005660EC" w:rsidRPr="00155F65" w:rsidRDefault="00FB0BCD">
      <w:pPr>
        <w:spacing w:line="276" w:lineRule="auto"/>
        <w:jc w:val="center"/>
      </w:pPr>
      <w:commentRangeStart w:id="147"/>
      <w:r w:rsidRPr="00155F65">
        <w:rPr>
          <w:noProof/>
          <w:lang w:val="fr-FR" w:eastAsia="fr-FR"/>
        </w:rPr>
        <w:lastRenderedPageBreak/>
        <w:drawing>
          <wp:inline distT="114300" distB="114300" distL="114300" distR="114300" wp14:anchorId="6EEAB13F" wp14:editId="3C9EBF4A">
            <wp:extent cx="6858000" cy="68580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58000" cy="6858000"/>
                    </a:xfrm>
                    <a:prstGeom prst="rect">
                      <a:avLst/>
                    </a:prstGeom>
                    <a:ln/>
                  </pic:spPr>
                </pic:pic>
              </a:graphicData>
            </a:graphic>
          </wp:inline>
        </w:drawing>
      </w:r>
      <w:commentRangeEnd w:id="147"/>
      <w:r w:rsidR="00B43CA9">
        <w:rPr>
          <w:rStyle w:val="Marquedecommentaire"/>
          <w:rFonts w:ascii="Calibri" w:eastAsia="Calibri" w:hAnsi="Calibri" w:cs="Calibri"/>
        </w:rPr>
        <w:commentReference w:id="147"/>
      </w:r>
    </w:p>
    <w:p w14:paraId="0000039F" w14:textId="77777777" w:rsidR="005660EC" w:rsidRPr="00155F65" w:rsidRDefault="005660EC">
      <w:pPr>
        <w:spacing w:line="276" w:lineRule="auto"/>
        <w:jc w:val="center"/>
      </w:pPr>
    </w:p>
    <w:p w14:paraId="000003A0" w14:textId="77777777" w:rsidR="005660EC" w:rsidRPr="00155F65" w:rsidRDefault="00FB0BCD">
      <w:pPr>
        <w:spacing w:line="276" w:lineRule="auto"/>
      </w:pPr>
      <w:r w:rsidRPr="00155F65">
        <w:t>Figure 3. Mean embryo survival (%) and incubation period (number of days post-fertilization (DPF) and accumulated degree days (°C; ADD))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r w:rsidRPr="00155F65">
        <w:br w:type="page"/>
      </w:r>
    </w:p>
    <w:p w14:paraId="000003A1" w14:textId="77777777" w:rsidR="005660EC" w:rsidRPr="00155F65" w:rsidRDefault="00FB0BCD">
      <w:pPr>
        <w:spacing w:line="276" w:lineRule="auto"/>
      </w:pPr>
      <w:r w:rsidRPr="00155F65">
        <w:rPr>
          <w:noProof/>
          <w:lang w:val="fr-FR" w:eastAsia="fr-FR"/>
        </w:rPr>
        <w:lastRenderedPageBreak/>
        <w:drawing>
          <wp:inline distT="114300" distB="114300" distL="114300" distR="114300" wp14:anchorId="311D4809" wp14:editId="4B61460E">
            <wp:extent cx="6858000" cy="57150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858000" cy="5715000"/>
                    </a:xfrm>
                    <a:prstGeom prst="rect">
                      <a:avLst/>
                    </a:prstGeom>
                    <a:ln/>
                  </pic:spPr>
                </pic:pic>
              </a:graphicData>
            </a:graphic>
          </wp:inline>
        </w:drawing>
      </w:r>
    </w:p>
    <w:p w14:paraId="000003A2" w14:textId="77777777" w:rsidR="005660EC" w:rsidRPr="00155F65" w:rsidRDefault="005660EC">
      <w:pPr>
        <w:spacing w:line="276" w:lineRule="auto"/>
      </w:pPr>
    </w:p>
    <w:p w14:paraId="000003A3" w14:textId="77777777" w:rsidR="005660EC" w:rsidRPr="00155F65" w:rsidRDefault="00FB0BCD">
      <w:pPr>
        <w:spacing w:line="276" w:lineRule="auto"/>
      </w:pPr>
      <w:r w:rsidRPr="00155F65">
        <w:t>Figure 4. Mean percent of total phenotypic variation across incubation temperatures for embryo survival, incubation period (number of days post-fertilization (DPF) and accumulated degree days (°C;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Error bars indicate standard error.</w:t>
      </w:r>
    </w:p>
    <w:p w14:paraId="000003A4" w14:textId="77777777" w:rsidR="005660EC" w:rsidRPr="00155F65" w:rsidRDefault="005660EC">
      <w:pPr>
        <w:spacing w:line="276" w:lineRule="auto"/>
        <w:jc w:val="center"/>
      </w:pPr>
    </w:p>
    <w:p w14:paraId="000003A5" w14:textId="77777777" w:rsidR="005660EC" w:rsidRPr="00155F65" w:rsidRDefault="00FB0BCD">
      <w:pPr>
        <w:spacing w:line="276" w:lineRule="auto"/>
        <w:jc w:val="center"/>
      </w:pPr>
      <w:r w:rsidRPr="00155F65">
        <w:rPr>
          <w:noProof/>
          <w:lang w:val="fr-FR" w:eastAsia="fr-FR"/>
        </w:rPr>
        <w:lastRenderedPageBreak/>
        <w:drawing>
          <wp:inline distT="114300" distB="114300" distL="114300" distR="114300" wp14:anchorId="6DC9572F" wp14:editId="60228695">
            <wp:extent cx="6858000" cy="53340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58000" cy="5334000"/>
                    </a:xfrm>
                    <a:prstGeom prst="rect">
                      <a:avLst/>
                    </a:prstGeom>
                    <a:ln/>
                  </pic:spPr>
                </pic:pic>
              </a:graphicData>
            </a:graphic>
          </wp:inline>
        </w:drawing>
      </w:r>
    </w:p>
    <w:p w14:paraId="000003A6" w14:textId="77777777" w:rsidR="005660EC" w:rsidRPr="00155F65" w:rsidRDefault="005660EC">
      <w:pPr>
        <w:spacing w:line="276" w:lineRule="auto"/>
      </w:pPr>
    </w:p>
    <w:p w14:paraId="000003A7" w14:textId="77777777" w:rsidR="005660EC" w:rsidRPr="00155F65" w:rsidRDefault="00FB0BCD">
      <w:pPr>
        <w:spacing w:line="276" w:lineRule="auto"/>
      </w:pPr>
      <w:r w:rsidRPr="00155F65">
        <w:t>Figure 5. Mean length-at-hatch (mm; LAH) and yolk-sac volume (mm</w:t>
      </w:r>
      <w:r w:rsidRPr="00155F65">
        <w:rPr>
          <w:vertAlign w:val="superscript"/>
        </w:rPr>
        <w:t>3</w:t>
      </w:r>
      <w:r w:rsidRPr="00155F65">
        <w:t>; YSV)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p>
    <w:p w14:paraId="000003A8" w14:textId="77777777" w:rsidR="005660EC" w:rsidRPr="00155F65" w:rsidRDefault="00FB0BCD">
      <w:pPr>
        <w:spacing w:line="276" w:lineRule="auto"/>
      </w:pPr>
      <w:r w:rsidRPr="00155F65">
        <w:br w:type="page"/>
      </w:r>
    </w:p>
    <w:p w14:paraId="000003A9" w14:textId="77777777" w:rsidR="005660EC" w:rsidRPr="00155F65" w:rsidRDefault="005660EC">
      <w:pPr>
        <w:spacing w:line="276" w:lineRule="auto"/>
      </w:pPr>
    </w:p>
    <w:p w14:paraId="000003AA" w14:textId="10D12F2D" w:rsidR="005660EC" w:rsidRPr="00155F65" w:rsidRDefault="00E31053">
      <w:pPr>
        <w:spacing w:line="276" w:lineRule="auto"/>
      </w:pPr>
      <w:r w:rsidRPr="00155F65">
        <w:rPr>
          <w:noProof/>
          <w:lang w:val="fr-FR" w:eastAsia="fr-FR"/>
        </w:rPr>
        <w:drawing>
          <wp:inline distT="0" distB="0" distL="0" distR="0" wp14:anchorId="440B8293" wp14:editId="252345A4">
            <wp:extent cx="6858000" cy="457200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000003AB" w14:textId="77777777" w:rsidR="005660EC" w:rsidRPr="00155F65" w:rsidRDefault="005660EC">
      <w:pPr>
        <w:spacing w:line="276" w:lineRule="auto"/>
      </w:pPr>
    </w:p>
    <w:p w14:paraId="000003BB" w14:textId="0788C447" w:rsidR="005660EC" w:rsidRPr="00155F65" w:rsidRDefault="00FB0BCD">
      <w:pPr>
        <w:spacing w:line="276" w:lineRule="auto"/>
      </w:pPr>
      <w:r w:rsidRPr="00155F65">
        <w:t xml:space="preserve">Figure 6. Theoretical winter incubation periods and responses of embryo demographics under normal (2.0°C; blue) and hypothetical warm (5.0°C; orange) winter thermal regimes. The shaded regions indicate spawning periods (left) and hatching periods (right) that may occur between </w:t>
      </w:r>
      <w:r w:rsidR="00BC74FD" w:rsidRPr="00155F65">
        <w:t>4</w:t>
      </w:r>
      <w:r w:rsidRPr="00155F65">
        <w:t>-</w:t>
      </w:r>
      <w:r w:rsidR="00BC74FD" w:rsidRPr="00155F65">
        <w:t>5</w:t>
      </w:r>
      <w:r w:rsidRPr="00155F65">
        <w:t xml:space="preserve">°C. The 2.0°C temperature regime is water temperature data collected from Lake Superior at 10-m depth in 2018. </w:t>
      </w:r>
      <w:bookmarkStart w:id="148" w:name="_heading=h.2b32k5s0nnfs" w:colFirst="0" w:colLast="0"/>
      <w:bookmarkEnd w:id="148"/>
    </w:p>
    <w:p w14:paraId="000003BC" w14:textId="77777777" w:rsidR="005660EC" w:rsidRPr="00155F65" w:rsidRDefault="005660EC">
      <w:pPr>
        <w:spacing w:line="276" w:lineRule="auto"/>
      </w:pPr>
    </w:p>
    <w:sectPr w:rsidR="005660EC" w:rsidRPr="00155F65">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Emilien Lasne" w:date="2021-01-29T10:16:00Z" w:initials="EL">
    <w:p w14:paraId="15405F1E" w14:textId="645A846C" w:rsidR="007716EF" w:rsidRDefault="007716EF">
      <w:pPr>
        <w:pStyle w:val="Commentaire"/>
      </w:pPr>
      <w:r>
        <w:rPr>
          <w:rStyle w:val="Marquedecommentaire"/>
        </w:rPr>
        <w:annotationRef/>
      </w:r>
      <w:r>
        <w:t>Are we able to provide arguments to support the hypothesis that populations will/won’t respond to changes and on which thermal range</w:t>
      </w:r>
      <w:r w:rsidR="00A80CCA">
        <w:t>/scenario</w:t>
      </w:r>
      <w:r>
        <w:t>?</w:t>
      </w:r>
      <w:r w:rsidR="00A80CCA">
        <w:t xml:space="preserve"> </w:t>
      </w:r>
    </w:p>
  </w:comment>
  <w:comment w:id="40" w:author="Taylor Stewart" w:date="2021-01-25T10:52:00Z" w:initials="TS">
    <w:p w14:paraId="4674445C" w14:textId="0932421F" w:rsidR="00B43CA9" w:rsidRDefault="00B43CA9">
      <w:pPr>
        <w:pStyle w:val="Commentaire"/>
      </w:pPr>
      <w:r>
        <w:rPr>
          <w:rStyle w:val="Marquedecommentaire"/>
        </w:rPr>
        <w:annotationRef/>
      </w:r>
      <w:r>
        <w:t>Juha, Mikko, or Timo – did you have any ethical animal care approval you wish to state?</w:t>
      </w:r>
    </w:p>
  </w:comment>
  <w:comment w:id="52" w:author="Emilien Lasne" w:date="2021-02-02T16:43:00Z" w:initials="EL">
    <w:p w14:paraId="7E0B9064" w14:textId="12558EDA" w:rsidR="00101C3E" w:rsidRDefault="00101C3E">
      <w:pPr>
        <w:pStyle w:val="Commentaire"/>
      </w:pPr>
      <w:r>
        <w:rPr>
          <w:rStyle w:val="Marquedecommentaire"/>
        </w:rPr>
        <w:annotationRef/>
      </w:r>
      <w:r>
        <w:t>Not clear to me… temperature IS clearly a dominant factor but sensitivity of species/populations is contrasted.</w:t>
      </w:r>
      <w:r>
        <w:t xml:space="preserve"> So I would say simply like this: T° is a strong driver of coregonid survival but species/popualtions show contrasted levels of sensitivity to T° likely reflecting specific physiological constraints/adaptations.</w:t>
      </w:r>
    </w:p>
  </w:comment>
  <w:comment w:id="57" w:author="Chloé Goulon" w:date="2021-01-15T14:08:00Z" w:initials="">
    <w:p w14:paraId="000003CE" w14:textId="77777777" w:rsidR="00B43CA9" w:rsidRDefault="00B43CA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in wh</w:t>
      </w:r>
      <w:bookmarkStart w:id="58" w:name="_GoBack"/>
      <w:bookmarkEnd w:id="58"/>
      <w:r>
        <w:rPr>
          <w:rFonts w:ascii="Arial" w:eastAsia="Arial" w:hAnsi="Arial" w:cs="Arial"/>
          <w:color w:val="000000"/>
          <w:sz w:val="22"/>
          <w:szCs w:val="22"/>
        </w:rPr>
        <w:t>at type of warming scenario? If the temperature rise to much it can block the ovulation</w:t>
      </w:r>
    </w:p>
  </w:comment>
  <w:comment w:id="59" w:author="Jason Stockwell" w:date="2020-12-13T15:33:00Z" w:initials="">
    <w:p w14:paraId="000003CB" w14:textId="77777777" w:rsidR="00B43CA9" w:rsidRDefault="00B43CA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see how reviewers respond to this  :-)</w:t>
      </w:r>
    </w:p>
  </w:comment>
  <w:comment w:id="60" w:author="Taylor Stewart" w:date="2020-12-13T22:18:00Z" w:initials="">
    <w:p w14:paraId="000003CC" w14:textId="77777777" w:rsidR="00B43CA9" w:rsidRDefault="00B43CA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was wondering how long it would take for this comment to come! :)</w:t>
      </w:r>
    </w:p>
  </w:comment>
  <w:comment w:id="62" w:author="Taylor Stewart" w:date="2021-01-25T11:04:00Z" w:initials="TS">
    <w:p w14:paraId="2516366F" w14:textId="4DDB0C10" w:rsidR="00B43CA9" w:rsidRDefault="00B43CA9">
      <w:pPr>
        <w:pStyle w:val="Commentaire"/>
      </w:pPr>
      <w:r>
        <w:rPr>
          <w:rStyle w:val="Marquedecommentaire"/>
        </w:rPr>
        <w:annotationRef/>
      </w:r>
      <w:r>
        <w:t>The journal requests ORCID if you have one. First author ORCID is mandatory.</w:t>
      </w:r>
    </w:p>
  </w:comment>
  <w:comment w:id="63" w:author="Taylor Stewart" w:date="2021-01-25T11:05:00Z" w:initials="TS">
    <w:p w14:paraId="2588ED6A" w14:textId="34F951AC" w:rsidR="00B43CA9" w:rsidRDefault="00B43CA9">
      <w:pPr>
        <w:pStyle w:val="Commentaire"/>
      </w:pPr>
      <w:r>
        <w:rPr>
          <w:rStyle w:val="Marquedecommentaire"/>
        </w:rPr>
        <w:annotationRef/>
      </w:r>
      <w:r>
        <w:rPr>
          <w:rStyle w:val="Marquedecommentaire"/>
        </w:rPr>
        <w:annotationRef/>
      </w:r>
      <w:r>
        <w:t>Chloé, I found an ORCID for a “Chloé Goulon” but I was not positive it was you. Feel free to add if you do have one.</w:t>
      </w:r>
    </w:p>
  </w:comment>
  <w:comment w:id="147" w:author="Emilien Lasne" w:date="2021-01-29T10:15:00Z" w:initials="EL">
    <w:p w14:paraId="01DEC0D3" w14:textId="70B70C92" w:rsidR="00B43CA9" w:rsidRDefault="00B43CA9">
      <w:pPr>
        <w:pStyle w:val="Commentaire"/>
      </w:pPr>
      <w:r>
        <w:rPr>
          <w:rStyle w:val="Marquedecommentaire"/>
        </w:rPr>
        <w:annotationRef/>
      </w:r>
      <w:r>
        <w:t>I still wonder if the left panel Is necessary. Makes a lot of information</w:t>
      </w:r>
      <w:r w:rsidR="00EA6091">
        <w:t>, is it useful (complementary vs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05F1E" w15:done="0"/>
  <w15:commentEx w15:paraId="4674445C" w15:done="0"/>
  <w15:commentEx w15:paraId="7E0B9064" w15:done="0"/>
  <w15:commentEx w15:paraId="000003CE" w15:done="0"/>
  <w15:commentEx w15:paraId="000003CB" w15:done="0"/>
  <w15:commentEx w15:paraId="000003CC" w15:paraIdParent="000003CB" w15:done="0"/>
  <w15:commentEx w15:paraId="2516366F" w15:done="0"/>
  <w15:commentEx w15:paraId="2588ED6A" w15:done="0"/>
  <w15:commentEx w15:paraId="01DEC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2171" w16cex:dateUtc="2021-01-25T15:52:00Z"/>
  <w16cex:commentExtensible w16cex:durableId="23B9244D" w16cex:dateUtc="2021-01-25T16:04:00Z"/>
  <w16cex:commentExtensible w16cex:durableId="23B9246F" w16cex:dateUtc="2021-01-25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74445C" w16cid:durableId="23B92171"/>
  <w16cid:commentId w16cid:paraId="000003CE" w16cid:durableId="23B519BE"/>
  <w16cid:commentId w16cid:paraId="000003CB" w16cid:durableId="23B519BD"/>
  <w16cid:commentId w16cid:paraId="000003CC" w16cid:durableId="23B519BC"/>
  <w16cid:commentId w16cid:paraId="2516366F" w16cid:durableId="23B9244D"/>
  <w16cid:commentId w16cid:paraId="2588ED6A" w16cid:durableId="23B924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E46C4" w14:textId="77777777" w:rsidR="00961925" w:rsidRDefault="00961925">
      <w:r>
        <w:separator/>
      </w:r>
    </w:p>
  </w:endnote>
  <w:endnote w:type="continuationSeparator" w:id="0">
    <w:p w14:paraId="271C09E5" w14:textId="77777777" w:rsidR="00961925" w:rsidRDefault="0096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altName w:val="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BD" w14:textId="77777777" w:rsidR="00B43CA9" w:rsidRDefault="00B43CA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BE" w14:textId="77777777" w:rsidR="00B43CA9" w:rsidRDefault="00B43CA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BF" w14:textId="7AD1BC02" w:rsidR="00B43CA9" w:rsidRDefault="00B43CA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524AC">
      <w:rPr>
        <w:noProof/>
        <w:color w:val="000000"/>
      </w:rPr>
      <w:t>11</w:t>
    </w:r>
    <w:r>
      <w:rPr>
        <w:color w:val="000000"/>
      </w:rPr>
      <w:fldChar w:fldCharType="end"/>
    </w:r>
  </w:p>
  <w:p w14:paraId="000003C0" w14:textId="77777777" w:rsidR="00B43CA9" w:rsidRDefault="00B43CA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4E734" w14:textId="77777777" w:rsidR="00961925" w:rsidRDefault="00961925">
      <w:r>
        <w:separator/>
      </w:r>
    </w:p>
  </w:footnote>
  <w:footnote w:type="continuationSeparator" w:id="0">
    <w:p w14:paraId="6B3D491C" w14:textId="77777777" w:rsidR="00961925" w:rsidRDefault="00961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92FBB"/>
    <w:multiLevelType w:val="multilevel"/>
    <w:tmpl w:val="BE6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ilien Lasne">
    <w15:presenceInfo w15:providerId="AD" w15:userId="S-1-5-21-3569255166-3711921035-3486062074-73788"/>
  </w15:person>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0EC"/>
    <w:rsid w:val="00047705"/>
    <w:rsid w:val="000803DD"/>
    <w:rsid w:val="0008158E"/>
    <w:rsid w:val="0008297B"/>
    <w:rsid w:val="00082BE2"/>
    <w:rsid w:val="000906B0"/>
    <w:rsid w:val="000F49CC"/>
    <w:rsid w:val="00101C3E"/>
    <w:rsid w:val="00155F65"/>
    <w:rsid w:val="00177438"/>
    <w:rsid w:val="001D0859"/>
    <w:rsid w:val="00256775"/>
    <w:rsid w:val="0033070D"/>
    <w:rsid w:val="0034274C"/>
    <w:rsid w:val="00373022"/>
    <w:rsid w:val="003B19D0"/>
    <w:rsid w:val="004069A0"/>
    <w:rsid w:val="00423EC2"/>
    <w:rsid w:val="00464B60"/>
    <w:rsid w:val="00473119"/>
    <w:rsid w:val="00480B2A"/>
    <w:rsid w:val="004A26C3"/>
    <w:rsid w:val="004B5723"/>
    <w:rsid w:val="004E738C"/>
    <w:rsid w:val="00521239"/>
    <w:rsid w:val="00535E63"/>
    <w:rsid w:val="00552EB9"/>
    <w:rsid w:val="00555150"/>
    <w:rsid w:val="005660EC"/>
    <w:rsid w:val="00571003"/>
    <w:rsid w:val="005A2B23"/>
    <w:rsid w:val="005C3385"/>
    <w:rsid w:val="005F5479"/>
    <w:rsid w:val="00620F26"/>
    <w:rsid w:val="006673AD"/>
    <w:rsid w:val="0068701A"/>
    <w:rsid w:val="006B0793"/>
    <w:rsid w:val="006B600D"/>
    <w:rsid w:val="006C44F7"/>
    <w:rsid w:val="006D5E2E"/>
    <w:rsid w:val="006F0F97"/>
    <w:rsid w:val="00706DB1"/>
    <w:rsid w:val="00710B6B"/>
    <w:rsid w:val="0072222B"/>
    <w:rsid w:val="00755FDC"/>
    <w:rsid w:val="00767571"/>
    <w:rsid w:val="007716EF"/>
    <w:rsid w:val="00773F18"/>
    <w:rsid w:val="0077626E"/>
    <w:rsid w:val="00796F5F"/>
    <w:rsid w:val="007B1DD4"/>
    <w:rsid w:val="007B5FB8"/>
    <w:rsid w:val="007C52B6"/>
    <w:rsid w:val="00835E48"/>
    <w:rsid w:val="00855412"/>
    <w:rsid w:val="00884FC5"/>
    <w:rsid w:val="0089177D"/>
    <w:rsid w:val="008B5319"/>
    <w:rsid w:val="009350B8"/>
    <w:rsid w:val="00961925"/>
    <w:rsid w:val="0097654A"/>
    <w:rsid w:val="00981444"/>
    <w:rsid w:val="009A6248"/>
    <w:rsid w:val="009B2591"/>
    <w:rsid w:val="009E4754"/>
    <w:rsid w:val="00A45938"/>
    <w:rsid w:val="00A65FF0"/>
    <w:rsid w:val="00A80CCA"/>
    <w:rsid w:val="00A9481D"/>
    <w:rsid w:val="00AA5A4D"/>
    <w:rsid w:val="00AA6C0D"/>
    <w:rsid w:val="00AB113A"/>
    <w:rsid w:val="00AB1402"/>
    <w:rsid w:val="00B10952"/>
    <w:rsid w:val="00B1179E"/>
    <w:rsid w:val="00B16639"/>
    <w:rsid w:val="00B236CD"/>
    <w:rsid w:val="00B4243F"/>
    <w:rsid w:val="00B43CA9"/>
    <w:rsid w:val="00B52D9A"/>
    <w:rsid w:val="00B6407E"/>
    <w:rsid w:val="00B769F5"/>
    <w:rsid w:val="00BB54EA"/>
    <w:rsid w:val="00BC74FD"/>
    <w:rsid w:val="00BC7B73"/>
    <w:rsid w:val="00BD42BC"/>
    <w:rsid w:val="00BE78C1"/>
    <w:rsid w:val="00C01EDB"/>
    <w:rsid w:val="00C23734"/>
    <w:rsid w:val="00C316E6"/>
    <w:rsid w:val="00C31D54"/>
    <w:rsid w:val="00C72BE0"/>
    <w:rsid w:val="00C96C4C"/>
    <w:rsid w:val="00CA2777"/>
    <w:rsid w:val="00CF5000"/>
    <w:rsid w:val="00D2618C"/>
    <w:rsid w:val="00D36BD9"/>
    <w:rsid w:val="00D41CD2"/>
    <w:rsid w:val="00D93979"/>
    <w:rsid w:val="00DA5381"/>
    <w:rsid w:val="00DB7556"/>
    <w:rsid w:val="00DF5CFF"/>
    <w:rsid w:val="00E009DE"/>
    <w:rsid w:val="00E31053"/>
    <w:rsid w:val="00E46F64"/>
    <w:rsid w:val="00E50A21"/>
    <w:rsid w:val="00E54605"/>
    <w:rsid w:val="00E6033C"/>
    <w:rsid w:val="00E751B6"/>
    <w:rsid w:val="00EA6091"/>
    <w:rsid w:val="00EC2D23"/>
    <w:rsid w:val="00EC3118"/>
    <w:rsid w:val="00EC6BD8"/>
    <w:rsid w:val="00F123BD"/>
    <w:rsid w:val="00F35200"/>
    <w:rsid w:val="00F47AE4"/>
    <w:rsid w:val="00F524AC"/>
    <w:rsid w:val="00F755AB"/>
    <w:rsid w:val="00F76345"/>
    <w:rsid w:val="00F87CD5"/>
    <w:rsid w:val="00FA64F1"/>
    <w:rsid w:val="00FB0BCD"/>
    <w:rsid w:val="00FB77B4"/>
    <w:rsid w:val="00FC4047"/>
    <w:rsid w:val="00FC61B1"/>
    <w:rsid w:val="00FD0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42F3"/>
  <w15:docId w15:val="{E7953CC3-9B9A-1B44-A4EF-3CA0A7CD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9A0"/>
    <w:rPr>
      <w:rFonts w:ascii="Times New Roman" w:eastAsia="Times New Roman" w:hAnsi="Times New Roman" w:cs="Times New Roman"/>
    </w:rPr>
  </w:style>
  <w:style w:type="paragraph" w:styleId="Titre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Titre2">
    <w:name w:val="heading 2"/>
    <w:basedOn w:val="Normal"/>
    <w:next w:val="Normal"/>
    <w:uiPriority w:val="9"/>
    <w:unhideWhenUsed/>
    <w:qFormat/>
    <w:pPr>
      <w:keepNext/>
      <w:keepLines/>
      <w:spacing w:before="360" w:after="80"/>
      <w:outlineLvl w:val="1"/>
    </w:pPr>
    <w:rPr>
      <w:rFonts w:ascii="Calibri" w:eastAsia="Calibri" w:hAnsi="Calibri" w:cs="Calibri"/>
      <w:b/>
      <w:sz w:val="36"/>
      <w:szCs w:val="36"/>
    </w:rPr>
  </w:style>
  <w:style w:type="paragraph" w:styleId="Titre3">
    <w:name w:val="heading 3"/>
    <w:basedOn w:val="Normal"/>
    <w:next w:val="Normal"/>
    <w:uiPriority w:val="9"/>
    <w:unhideWhenUsed/>
    <w:qFormat/>
    <w:pPr>
      <w:keepNext/>
      <w:keepLines/>
      <w:spacing w:before="280" w:after="80"/>
      <w:outlineLvl w:val="2"/>
    </w:pPr>
    <w:rPr>
      <w:rFonts w:ascii="Calibri" w:eastAsia="Calibri" w:hAnsi="Calibri" w:cs="Calibri"/>
      <w:b/>
      <w:sz w:val="28"/>
      <w:szCs w:val="28"/>
    </w:rPr>
  </w:style>
  <w:style w:type="paragraph" w:styleId="Titre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Titre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Titre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rFonts w:ascii="Calibri" w:eastAsia="Calibri" w:hAnsi="Calibri" w:cs="Calibri"/>
      <w:b/>
      <w:sz w:val="72"/>
      <w:szCs w:val="72"/>
    </w:rPr>
  </w:style>
  <w:style w:type="table" w:styleId="Grilledutableau">
    <w:name w:val="Table Grid"/>
    <w:basedOn w:val="Tableau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036ACA"/>
    <w:rPr>
      <w:color w:val="808080"/>
    </w:rPr>
  </w:style>
  <w:style w:type="paragraph" w:styleId="Textedebulles">
    <w:name w:val="Balloon Text"/>
    <w:basedOn w:val="Normal"/>
    <w:link w:val="TextedebullesCar"/>
    <w:uiPriority w:val="99"/>
    <w:semiHidden/>
    <w:unhideWhenUsed/>
    <w:rsid w:val="005C60B3"/>
    <w:rPr>
      <w:rFonts w:eastAsia="Calibri"/>
      <w:sz w:val="18"/>
      <w:szCs w:val="18"/>
    </w:rPr>
  </w:style>
  <w:style w:type="character" w:customStyle="1" w:styleId="TextedebullesCar">
    <w:name w:val="Texte de bulles Car"/>
    <w:basedOn w:val="Policepardfaut"/>
    <w:link w:val="Textedebulles"/>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rPr>
      <w:rFonts w:ascii="Calibri" w:eastAsia="Calibri" w:hAnsi="Calibri" w:cs="Calibri"/>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sid w:val="007074D6"/>
    <w:rPr>
      <w:b/>
      <w:bCs/>
    </w:rPr>
  </w:style>
  <w:style w:type="character" w:customStyle="1" w:styleId="ObjetducommentaireCar">
    <w:name w:val="Objet du commentaire Car"/>
    <w:basedOn w:val="CommentaireCar"/>
    <w:link w:val="Objetducommentaire"/>
    <w:uiPriority w:val="99"/>
    <w:semiHidden/>
    <w:rsid w:val="007074D6"/>
    <w:rPr>
      <w:b/>
      <w:bCs/>
      <w:sz w:val="20"/>
      <w:szCs w:val="20"/>
    </w:rPr>
  </w:style>
  <w:style w:type="character" w:styleId="Lienhypertexte">
    <w:name w:val="Hyperlink"/>
    <w:basedOn w:val="Policepardfaut"/>
    <w:uiPriority w:val="99"/>
    <w:unhideWhenUsed/>
    <w:rsid w:val="00FB7EE4"/>
    <w:rPr>
      <w:color w:val="0563C1" w:themeColor="hyperlink"/>
      <w:u w:val="single"/>
    </w:rPr>
  </w:style>
  <w:style w:type="character" w:customStyle="1" w:styleId="UnresolvedMention1">
    <w:name w:val="Unresolved Mention1"/>
    <w:basedOn w:val="Policepardfaut"/>
    <w:uiPriority w:val="99"/>
    <w:semiHidden/>
    <w:unhideWhenUsed/>
    <w:rsid w:val="00FB7EE4"/>
    <w:rPr>
      <w:color w:val="605E5C"/>
      <w:shd w:val="clear" w:color="auto" w:fill="E1DFDD"/>
    </w:rPr>
  </w:style>
  <w:style w:type="character" w:styleId="Lienhypertextesuivivisit">
    <w:name w:val="FollowedHyperlink"/>
    <w:basedOn w:val="Policepardfaut"/>
    <w:uiPriority w:val="99"/>
    <w:semiHidden/>
    <w:unhideWhenUsed/>
    <w:rsid w:val="00FB7EE4"/>
    <w:rPr>
      <w:color w:val="954F72" w:themeColor="followedHyperlink"/>
      <w:u w:val="single"/>
    </w:rPr>
  </w:style>
  <w:style w:type="table" w:customStyle="1" w:styleId="a">
    <w:basedOn w:val="TableauNormal"/>
    <w:rPr>
      <w:rFonts w:ascii="Times New Roman" w:eastAsia="Times New Roman" w:hAnsi="Times New Roman" w:cs="Times New Roman"/>
      <w:sz w:val="20"/>
      <w:szCs w:val="20"/>
    </w:rPr>
    <w:tblPr>
      <w:tblStyleRowBandSize w:val="1"/>
      <w:tblStyleColBandSize w:val="1"/>
    </w:tblPr>
  </w:style>
  <w:style w:type="paragraph" w:styleId="Paragraphedeliste">
    <w:name w:val="List Paragraph"/>
    <w:basedOn w:val="Normal"/>
    <w:uiPriority w:val="34"/>
    <w:qFormat/>
    <w:rsid w:val="00C154CA"/>
    <w:pPr>
      <w:ind w:left="720"/>
      <w:contextualSpacing/>
    </w:pPr>
    <w:rPr>
      <w:rFonts w:ascii="Calibri" w:eastAsia="Calibri" w:hAnsi="Calibri" w:cs="Calibri"/>
    </w:rPr>
  </w:style>
  <w:style w:type="table" w:customStyle="1" w:styleId="a0">
    <w:basedOn w:val="TableauNormal"/>
    <w:rPr>
      <w:rFonts w:ascii="Times New Roman" w:eastAsia="Times New Roman" w:hAnsi="Times New Roman" w:cs="Times New Roman"/>
      <w:sz w:val="20"/>
      <w:szCs w:val="20"/>
    </w:rPr>
    <w:tblPr>
      <w:tblStyleRowBandSize w:val="1"/>
      <w:tblStyleColBandSize w:val="1"/>
    </w:tblPr>
  </w:style>
  <w:style w:type="table" w:customStyle="1" w:styleId="a1">
    <w:basedOn w:val="TableauNormal"/>
    <w:rPr>
      <w:rFonts w:ascii="Times New Roman" w:eastAsia="Times New Roman" w:hAnsi="Times New Roman" w:cs="Times New Roman"/>
      <w:sz w:val="20"/>
      <w:szCs w:val="20"/>
    </w:rPr>
    <w:tblPr>
      <w:tblStyleRowBandSize w:val="1"/>
      <w:tblStyleColBandSize w:val="1"/>
    </w:tblPr>
  </w:style>
  <w:style w:type="table" w:customStyle="1" w:styleId="a2">
    <w:basedOn w:val="TableauNormal"/>
    <w:rPr>
      <w:rFonts w:ascii="Times New Roman" w:eastAsia="Times New Roman" w:hAnsi="Times New Roman" w:cs="Times New Roman"/>
      <w:sz w:val="20"/>
      <w:szCs w:val="20"/>
    </w:rPr>
    <w:tblPr>
      <w:tblStyleRowBandSize w:val="1"/>
      <w:tblStyleColBandSize w:val="1"/>
    </w:tblPr>
  </w:style>
  <w:style w:type="table" w:customStyle="1" w:styleId="a3">
    <w:basedOn w:val="TableauNormal"/>
    <w:rPr>
      <w:rFonts w:ascii="Times New Roman" w:eastAsia="Times New Roman" w:hAnsi="Times New Roman" w:cs="Times New Roman"/>
      <w:sz w:val="20"/>
      <w:szCs w:val="20"/>
    </w:rPr>
    <w:tblPr>
      <w:tblStyleRowBandSize w:val="1"/>
      <w:tblStyleColBandSize w:val="1"/>
    </w:tblPr>
  </w:style>
  <w:style w:type="table" w:customStyle="1" w:styleId="a4">
    <w:basedOn w:val="TableauNormal"/>
    <w:rPr>
      <w:rFonts w:ascii="Times New Roman" w:eastAsia="Times New Roman" w:hAnsi="Times New Roman" w:cs="Times New Roman"/>
      <w:sz w:val="20"/>
      <w:szCs w:val="20"/>
    </w:rPr>
    <w:tblPr>
      <w:tblStyleRowBandSize w:val="1"/>
      <w:tblStyleColBandSize w:val="1"/>
    </w:tblPr>
  </w:style>
  <w:style w:type="table" w:customStyle="1" w:styleId="a5">
    <w:basedOn w:val="TableauNormal"/>
    <w:rPr>
      <w:rFonts w:ascii="Times New Roman" w:eastAsia="Times New Roman" w:hAnsi="Times New Roman" w:cs="Times New Roman"/>
      <w:sz w:val="20"/>
      <w:szCs w:val="20"/>
    </w:rPr>
    <w:tblPr>
      <w:tblStyleRowBandSize w:val="1"/>
      <w:tblStyleColBandSize w:val="1"/>
    </w:tblPr>
  </w:style>
  <w:style w:type="table" w:customStyle="1" w:styleId="a6">
    <w:basedOn w:val="TableauNormal"/>
    <w:rPr>
      <w:rFonts w:ascii="Times New Roman" w:eastAsia="Times New Roman" w:hAnsi="Times New Roman" w:cs="Times New Roman"/>
      <w:sz w:val="20"/>
      <w:szCs w:val="20"/>
    </w:rPr>
    <w:tblPr>
      <w:tblStyleRowBandSize w:val="1"/>
      <w:tblStyleColBandSize w:val="1"/>
    </w:tblPr>
  </w:style>
  <w:style w:type="table" w:customStyle="1" w:styleId="a7">
    <w:basedOn w:val="TableauNormal"/>
    <w:rPr>
      <w:rFonts w:ascii="Times New Roman" w:eastAsia="Times New Roman" w:hAnsi="Times New Roman" w:cs="Times New Roman"/>
      <w:sz w:val="20"/>
      <w:szCs w:val="20"/>
    </w:rPr>
    <w:tblPr>
      <w:tblStyleRowBandSize w:val="1"/>
      <w:tblStyleColBandSize w:val="1"/>
    </w:tblPr>
  </w:style>
  <w:style w:type="table" w:customStyle="1" w:styleId="a8">
    <w:basedOn w:val="TableauNormal"/>
    <w:rPr>
      <w:rFonts w:ascii="Times New Roman" w:eastAsia="Times New Roman" w:hAnsi="Times New Roman" w:cs="Times New Roman"/>
      <w:sz w:val="20"/>
      <w:szCs w:val="20"/>
    </w:rPr>
    <w:tblPr>
      <w:tblStyleRowBandSize w:val="1"/>
      <w:tblStyleColBandSize w:val="1"/>
    </w:tblPr>
  </w:style>
  <w:style w:type="table" w:customStyle="1" w:styleId="a9">
    <w:basedOn w:val="TableauNormal"/>
    <w:rPr>
      <w:rFonts w:ascii="Times New Roman" w:eastAsia="Times New Roman" w:hAnsi="Times New Roman" w:cs="Times New Roman"/>
      <w:sz w:val="20"/>
      <w:szCs w:val="20"/>
    </w:rPr>
    <w:tblPr>
      <w:tblStyleRowBandSize w:val="1"/>
      <w:tblStyleColBandSize w:val="1"/>
    </w:tblPr>
  </w:style>
  <w:style w:type="table" w:customStyle="1" w:styleId="aa">
    <w:basedOn w:val="TableauNormal"/>
    <w:rPr>
      <w:rFonts w:ascii="Times New Roman" w:eastAsia="Times New Roman" w:hAnsi="Times New Roman" w:cs="Times New Roman"/>
      <w:sz w:val="20"/>
      <w:szCs w:val="20"/>
    </w:rPr>
    <w:tblPr>
      <w:tblStyleRowBandSize w:val="1"/>
      <w:tblStyleColBandSize w:val="1"/>
    </w:tblPr>
  </w:style>
  <w:style w:type="table" w:customStyle="1" w:styleId="ab">
    <w:basedOn w:val="TableauNormal"/>
    <w:rPr>
      <w:rFonts w:ascii="Times New Roman" w:eastAsia="Times New Roman" w:hAnsi="Times New Roman" w:cs="Times New Roman"/>
      <w:sz w:val="20"/>
      <w:szCs w:val="20"/>
    </w:rPr>
    <w:tblPr>
      <w:tblStyleRowBandSize w:val="1"/>
      <w:tblStyleColBandSize w:val="1"/>
    </w:tblPr>
  </w:style>
  <w:style w:type="table" w:customStyle="1" w:styleId="ac">
    <w:basedOn w:val="TableauNormal"/>
    <w:rPr>
      <w:rFonts w:ascii="Times New Roman" w:eastAsia="Times New Roman" w:hAnsi="Times New Roman" w:cs="Times New Roman"/>
      <w:sz w:val="20"/>
      <w:szCs w:val="20"/>
    </w:rPr>
    <w:tblPr>
      <w:tblStyleRowBandSize w:val="1"/>
      <w:tblStyleColBandSize w:val="1"/>
    </w:tblPr>
  </w:style>
  <w:style w:type="table" w:customStyle="1" w:styleId="ad">
    <w:basedOn w:val="TableauNormal"/>
    <w:rPr>
      <w:rFonts w:ascii="Times New Roman" w:eastAsia="Times New Roman" w:hAnsi="Times New Roman" w:cs="Times New Roman"/>
      <w:sz w:val="20"/>
      <w:szCs w:val="20"/>
    </w:rPr>
    <w:tblPr>
      <w:tblStyleRowBandSize w:val="1"/>
      <w:tblStyleColBandSize w:val="1"/>
    </w:tblPr>
  </w:style>
  <w:style w:type="table" w:customStyle="1" w:styleId="ae">
    <w:basedOn w:val="TableauNormal"/>
    <w:rPr>
      <w:rFonts w:ascii="Times New Roman" w:eastAsia="Times New Roman" w:hAnsi="Times New Roman" w:cs="Times New Roman"/>
      <w:sz w:val="20"/>
      <w:szCs w:val="20"/>
    </w:rPr>
    <w:tblPr>
      <w:tblStyleRowBandSize w:val="1"/>
      <w:tblStyleColBandSize w:val="1"/>
    </w:tblPr>
  </w:style>
  <w:style w:type="table" w:customStyle="1" w:styleId="af">
    <w:basedOn w:val="TableauNormal"/>
    <w:rPr>
      <w:rFonts w:ascii="Times New Roman" w:eastAsia="Times New Roman" w:hAnsi="Times New Roman" w:cs="Times New Roman"/>
      <w:sz w:val="20"/>
      <w:szCs w:val="20"/>
    </w:rPr>
    <w:tblPr>
      <w:tblStyleRowBandSize w:val="1"/>
      <w:tblStyleColBandSize w:val="1"/>
    </w:tblPr>
  </w:style>
  <w:style w:type="table" w:customStyle="1" w:styleId="af0">
    <w:basedOn w:val="TableauNormal"/>
    <w:rPr>
      <w:rFonts w:ascii="Times New Roman" w:eastAsia="Times New Roman" w:hAnsi="Times New Roman" w:cs="Times New Roman"/>
      <w:sz w:val="20"/>
      <w:szCs w:val="20"/>
    </w:rPr>
    <w:tblPr>
      <w:tblStyleRowBandSize w:val="1"/>
      <w:tblStyleColBandSize w:val="1"/>
    </w:tblPr>
  </w:style>
  <w:style w:type="table" w:customStyle="1" w:styleId="af1">
    <w:basedOn w:val="TableauNormal"/>
    <w:rPr>
      <w:rFonts w:ascii="Times New Roman" w:eastAsia="Times New Roman" w:hAnsi="Times New Roman" w:cs="Times New Roman"/>
      <w:sz w:val="20"/>
      <w:szCs w:val="20"/>
    </w:rPr>
    <w:tblPr>
      <w:tblStyleRowBandSize w:val="1"/>
      <w:tblStyleColBandSize w:val="1"/>
    </w:tblPr>
  </w:style>
  <w:style w:type="paragraph" w:styleId="Pieddepage">
    <w:name w:val="footer"/>
    <w:basedOn w:val="Normal"/>
    <w:link w:val="PieddepageCar"/>
    <w:uiPriority w:val="99"/>
    <w:unhideWhenUsed/>
    <w:rsid w:val="001D4A78"/>
    <w:pPr>
      <w:tabs>
        <w:tab w:val="center" w:pos="4680"/>
        <w:tab w:val="right" w:pos="9360"/>
      </w:tabs>
    </w:pPr>
    <w:rPr>
      <w:rFonts w:ascii="Calibri" w:eastAsia="Calibri" w:hAnsi="Calibri" w:cs="Calibri"/>
    </w:rPr>
  </w:style>
  <w:style w:type="character" w:customStyle="1" w:styleId="PieddepageCar">
    <w:name w:val="Pied de page Car"/>
    <w:basedOn w:val="Policepardfaut"/>
    <w:link w:val="Pieddepage"/>
    <w:uiPriority w:val="99"/>
    <w:rsid w:val="001D4A78"/>
  </w:style>
  <w:style w:type="character" w:styleId="Numrodepage">
    <w:name w:val="page number"/>
    <w:basedOn w:val="Policepardfaut"/>
    <w:uiPriority w:val="99"/>
    <w:semiHidden/>
    <w:unhideWhenUsed/>
    <w:rsid w:val="001D4A78"/>
  </w:style>
  <w:style w:type="table" w:customStyle="1" w:styleId="af2">
    <w:basedOn w:val="TableauNormal"/>
    <w:rPr>
      <w:rFonts w:ascii="Times New Roman" w:eastAsia="Times New Roman" w:hAnsi="Times New Roman" w:cs="Times New Roman"/>
      <w:sz w:val="20"/>
      <w:szCs w:val="20"/>
    </w:rPr>
    <w:tblPr>
      <w:tblStyleRowBandSize w:val="1"/>
      <w:tblStyleColBandSize w:val="1"/>
    </w:tblPr>
  </w:style>
  <w:style w:type="table" w:customStyle="1" w:styleId="af3">
    <w:basedOn w:val="TableauNormal"/>
    <w:rPr>
      <w:rFonts w:ascii="Times New Roman" w:eastAsia="Times New Roman" w:hAnsi="Times New Roman" w:cs="Times New Roman"/>
      <w:sz w:val="20"/>
      <w:szCs w:val="20"/>
    </w:rPr>
    <w:tblPr>
      <w:tblStyleRowBandSize w:val="1"/>
      <w:tblStyleColBandSize w:val="1"/>
    </w:tblPr>
  </w:style>
  <w:style w:type="table" w:customStyle="1" w:styleId="af4">
    <w:basedOn w:val="TableauNormal"/>
    <w:rPr>
      <w:rFonts w:ascii="Times New Roman" w:eastAsia="Times New Roman" w:hAnsi="Times New Roman" w:cs="Times New Roman"/>
      <w:sz w:val="20"/>
      <w:szCs w:val="20"/>
    </w:rPr>
    <w:tblPr>
      <w:tblStyleRowBandSize w:val="1"/>
      <w:tblStyleColBandSize w:val="1"/>
    </w:tblPr>
  </w:style>
  <w:style w:type="table" w:customStyle="1" w:styleId="af5">
    <w:basedOn w:val="TableauNormal"/>
    <w:rPr>
      <w:rFonts w:ascii="Times New Roman" w:eastAsia="Times New Roman" w:hAnsi="Times New Roman" w:cs="Times New Roman"/>
      <w:sz w:val="20"/>
      <w:szCs w:val="20"/>
    </w:rPr>
    <w:tblPr>
      <w:tblStyleRowBandSize w:val="1"/>
      <w:tblStyleColBandSize w:val="1"/>
    </w:tblPr>
  </w:style>
  <w:style w:type="table" w:customStyle="1" w:styleId="af6">
    <w:basedOn w:val="TableauNormal"/>
    <w:rPr>
      <w:rFonts w:ascii="Times New Roman" w:eastAsia="Times New Roman" w:hAnsi="Times New Roman" w:cs="Times New Roman"/>
      <w:sz w:val="20"/>
      <w:szCs w:val="20"/>
    </w:rPr>
    <w:tblPr>
      <w:tblStyleRowBandSize w:val="1"/>
      <w:tblStyleColBandSize w:val="1"/>
    </w:tblPr>
  </w:style>
  <w:style w:type="table" w:customStyle="1" w:styleId="af7">
    <w:basedOn w:val="TableauNormal"/>
    <w:rPr>
      <w:rFonts w:ascii="Times New Roman" w:eastAsia="Times New Roman" w:hAnsi="Times New Roman" w:cs="Times New Roman"/>
      <w:sz w:val="20"/>
      <w:szCs w:val="20"/>
    </w:rPr>
    <w:tblPr>
      <w:tblStyleRowBandSize w:val="1"/>
      <w:tblStyleColBandSize w:val="1"/>
    </w:tblPr>
  </w:style>
  <w:style w:type="table" w:customStyle="1" w:styleId="af8">
    <w:basedOn w:val="TableauNormal"/>
    <w:rPr>
      <w:rFonts w:ascii="Times New Roman" w:eastAsia="Times New Roman" w:hAnsi="Times New Roman" w:cs="Times New Roman"/>
      <w:sz w:val="20"/>
      <w:szCs w:val="20"/>
    </w:rPr>
    <w:tblPr>
      <w:tblStyleRowBandSize w:val="1"/>
      <w:tblStyleColBandSize w:val="1"/>
    </w:tblPr>
  </w:style>
  <w:style w:type="table" w:customStyle="1" w:styleId="af9">
    <w:basedOn w:val="TableauNormal"/>
    <w:rPr>
      <w:rFonts w:ascii="Times New Roman" w:eastAsia="Times New Roman" w:hAnsi="Times New Roman" w:cs="Times New Roman"/>
      <w:sz w:val="20"/>
      <w:szCs w:val="20"/>
    </w:rPr>
    <w:tblPr>
      <w:tblStyleRowBandSize w:val="1"/>
      <w:tblStyleColBandSize w:val="1"/>
    </w:tblPr>
  </w:style>
  <w:style w:type="table" w:customStyle="1" w:styleId="afa">
    <w:basedOn w:val="TableauNormal"/>
    <w:rPr>
      <w:rFonts w:ascii="Times New Roman" w:eastAsia="Times New Roman" w:hAnsi="Times New Roman" w:cs="Times New Roman"/>
      <w:sz w:val="20"/>
      <w:szCs w:val="20"/>
    </w:rPr>
    <w:tblPr>
      <w:tblStyleRowBandSize w:val="1"/>
      <w:tblStyleColBandSize w:val="1"/>
    </w:tblPr>
  </w:style>
  <w:style w:type="table" w:customStyle="1" w:styleId="afb">
    <w:basedOn w:val="TableauNormal"/>
    <w:rPr>
      <w:rFonts w:ascii="Times New Roman" w:eastAsia="Times New Roman" w:hAnsi="Times New Roman" w:cs="Times New Roman"/>
      <w:sz w:val="20"/>
      <w:szCs w:val="20"/>
    </w:rPr>
    <w:tblPr>
      <w:tblStyleRowBandSize w:val="1"/>
      <w:tblStyleColBandSize w:val="1"/>
    </w:tblPr>
  </w:style>
  <w:style w:type="table" w:customStyle="1" w:styleId="afc">
    <w:basedOn w:val="TableauNormal"/>
    <w:rPr>
      <w:rFonts w:ascii="Times New Roman" w:eastAsia="Times New Roman" w:hAnsi="Times New Roman" w:cs="Times New Roman"/>
      <w:sz w:val="20"/>
      <w:szCs w:val="20"/>
    </w:rPr>
    <w:tblPr>
      <w:tblStyleRowBandSize w:val="1"/>
      <w:tblStyleColBandSize w:val="1"/>
    </w:tblPr>
  </w:style>
  <w:style w:type="table" w:customStyle="1" w:styleId="afd">
    <w:basedOn w:val="TableauNormal"/>
    <w:rPr>
      <w:rFonts w:ascii="Times New Roman" w:eastAsia="Times New Roman" w:hAnsi="Times New Roman" w:cs="Times New Roman"/>
      <w:sz w:val="20"/>
      <w:szCs w:val="20"/>
    </w:rPr>
    <w:tblPr>
      <w:tblStyleRowBandSize w:val="1"/>
      <w:tblStyleColBandSize w:val="1"/>
    </w:tblPr>
  </w:style>
  <w:style w:type="table" w:customStyle="1" w:styleId="afe">
    <w:basedOn w:val="TableauNormal"/>
    <w:rPr>
      <w:rFonts w:ascii="Times New Roman" w:eastAsia="Times New Roman" w:hAnsi="Times New Roman" w:cs="Times New Roman"/>
      <w:sz w:val="20"/>
      <w:szCs w:val="20"/>
    </w:rPr>
    <w:tblPr>
      <w:tblStyleRowBandSize w:val="1"/>
      <w:tblStyleColBandSize w:val="1"/>
    </w:tblPr>
  </w:style>
  <w:style w:type="table" w:customStyle="1" w:styleId="aff">
    <w:basedOn w:val="TableauNormal"/>
    <w:rPr>
      <w:rFonts w:ascii="Times New Roman" w:eastAsia="Times New Roman" w:hAnsi="Times New Roman" w:cs="Times New Roman"/>
      <w:sz w:val="20"/>
      <w:szCs w:val="20"/>
    </w:rPr>
    <w:tblPr>
      <w:tblStyleRowBandSize w:val="1"/>
      <w:tblStyleColBandSize w:val="1"/>
    </w:tblPr>
  </w:style>
  <w:style w:type="table" w:customStyle="1" w:styleId="aff0">
    <w:basedOn w:val="TableauNormal"/>
    <w:rPr>
      <w:rFonts w:ascii="Times New Roman" w:eastAsia="Times New Roman" w:hAnsi="Times New Roman" w:cs="Times New Roman"/>
      <w:sz w:val="20"/>
      <w:szCs w:val="20"/>
    </w:rPr>
    <w:tblPr>
      <w:tblStyleRowBandSize w:val="1"/>
      <w:tblStyleColBandSize w:val="1"/>
    </w:tblPr>
  </w:style>
  <w:style w:type="table" w:customStyle="1" w:styleId="aff1">
    <w:basedOn w:val="TableauNormal"/>
    <w:rPr>
      <w:rFonts w:ascii="Times New Roman" w:eastAsia="Times New Roman" w:hAnsi="Times New Roman" w:cs="Times New Roman"/>
      <w:sz w:val="20"/>
      <w:szCs w:val="20"/>
    </w:rPr>
    <w:tblPr>
      <w:tblStyleRowBandSize w:val="1"/>
      <w:tblStyleColBandSize w:val="1"/>
    </w:tblPr>
  </w:style>
  <w:style w:type="table" w:customStyle="1" w:styleId="aff2">
    <w:basedOn w:val="TableauNormal"/>
    <w:rPr>
      <w:rFonts w:ascii="Times New Roman" w:eastAsia="Times New Roman" w:hAnsi="Times New Roman" w:cs="Times New Roman"/>
      <w:sz w:val="20"/>
      <w:szCs w:val="20"/>
    </w:rPr>
    <w:tblPr>
      <w:tblStyleRowBandSize w:val="1"/>
      <w:tblStyleColBandSize w:val="1"/>
    </w:tblPr>
  </w:style>
  <w:style w:type="table" w:customStyle="1" w:styleId="aff3">
    <w:basedOn w:val="TableauNormal"/>
    <w:rPr>
      <w:rFonts w:ascii="Times New Roman" w:eastAsia="Times New Roman" w:hAnsi="Times New Roman" w:cs="Times New Roman"/>
      <w:sz w:val="20"/>
      <w:szCs w:val="20"/>
    </w:rPr>
    <w:tblPr>
      <w:tblStyleRowBandSize w:val="1"/>
      <w:tblStyleColBandSize w:val="1"/>
    </w:tblPr>
  </w:style>
  <w:style w:type="character" w:styleId="Numrodeligne">
    <w:name w:val="line number"/>
    <w:basedOn w:val="Policepardfaut"/>
    <w:uiPriority w:val="99"/>
    <w:semiHidden/>
    <w:unhideWhenUsed/>
    <w:rsid w:val="007A3013"/>
  </w:style>
  <w:style w:type="table" w:customStyle="1" w:styleId="aff4">
    <w:basedOn w:val="TableauNormal"/>
    <w:rPr>
      <w:rFonts w:ascii="Times New Roman" w:eastAsia="Times New Roman" w:hAnsi="Times New Roman" w:cs="Times New Roman"/>
      <w:sz w:val="20"/>
      <w:szCs w:val="20"/>
    </w:rPr>
    <w:tblPr>
      <w:tblStyleRowBandSize w:val="1"/>
      <w:tblStyleColBandSize w:val="1"/>
    </w:tblPr>
  </w:style>
  <w:style w:type="table" w:customStyle="1" w:styleId="aff5">
    <w:basedOn w:val="TableauNormal"/>
    <w:rPr>
      <w:rFonts w:ascii="Times New Roman" w:eastAsia="Times New Roman" w:hAnsi="Times New Roman" w:cs="Times New Roman"/>
      <w:sz w:val="20"/>
      <w:szCs w:val="20"/>
    </w:rPr>
    <w:tblPr>
      <w:tblStyleRowBandSize w:val="1"/>
      <w:tblStyleColBandSize w:val="1"/>
    </w:tblPr>
  </w:style>
  <w:style w:type="table" w:customStyle="1" w:styleId="aff6">
    <w:basedOn w:val="TableauNormal"/>
    <w:tblPr>
      <w:tblStyleRowBandSize w:val="1"/>
      <w:tblStyleColBandSize w:val="1"/>
      <w:tblCellMar>
        <w:top w:w="100" w:type="dxa"/>
        <w:left w:w="100" w:type="dxa"/>
        <w:bottom w:w="100" w:type="dxa"/>
        <w:right w:w="100" w:type="dxa"/>
      </w:tblCellMar>
    </w:tblPr>
  </w:style>
  <w:style w:type="table" w:customStyle="1" w:styleId="aff7">
    <w:basedOn w:val="TableauNormal"/>
    <w:rPr>
      <w:rFonts w:ascii="Times New Roman" w:eastAsia="Times New Roman" w:hAnsi="Times New Roman" w:cs="Times New Roman"/>
      <w:sz w:val="20"/>
      <w:szCs w:val="20"/>
    </w:rPr>
    <w:tblPr>
      <w:tblStyleRowBandSize w:val="1"/>
      <w:tblStyleColBandSize w:val="1"/>
    </w:tblPr>
  </w:style>
  <w:style w:type="table" w:customStyle="1" w:styleId="aff8">
    <w:basedOn w:val="TableauNormal"/>
    <w:rPr>
      <w:rFonts w:ascii="Times New Roman" w:eastAsia="Times New Roman" w:hAnsi="Times New Roman" w:cs="Times New Roman"/>
      <w:sz w:val="20"/>
      <w:szCs w:val="20"/>
    </w:rPr>
    <w:tblPr>
      <w:tblStyleRowBandSize w:val="1"/>
      <w:tblStyleColBandSize w:val="1"/>
    </w:tblPr>
  </w:style>
  <w:style w:type="table" w:customStyle="1" w:styleId="aff9">
    <w:basedOn w:val="TableauNormal"/>
    <w:tblPr>
      <w:tblStyleRowBandSize w:val="1"/>
      <w:tblStyleColBandSize w:val="1"/>
      <w:tblCellMar>
        <w:top w:w="100" w:type="dxa"/>
        <w:left w:w="100" w:type="dxa"/>
        <w:bottom w:w="100" w:type="dxa"/>
        <w:right w:w="100" w:type="dxa"/>
      </w:tblCellMar>
    </w:tblPr>
  </w:style>
  <w:style w:type="table" w:customStyle="1" w:styleId="affa">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b">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c">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d">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e">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0">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1">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2">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3">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4">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5">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6">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7">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8">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9">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a">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b">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07971">
      <w:bodyDiv w:val="1"/>
      <w:marLeft w:val="0"/>
      <w:marRight w:val="0"/>
      <w:marTop w:val="0"/>
      <w:marBottom w:val="0"/>
      <w:divBdr>
        <w:top w:val="none" w:sz="0" w:space="0" w:color="auto"/>
        <w:left w:val="none" w:sz="0" w:space="0" w:color="auto"/>
        <w:bottom w:val="none" w:sz="0" w:space="0" w:color="auto"/>
        <w:right w:val="none" w:sz="0" w:space="0" w:color="auto"/>
      </w:divBdr>
    </w:div>
    <w:div w:id="225919478">
      <w:bodyDiv w:val="1"/>
      <w:marLeft w:val="0"/>
      <w:marRight w:val="0"/>
      <w:marTop w:val="0"/>
      <w:marBottom w:val="0"/>
      <w:divBdr>
        <w:top w:val="none" w:sz="0" w:space="0" w:color="auto"/>
        <w:left w:val="none" w:sz="0" w:space="0" w:color="auto"/>
        <w:bottom w:val="none" w:sz="0" w:space="0" w:color="auto"/>
        <w:right w:val="none" w:sz="0" w:space="0" w:color="auto"/>
      </w:divBdr>
    </w:div>
    <w:div w:id="233394035">
      <w:bodyDiv w:val="1"/>
      <w:marLeft w:val="0"/>
      <w:marRight w:val="0"/>
      <w:marTop w:val="0"/>
      <w:marBottom w:val="0"/>
      <w:divBdr>
        <w:top w:val="none" w:sz="0" w:space="0" w:color="auto"/>
        <w:left w:val="none" w:sz="0" w:space="0" w:color="auto"/>
        <w:bottom w:val="none" w:sz="0" w:space="0" w:color="auto"/>
        <w:right w:val="none" w:sz="0" w:space="0" w:color="auto"/>
      </w:divBdr>
    </w:div>
    <w:div w:id="252664175">
      <w:bodyDiv w:val="1"/>
      <w:marLeft w:val="0"/>
      <w:marRight w:val="0"/>
      <w:marTop w:val="0"/>
      <w:marBottom w:val="0"/>
      <w:divBdr>
        <w:top w:val="none" w:sz="0" w:space="0" w:color="auto"/>
        <w:left w:val="none" w:sz="0" w:space="0" w:color="auto"/>
        <w:bottom w:val="none" w:sz="0" w:space="0" w:color="auto"/>
        <w:right w:val="none" w:sz="0" w:space="0" w:color="auto"/>
      </w:divBdr>
    </w:div>
    <w:div w:id="313141647">
      <w:bodyDiv w:val="1"/>
      <w:marLeft w:val="0"/>
      <w:marRight w:val="0"/>
      <w:marTop w:val="0"/>
      <w:marBottom w:val="0"/>
      <w:divBdr>
        <w:top w:val="none" w:sz="0" w:space="0" w:color="auto"/>
        <w:left w:val="none" w:sz="0" w:space="0" w:color="auto"/>
        <w:bottom w:val="none" w:sz="0" w:space="0" w:color="auto"/>
        <w:right w:val="none" w:sz="0" w:space="0" w:color="auto"/>
      </w:divBdr>
    </w:div>
    <w:div w:id="35311530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2">
          <w:marLeft w:val="0"/>
          <w:marRight w:val="0"/>
          <w:marTop w:val="0"/>
          <w:marBottom w:val="0"/>
          <w:divBdr>
            <w:top w:val="none" w:sz="0" w:space="0" w:color="auto"/>
            <w:left w:val="none" w:sz="0" w:space="0" w:color="auto"/>
            <w:bottom w:val="none" w:sz="0" w:space="0" w:color="auto"/>
            <w:right w:val="none" w:sz="0" w:space="0" w:color="auto"/>
          </w:divBdr>
          <w:divsChild>
            <w:div w:id="1582256266">
              <w:marLeft w:val="0"/>
              <w:marRight w:val="0"/>
              <w:marTop w:val="0"/>
              <w:marBottom w:val="0"/>
              <w:divBdr>
                <w:top w:val="none" w:sz="0" w:space="0" w:color="auto"/>
                <w:left w:val="none" w:sz="0" w:space="0" w:color="auto"/>
                <w:bottom w:val="none" w:sz="0" w:space="0" w:color="auto"/>
                <w:right w:val="none" w:sz="0" w:space="0" w:color="auto"/>
              </w:divBdr>
              <w:divsChild>
                <w:div w:id="10647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580">
      <w:bodyDiv w:val="1"/>
      <w:marLeft w:val="0"/>
      <w:marRight w:val="0"/>
      <w:marTop w:val="0"/>
      <w:marBottom w:val="0"/>
      <w:divBdr>
        <w:top w:val="none" w:sz="0" w:space="0" w:color="auto"/>
        <w:left w:val="none" w:sz="0" w:space="0" w:color="auto"/>
        <w:bottom w:val="none" w:sz="0" w:space="0" w:color="auto"/>
        <w:right w:val="none" w:sz="0" w:space="0" w:color="auto"/>
      </w:divBdr>
    </w:div>
    <w:div w:id="679938703">
      <w:bodyDiv w:val="1"/>
      <w:marLeft w:val="0"/>
      <w:marRight w:val="0"/>
      <w:marTop w:val="0"/>
      <w:marBottom w:val="0"/>
      <w:divBdr>
        <w:top w:val="none" w:sz="0" w:space="0" w:color="auto"/>
        <w:left w:val="none" w:sz="0" w:space="0" w:color="auto"/>
        <w:bottom w:val="none" w:sz="0" w:space="0" w:color="auto"/>
        <w:right w:val="none" w:sz="0" w:space="0" w:color="auto"/>
      </w:divBdr>
    </w:div>
    <w:div w:id="757141503">
      <w:bodyDiv w:val="1"/>
      <w:marLeft w:val="0"/>
      <w:marRight w:val="0"/>
      <w:marTop w:val="0"/>
      <w:marBottom w:val="0"/>
      <w:divBdr>
        <w:top w:val="none" w:sz="0" w:space="0" w:color="auto"/>
        <w:left w:val="none" w:sz="0" w:space="0" w:color="auto"/>
        <w:bottom w:val="none" w:sz="0" w:space="0" w:color="auto"/>
        <w:right w:val="none" w:sz="0" w:space="0" w:color="auto"/>
      </w:divBdr>
    </w:div>
    <w:div w:id="773596179">
      <w:bodyDiv w:val="1"/>
      <w:marLeft w:val="0"/>
      <w:marRight w:val="0"/>
      <w:marTop w:val="0"/>
      <w:marBottom w:val="0"/>
      <w:divBdr>
        <w:top w:val="none" w:sz="0" w:space="0" w:color="auto"/>
        <w:left w:val="none" w:sz="0" w:space="0" w:color="auto"/>
        <w:bottom w:val="none" w:sz="0" w:space="0" w:color="auto"/>
        <w:right w:val="none" w:sz="0" w:space="0" w:color="auto"/>
      </w:divBdr>
    </w:div>
    <w:div w:id="863713890">
      <w:bodyDiv w:val="1"/>
      <w:marLeft w:val="0"/>
      <w:marRight w:val="0"/>
      <w:marTop w:val="0"/>
      <w:marBottom w:val="0"/>
      <w:divBdr>
        <w:top w:val="none" w:sz="0" w:space="0" w:color="auto"/>
        <w:left w:val="none" w:sz="0" w:space="0" w:color="auto"/>
        <w:bottom w:val="none" w:sz="0" w:space="0" w:color="auto"/>
        <w:right w:val="none" w:sz="0" w:space="0" w:color="auto"/>
      </w:divBdr>
    </w:div>
    <w:div w:id="968584471">
      <w:bodyDiv w:val="1"/>
      <w:marLeft w:val="0"/>
      <w:marRight w:val="0"/>
      <w:marTop w:val="0"/>
      <w:marBottom w:val="0"/>
      <w:divBdr>
        <w:top w:val="none" w:sz="0" w:space="0" w:color="auto"/>
        <w:left w:val="none" w:sz="0" w:space="0" w:color="auto"/>
        <w:bottom w:val="none" w:sz="0" w:space="0" w:color="auto"/>
        <w:right w:val="none" w:sz="0" w:space="0" w:color="auto"/>
      </w:divBdr>
    </w:div>
    <w:div w:id="974946154">
      <w:bodyDiv w:val="1"/>
      <w:marLeft w:val="0"/>
      <w:marRight w:val="0"/>
      <w:marTop w:val="0"/>
      <w:marBottom w:val="0"/>
      <w:divBdr>
        <w:top w:val="none" w:sz="0" w:space="0" w:color="auto"/>
        <w:left w:val="none" w:sz="0" w:space="0" w:color="auto"/>
        <w:bottom w:val="none" w:sz="0" w:space="0" w:color="auto"/>
        <w:right w:val="none" w:sz="0" w:space="0" w:color="auto"/>
      </w:divBdr>
    </w:div>
    <w:div w:id="1242327293">
      <w:bodyDiv w:val="1"/>
      <w:marLeft w:val="0"/>
      <w:marRight w:val="0"/>
      <w:marTop w:val="0"/>
      <w:marBottom w:val="0"/>
      <w:divBdr>
        <w:top w:val="none" w:sz="0" w:space="0" w:color="auto"/>
        <w:left w:val="none" w:sz="0" w:space="0" w:color="auto"/>
        <w:bottom w:val="none" w:sz="0" w:space="0" w:color="auto"/>
        <w:right w:val="none" w:sz="0" w:space="0" w:color="auto"/>
      </w:divBdr>
    </w:div>
    <w:div w:id="1298102362">
      <w:bodyDiv w:val="1"/>
      <w:marLeft w:val="0"/>
      <w:marRight w:val="0"/>
      <w:marTop w:val="0"/>
      <w:marBottom w:val="0"/>
      <w:divBdr>
        <w:top w:val="none" w:sz="0" w:space="0" w:color="auto"/>
        <w:left w:val="none" w:sz="0" w:space="0" w:color="auto"/>
        <w:bottom w:val="none" w:sz="0" w:space="0" w:color="auto"/>
        <w:right w:val="none" w:sz="0" w:space="0" w:color="auto"/>
      </w:divBdr>
    </w:div>
    <w:div w:id="1577011682">
      <w:bodyDiv w:val="1"/>
      <w:marLeft w:val="0"/>
      <w:marRight w:val="0"/>
      <w:marTop w:val="0"/>
      <w:marBottom w:val="0"/>
      <w:divBdr>
        <w:top w:val="none" w:sz="0" w:space="0" w:color="auto"/>
        <w:left w:val="none" w:sz="0" w:space="0" w:color="auto"/>
        <w:bottom w:val="none" w:sz="0" w:space="0" w:color="auto"/>
        <w:right w:val="none" w:sz="0" w:space="0" w:color="auto"/>
      </w:divBdr>
    </w:div>
    <w:div w:id="1588804008">
      <w:bodyDiv w:val="1"/>
      <w:marLeft w:val="0"/>
      <w:marRight w:val="0"/>
      <w:marTop w:val="0"/>
      <w:marBottom w:val="0"/>
      <w:divBdr>
        <w:top w:val="none" w:sz="0" w:space="0" w:color="auto"/>
        <w:left w:val="none" w:sz="0" w:space="0" w:color="auto"/>
        <w:bottom w:val="none" w:sz="0" w:space="0" w:color="auto"/>
        <w:right w:val="none" w:sz="0" w:space="0" w:color="auto"/>
      </w:divBdr>
    </w:div>
    <w:div w:id="1628853914">
      <w:bodyDiv w:val="1"/>
      <w:marLeft w:val="0"/>
      <w:marRight w:val="0"/>
      <w:marTop w:val="0"/>
      <w:marBottom w:val="0"/>
      <w:divBdr>
        <w:top w:val="none" w:sz="0" w:space="0" w:color="auto"/>
        <w:left w:val="none" w:sz="0" w:space="0" w:color="auto"/>
        <w:bottom w:val="none" w:sz="0" w:space="0" w:color="auto"/>
        <w:right w:val="none" w:sz="0" w:space="0" w:color="auto"/>
      </w:divBdr>
    </w:div>
    <w:div w:id="1642072290">
      <w:bodyDiv w:val="1"/>
      <w:marLeft w:val="0"/>
      <w:marRight w:val="0"/>
      <w:marTop w:val="0"/>
      <w:marBottom w:val="0"/>
      <w:divBdr>
        <w:top w:val="none" w:sz="0" w:space="0" w:color="auto"/>
        <w:left w:val="none" w:sz="0" w:space="0" w:color="auto"/>
        <w:bottom w:val="none" w:sz="0" w:space="0" w:color="auto"/>
        <w:right w:val="none" w:sz="0" w:space="0" w:color="auto"/>
      </w:divBdr>
    </w:div>
    <w:div w:id="1800109185">
      <w:bodyDiv w:val="1"/>
      <w:marLeft w:val="0"/>
      <w:marRight w:val="0"/>
      <w:marTop w:val="0"/>
      <w:marBottom w:val="0"/>
      <w:divBdr>
        <w:top w:val="none" w:sz="0" w:space="0" w:color="auto"/>
        <w:left w:val="none" w:sz="0" w:space="0" w:color="auto"/>
        <w:bottom w:val="none" w:sz="0" w:space="0" w:color="auto"/>
        <w:right w:val="none" w:sz="0" w:space="0" w:color="auto"/>
      </w:divBdr>
    </w:div>
    <w:div w:id="1865169510">
      <w:bodyDiv w:val="1"/>
      <w:marLeft w:val="0"/>
      <w:marRight w:val="0"/>
      <w:marTop w:val="0"/>
      <w:marBottom w:val="0"/>
      <w:divBdr>
        <w:top w:val="none" w:sz="0" w:space="0" w:color="auto"/>
        <w:left w:val="none" w:sz="0" w:space="0" w:color="auto"/>
        <w:bottom w:val="none" w:sz="0" w:space="0" w:color="auto"/>
        <w:right w:val="none" w:sz="0" w:space="0" w:color="auto"/>
      </w:divBdr>
    </w:div>
    <w:div w:id="1892569594">
      <w:bodyDiv w:val="1"/>
      <w:marLeft w:val="0"/>
      <w:marRight w:val="0"/>
      <w:marTop w:val="0"/>
      <w:marBottom w:val="0"/>
      <w:divBdr>
        <w:top w:val="none" w:sz="0" w:space="0" w:color="auto"/>
        <w:left w:val="none" w:sz="0" w:space="0" w:color="auto"/>
        <w:bottom w:val="none" w:sz="0" w:space="0" w:color="auto"/>
        <w:right w:val="none" w:sz="0" w:space="0" w:color="auto"/>
      </w:divBdr>
      <w:divsChild>
        <w:div w:id="1840804208">
          <w:marLeft w:val="0"/>
          <w:marRight w:val="0"/>
          <w:marTop w:val="0"/>
          <w:marBottom w:val="0"/>
          <w:divBdr>
            <w:top w:val="none" w:sz="0" w:space="0" w:color="auto"/>
            <w:left w:val="none" w:sz="0" w:space="0" w:color="auto"/>
            <w:bottom w:val="none" w:sz="0" w:space="0" w:color="auto"/>
            <w:right w:val="none" w:sz="0" w:space="0" w:color="auto"/>
          </w:divBdr>
          <w:divsChild>
            <w:div w:id="1578710306">
              <w:marLeft w:val="0"/>
              <w:marRight w:val="0"/>
              <w:marTop w:val="0"/>
              <w:marBottom w:val="0"/>
              <w:divBdr>
                <w:top w:val="none" w:sz="0" w:space="0" w:color="auto"/>
                <w:left w:val="none" w:sz="0" w:space="0" w:color="auto"/>
                <w:bottom w:val="none" w:sz="0" w:space="0" w:color="auto"/>
                <w:right w:val="none" w:sz="0" w:space="0" w:color="auto"/>
              </w:divBdr>
              <w:divsChild>
                <w:div w:id="7187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2050">
      <w:bodyDiv w:val="1"/>
      <w:marLeft w:val="0"/>
      <w:marRight w:val="0"/>
      <w:marTop w:val="0"/>
      <w:marBottom w:val="0"/>
      <w:divBdr>
        <w:top w:val="none" w:sz="0" w:space="0" w:color="auto"/>
        <w:left w:val="none" w:sz="0" w:space="0" w:color="auto"/>
        <w:bottom w:val="none" w:sz="0" w:space="0" w:color="auto"/>
        <w:right w:val="none" w:sz="0" w:space="0" w:color="auto"/>
      </w:divBdr>
    </w:div>
    <w:div w:id="1990284027">
      <w:bodyDiv w:val="1"/>
      <w:marLeft w:val="0"/>
      <w:marRight w:val="0"/>
      <w:marTop w:val="0"/>
      <w:marBottom w:val="0"/>
      <w:divBdr>
        <w:top w:val="none" w:sz="0" w:space="0" w:color="auto"/>
        <w:left w:val="none" w:sz="0" w:space="0" w:color="auto"/>
        <w:bottom w:val="none" w:sz="0" w:space="0" w:color="auto"/>
        <w:right w:val="none" w:sz="0" w:space="0" w:color="auto"/>
      </w:divBdr>
    </w:div>
    <w:div w:id="201903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3-3393-6799" TargetMode="External"/><Relationship Id="rId18" Type="http://schemas.openxmlformats.org/officeDocument/2006/relationships/image" Target="media/image3.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orcid.org/0000-0002-0563-3099" TargetMode="External"/><Relationship Id="rId17" Type="http://schemas.openxmlformats.org/officeDocument/2006/relationships/image" Target="media/image2.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1-6207-7466"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EB2399-2791-471D-9BC7-953C3E12D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56</Pages>
  <Words>67125</Words>
  <Characters>369189</Characters>
  <Application>Microsoft Office Word</Application>
  <DocSecurity>0</DocSecurity>
  <Lines>3076</Lines>
  <Paragraphs>870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Emilien Lasne</cp:lastModifiedBy>
  <cp:revision>6</cp:revision>
  <dcterms:created xsi:type="dcterms:W3CDTF">2021-01-29T08:37:00Z</dcterms:created>
  <dcterms:modified xsi:type="dcterms:W3CDTF">2021-02-02T16:35:00Z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