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 of changing lake temperatures on coregonine embryogenesis at local to global scales</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R. Stewart</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Mikko Makinen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Chloé Goulon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Jean Guillard</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Emilien Lasne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Juha Karjalainen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Jason D. Stockwell</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Biology, University of Vermont, USA</w:t>
      </w:r>
    </w:p>
    <w:p w:rsidR="00000000" w:rsidDel="00000000" w:rsidP="00000000" w:rsidRDefault="00000000" w:rsidRPr="00000000" w14:paraId="000000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University of Jyväskylä, Finland</w:t>
      </w:r>
    </w:p>
    <w:p w:rsidR="00000000" w:rsidDel="00000000" w:rsidP="00000000" w:rsidRDefault="00000000" w:rsidRPr="00000000" w14:paraId="000000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UMR CARRTEL INRA-Université Savoie Mont Blanc, France</w:t>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UMR ESE Agrocampus Ouest-INRA, France</w:t>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Rubenstein Ecosystem Science Laboratory, University of Vermont, USA</w:t>
      </w:r>
    </w:p>
    <w:p w:rsidR="00000000" w:rsidDel="00000000" w:rsidP="00000000" w:rsidRDefault="00000000" w:rsidRPr="00000000" w14:paraId="000000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ABSTRACT:</w:t>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write later.</w:t>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INTRODUCTION:</w:t>
      </w: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Aquatic ecosystems present unique and difficult challenges for biodiversity conservation because of the diverse array of habitats and the numerous socio-economic benefits they provide (Halpern et al. 2015, Langhans et al. 2019). Lakes are one of the most sensitive natural resources to climate change (Woolway et al. 2020). Climate change can alter lake physical and chemical characteristics that result in both direct and indirect biological consequences for lake ecology and metabolism (Adrian et al. 2009, Williamson et al. 2014). Although the broader impacts of climate-derived changes in lake dynamics remain unclear (Shatwell et al. 2019), the responses of many lake populations are projected to be inadequate to counter the speed and magnitude of climate change, leaving </w:t>
      </w:r>
      <w:r w:rsidDel="00000000" w:rsidR="00000000" w:rsidRPr="00000000">
        <w:rPr>
          <w:rFonts w:ascii="Times New Roman" w:cs="Times New Roman" w:eastAsia="Times New Roman" w:hAnsi="Times New Roman"/>
          <w:rtl w:val="0"/>
        </w:rPr>
        <w:t xml:space="preserve">groups</w:t>
      </w:r>
      <w:r w:rsidDel="00000000" w:rsidR="00000000" w:rsidRPr="00000000">
        <w:rPr>
          <w:rFonts w:ascii="Times New Roman" w:cs="Times New Roman" w:eastAsia="Times New Roman" w:hAnsi="Times New Roman"/>
          <w:rtl w:val="0"/>
        </w:rPr>
        <w:t xml:space="preserve"> vulnerable to decline and extinction (Hoffmann and Sgrò 2011).</w:t>
      </w:r>
    </w:p>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Lakes are warming at an unprecedented rate on a global scale (Austin and Colman 2007, O’Reilly et al. 2015, Woolway et al. 2017). Conversely, water temperature change is not projected to rise at a consistent rate across regions, seasons, or lake types (O’Reilly et al. 2015, McCullough et al. 2019). The greatest seasonal increase in water temperature of </w:t>
      </w:r>
      <w:r w:rsidDel="00000000" w:rsidR="00000000" w:rsidRPr="00000000">
        <w:rPr>
          <w:rFonts w:ascii="Times New Roman" w:cs="Times New Roman" w:eastAsia="Times New Roman" w:hAnsi="Times New Roman"/>
          <w:color w:val="000000"/>
          <w:rtl w:val="0"/>
        </w:rPr>
        <w:t xml:space="preserve">seasonally </w:t>
      </w:r>
      <w:r w:rsidDel="00000000" w:rsidR="00000000" w:rsidRPr="00000000">
        <w:rPr>
          <w:rFonts w:ascii="Times New Roman" w:cs="Times New Roman" w:eastAsia="Times New Roman" w:hAnsi="Times New Roman"/>
          <w:rtl w:val="0"/>
        </w:rPr>
        <w:t xml:space="preserve">ice-covered 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(Meehl et al. 2007). Temperature is considered an abiotic master factor for aquatic ecosystems, as changes in water temperature directly alter the physical and chemical properties of water and affect phenological and reproductive events, metabolic rates, growth, and survival of aquatic organisms (Brett 1979, Little et al. 2020). The effects of climate change on lake fishes are predicted to lead to declines in cold-water species (Fang et al. 2004, Mackenzie-Grieve and Post 2006, Jacobson et al. 2010, Herb et al. 2014) and increases in warm-water species (Lehtonen 1996, Chu et al. 2005, Sharma et al. 2007, Van Zuiden et al. 2016) as the climate warms (Comte et al. 2013, Hansen et al. 2017).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Fundamental questions for evolutionary and conservation biologists in a global change context include how lake fishes will respond to rising water temperatures and what mechanisms will be involved in the process.</w:t>
      </w:r>
    </w:p>
    <w:p w:rsidR="00000000" w:rsidDel="00000000" w:rsidP="00000000" w:rsidRDefault="00000000" w:rsidRPr="00000000" w14:paraId="0000001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whitefishes, Salmonidae Coregoninae (hereafter coregonines), are of great socio-economic value </w:t>
      </w:r>
      <w:sdt>
        <w:sdtPr>
          <w:tag w:val="goog_rdk_0"/>
        </w:sdtPr>
        <w:sdtContent>
          <w:commentRangeStart w:id="0"/>
        </w:sdtContent>
      </w:sdt>
      <w:sdt>
        <w:sdtPr>
          <w:tag w:val="goog_rdk_1"/>
        </w:sdtPr>
        <w:sdtContent>
          <w:commentRangeStart w:id="1"/>
        </w:sdtContent>
      </w:sdt>
      <w:r w:rsidDel="00000000" w:rsidR="00000000" w:rsidRPr="00000000">
        <w:rPr>
          <w:rFonts w:ascii="Times New Roman" w:cs="Times New Roman" w:eastAsia="Times New Roman" w:hAnsi="Times New Roman"/>
          <w:rtl w:val="0"/>
        </w:rPr>
        <w:t xml:space="preserve">(Nyberg et al. 2001, Ebener et al. 2008a, 2008b, Lynch et al. 2015, 2016)</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Coregonines are also considered to be critically sensitive to the effects of climate change because they are cold, stenothermic fishes (Stockwell et al. 2009, Elliott and Bell 2011, Jeppesen et al. 2012, Isaak 2014, Jonsson and Jonsson 2014, Karjalainen et al. 2015, 2016). Species that possess narrow optimal ranges, live near their thermal limits, or develop over long periods at cold temperatures are at-risk under warming climate scenarios as temperature can have strong effects on embryos (Blaxter 1991, Pepin 1991, Ficke et al. 2007, Lim et al. 2017). Coregonine fisheries worldwide have experienced population declines due to highly variable and weak year-class strengths (Nyberg et al. 2001, Vonlanthen et al. 2012, Anneville et al. 2015, Myers et al. 2015). The reason for declining recruitment is unknown, but winter conditions appear to play a role in recruitment success (Nyberg et al. 2001, Marjomäki et al. 2004, Karjalainen et al. 2015, 2016). Coregonines generally spawn during late fall, embryos incubate over winter, and begin hatching in late spring (Karjalainen et al. 2000, Stockwell et al. 2009). Spawning adults, embryos, and larvae are exposed to a variety of thermal conditions throughout this long period of reproduction and incubation. At least some coregonines, however, have the ability to adapt to temperature changes within the limits of phenotypic plasticity and through genetic adaptive changes (Karjalainen et al. 2015, 2016).</w:t>
      </w:r>
    </w:p>
    <w:p w:rsidR="00000000" w:rsidDel="00000000" w:rsidP="00000000" w:rsidRDefault="00000000" w:rsidRPr="00000000" w14:paraId="0000001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Life-history traits in fishes can vary across latitudes and </w:t>
      </w:r>
      <w:sdt>
        <w:sdtPr>
          <w:tag w:val="goog_rdk_2"/>
        </w:sdtPr>
        <w:sdtContent>
          <w:commentRangeStart w:id="2"/>
        </w:sdtContent>
      </w:sdt>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the driving selective force for this variation is size-dependent winter mortality in young-of-the-year</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(Conover and Present 1990, Yamahira and Conover 2002, Chavarie et al. 2010).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Such size-dependent winter mortality results in a strong and increasing selection pressure towards fast-growing fishes with increasing latitude. Year-class strength of most fish species, including coregonines, is thought to be established prior to the end of the first season of growth, with the first few weeks after hatching especially critical (Hjort 1914, Cushing 1990, Ludsin et al. 2011, 2014, Karjalainen et al. 2015, 2016). </w:t>
      </w:r>
      <w:r w:rsidDel="00000000" w:rsidR="00000000" w:rsidRPr="00000000">
        <w:rPr>
          <w:rFonts w:ascii="Times New Roman" w:cs="Times New Roman" w:eastAsia="Times New Roman" w:hAnsi="Times New Roman"/>
          <w:rtl w:val="0"/>
        </w:rPr>
        <w:t xml:space="preserve">The response of coregonines to environmental change at the embryonic and larval stages are expected to play an important role in population persistence </w:t>
      </w:r>
      <w:r w:rsidDel="00000000" w:rsidR="00000000" w:rsidRPr="00000000">
        <w:rPr>
          <w:rFonts w:ascii="Times New Roman" w:cs="Times New Roman" w:eastAsia="Times New Roman" w:hAnsi="Times New Roman"/>
          <w:rtl w:val="0"/>
        </w:rPr>
        <w:t xml:space="preserve">(Myers 1997, Karjalainen et al. 2000) and have major implications on ecosystem health as coregonines contribute significantly to ecosystem function and energy transfer (Gamble et al. 2011, Muir et al. 2014, Stockwell et al. 2014, Karjalainen et al. 2015). Large-scale experimental evolution studies may aid in understanding the response of coregonines to changing environments (Hoffmann and Sgrò 2011). Coregonines occur broadly across northern latitudes and are an ideal group to identify how cold-water fishes may adapt to climate-driven shifts in environmental variables, such as water temperature.</w:t>
      </w:r>
    </w:p>
    <w:sdt>
      <w:sdtPr>
        <w:tag w:val="goog_rdk_7"/>
      </w:sdtPr>
      <w:sdtContent>
        <w:p w:rsidR="00000000" w:rsidDel="00000000" w:rsidP="00000000" w:rsidRDefault="00000000" w:rsidRPr="00000000" w14:paraId="00000019">
          <w:pPr>
            <w:spacing w:line="276" w:lineRule="auto"/>
            <w:rPr>
              <w:ins w:author="Jason Stockwell" w:id="0" w:date="2020-11-04T02:09:27Z"/>
              <w:rFonts w:ascii="Times New Roman" w:cs="Times New Roman" w:eastAsia="Times New Roman" w:hAnsi="Times New Roman"/>
            </w:rPr>
          </w:pPr>
          <w:sdt>
            <w:sdtPr>
              <w:tag w:val="goog_rdk_5"/>
            </w:sdtPr>
            <w:sdtContent>
              <w:ins w:author="Jason Stockwell" w:id="0" w:date="2020-11-04T02:09:27Z"/>
              <w:sdt>
                <w:sdtPr>
                  <w:tag w:val="goog_rdk_6"/>
                </w:sdtPr>
                <w:sdtContent>
                  <w:commentRangeStart w:id="4"/>
                </w:sdtContent>
              </w:sdt>
              <w:ins w:author="Jason Stockwell" w:id="0" w:date="2020-11-04T02:09:27Z">
                <w:r w:rsidDel="00000000" w:rsidR="00000000" w:rsidRPr="00000000">
                  <w:rPr>
                    <w:rtl w:val="0"/>
                  </w:rPr>
                </w:r>
              </w:ins>
            </w:sdtContent>
          </w:sdt>
        </w:p>
      </w:sdtContent>
    </w:sdt>
    <w:sdt>
      <w:sdtPr>
        <w:tag w:val="goog_rdk_9"/>
      </w:sdtPr>
      <w:sdtContent>
        <w:p w:rsidR="00000000" w:rsidDel="00000000" w:rsidP="00000000" w:rsidRDefault="00000000" w:rsidRPr="00000000" w14:paraId="0000001A">
          <w:pPr>
            <w:spacing w:line="276" w:lineRule="auto"/>
            <w:rPr>
              <w:ins w:author="Jason Stockwell" w:id="0" w:date="2020-11-04T02:09:27Z"/>
              <w:rFonts w:ascii="Times New Roman" w:cs="Times New Roman" w:eastAsia="Times New Roman" w:hAnsi="Times New Roman"/>
            </w:rPr>
          </w:pPr>
          <w:sdt>
            <w:sdtPr>
              <w:tag w:val="goog_rdk_8"/>
            </w:sdtPr>
            <w:sdtContent>
              <w:ins w:author="Jason Stockwell" w:id="0" w:date="2020-11-04T02:09:27Z">
                <w:r w:rsidDel="00000000" w:rsidR="00000000" w:rsidRPr="00000000">
                  <w:rPr>
                    <w:rFonts w:ascii="Times New Roman" w:cs="Times New Roman" w:eastAsia="Times New Roman" w:hAnsi="Times New Roman"/>
                    <w:rtl w:val="0"/>
                  </w:rPr>
                  <w:t xml:space="preserve">Seems like more detail is needed here to build up to hypotheses, maybe include your hypotheses here.</w:t>
                </w:r>
              </w:ins>
            </w:sdtContent>
          </w:sdt>
        </w:p>
      </w:sdtContent>
    </w:sdt>
    <w:p w:rsidR="00000000" w:rsidDel="00000000" w:rsidP="00000000" w:rsidRDefault="00000000" w:rsidRPr="00000000" w14:paraId="0000001B">
      <w:pPr>
        <w:spacing w:line="276" w:lineRule="auto"/>
        <w:rPr>
          <w:rFonts w:ascii="Times New Roman" w:cs="Times New Roman" w:eastAsia="Times New Roman" w:hAnsi="Times New Roman"/>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One of the challenges in examining early-life stage performance is the choice of offspring trait. The range of offspring traits are broad (e.g., genetic, physiological, behavioural, etc.) and vary greatly in ease and cost to attain. One unifying theory for early-life trait performance is that larger females produce larger eggs and result in larger larvae that have higher survival (REFS). In many cases, a maternal effect, or the non-genetic contribution from the mother’s phenotype, in a trait is high when correlated to egg size (</w:t>
      </w:r>
      <w:r w:rsidDel="00000000" w:rsidR="00000000" w:rsidRPr="00000000">
        <w:rPr>
          <w:rFonts w:ascii="Times New Roman" w:cs="Times New Roman" w:eastAsia="Times New Roman" w:hAnsi="Times New Roman"/>
          <w:i w:val="1"/>
          <w:color w:val="980000"/>
          <w:rtl w:val="0"/>
        </w:rPr>
        <w:t xml:space="preserve">e.g.,</w:t>
      </w:r>
      <w:r w:rsidDel="00000000" w:rsidR="00000000" w:rsidRPr="00000000">
        <w:rPr>
          <w:rFonts w:ascii="Times New Roman" w:cs="Times New Roman" w:eastAsia="Times New Roman" w:hAnsi="Times New Roman"/>
          <w:color w:val="980000"/>
          <w:rtl w:val="0"/>
        </w:rPr>
        <w:t xml:space="preserve"> yolk-sac) diminishes with time, as the main maternal influence is on egg size (REFS). Heritability, or the proportion of additive genetic phenotypic variance, becomes more apparent after the major egg size influence is diminished (REFS). The environment can act directly on the spawning adults and have transgenerational effects. Increases in water temperature has been shown to impact the sperm of European whitefish (</w:t>
      </w:r>
      <w:r w:rsidDel="00000000" w:rsidR="00000000" w:rsidRPr="00000000">
        <w:rPr>
          <w:rFonts w:ascii="Times New Roman" w:cs="Times New Roman" w:eastAsia="Times New Roman" w:hAnsi="Times New Roman"/>
          <w:i w:val="1"/>
          <w:color w:val="980000"/>
          <w:rtl w:val="0"/>
        </w:rPr>
        <w:t xml:space="preserve">Coregonus lavaretus</w:t>
      </w:r>
      <w:r w:rsidDel="00000000" w:rsidR="00000000" w:rsidRPr="00000000">
        <w:rPr>
          <w:rFonts w:ascii="Times New Roman" w:cs="Times New Roman" w:eastAsia="Times New Roman" w:hAnsi="Times New Roman"/>
          <w:color w:val="980000"/>
          <w:rtl w:val="0"/>
        </w:rPr>
        <w:t xml:space="preserve">) and negatively shape offspring phenotype and post-hatching performance (Kekäläinen et al. 2018). Examining sources of phenotypic variation are important to understanding offspring fitness and success and the relative importance each source plays under stressful environments from climate change. </w:t>
      </w:r>
    </w:p>
    <w:p w:rsidR="00000000" w:rsidDel="00000000" w:rsidP="00000000" w:rsidRDefault="00000000" w:rsidRPr="00000000" w14:paraId="0000001D">
      <w:pPr>
        <w:spacing w:line="276" w:lineRule="auto"/>
        <w:rPr>
          <w:rFonts w:ascii="Times New Roman" w:cs="Times New Roman" w:eastAsia="Times New Roman" w:hAnsi="Times New Roman"/>
          <w:color w:val="980000"/>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hypothesized that coregonine populations across l</w:t>
      </w:r>
      <w:r w:rsidDel="00000000" w:rsidR="00000000" w:rsidRPr="00000000">
        <w:rPr>
          <w:rFonts w:ascii="Times New Roman" w:cs="Times New Roman" w:eastAsia="Times New Roman" w:hAnsi="Times New Roman"/>
          <w:rtl w:val="0"/>
        </w:rPr>
        <w:t xml:space="preserve">atitudes differentially</w:t>
      </w:r>
      <w:r w:rsidDel="00000000" w:rsidR="00000000" w:rsidRPr="00000000">
        <w:rPr>
          <w:rFonts w:ascii="Times New Roman" w:cs="Times New Roman" w:eastAsia="Times New Roman" w:hAnsi="Times New Roman"/>
          <w:rtl w:val="0"/>
        </w:rPr>
        <w:t xml:space="preserve"> respond to changing winter conditions. Evolutionary differences in life-history traits of embryos and morphological traits of larvae to varying climates may drive thermal resilience during embryonic and larval stages. High-latitude populations which experience lower water temperatures and longer winters, compared to lower-latitude populations, are expected to (1) have prolonged incubation periods across all temperatures, (2) have lower embryo survival as temperature increases, and (3) exhibit a smaller size-at-age across all temperatures. </w:t>
      </w:r>
      <w:sdt>
        <w:sdtPr>
          <w:tag w:val="goog_rdk_10"/>
        </w:sdtPr>
        <w:sdtContent>
          <w:commentRangeStart w:id="5"/>
        </w:sdtContent>
      </w:sdt>
      <w:sdt>
        <w:sdtPr>
          <w:tag w:val="goog_rdk_11"/>
        </w:sdtPr>
        <w:sdtContent>
          <w:commentRangeStart w:id="6"/>
        </w:sdtContent>
      </w:sdt>
      <w:r w:rsidDel="00000000" w:rsidR="00000000" w:rsidRPr="00000000">
        <w:rPr>
          <w:rFonts w:ascii="Times New Roman" w:cs="Times New Roman" w:eastAsia="Times New Roman" w:hAnsi="Times New Roman"/>
          <w:rtl w:val="0"/>
        </w:rPr>
        <w:t xml:space="preserve">We also hypothesized that coregonine populations across latitudes have different parental responses to changing winter conditions and the relative importance for life-history and morphological trait performance. Lower-latitude populations experience a greater magnitude of seasonal fluctuations and water temperature variation will result in having a stronger parental response to changing temperatures due to stronger selection towards thermal plasticity</w:t>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Life-history and morphological traits will also have different levels of heritability and maternal effects based on the developmental stage. Traits more closely associated with egg size will have a greater maternal effect and be less heritable. To test our hypotheses, we experimentally analyzed the reaction norms of early-life stage coregonines from known breeding crosses to changing winter thermal regimes across broad latitudinal gradients.</w:t>
      </w:r>
    </w:p>
    <w:p w:rsidR="00000000" w:rsidDel="00000000" w:rsidP="00000000" w:rsidRDefault="00000000" w:rsidRPr="00000000" w14:paraId="000000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2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Study Sites and Collections</w:t>
      </w:r>
    </w:p>
    <w:p w:rsidR="00000000" w:rsidDel="00000000" w:rsidP="00000000" w:rsidRDefault="00000000" w:rsidRPr="00000000" w14:paraId="000000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 cross-lake, cross-continent, cross-species approach to evaluate the responses and thermal tolerances of coregonine embryos and larvae to changing thermal regimes. Wild-caught populations of 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in Lake Superior (LS-Cisco; USA/Canada) and Lake Ontario (LO-Cisco; USA/Canada), and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LK-Vendace) and European whitefish (LK-Whitefish)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rsidR="00000000" w:rsidDel="00000000" w:rsidP="00000000" w:rsidRDefault="00000000" w:rsidRPr="00000000" w14:paraId="0000002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term population is used in many ways. For the sake of clarity, our operational use of a population is to represent a single species within a single lake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cisco in Lake Superior).</w:t>
      </w:r>
    </w:p>
    <w:p w:rsidR="00000000" w:rsidDel="00000000" w:rsidP="00000000" w:rsidRDefault="00000000" w:rsidRPr="00000000" w14:paraId="0000002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Fertilization and Incubation</w:t>
      </w:r>
    </w:p>
    <w:p w:rsidR="00000000" w:rsidDel="00000000" w:rsidP="00000000" w:rsidRDefault="00000000" w:rsidRPr="00000000" w14:paraId="000000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Eggs and milt were stripped from dams and sires from each population and artificially fertilized under a blocked, nested full-sib, half-sib fertilization design (Figure 2) to create a maximum of 48 full-sibling families nested within half-siblings per population.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rsidR="00000000" w:rsidDel="00000000" w:rsidP="00000000" w:rsidRDefault="00000000" w:rsidRPr="00000000" w14:paraId="0000002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total length and weight) were collected on adults.</w:t>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Fertilization success was determined by haphazardly taking 10 embryos from each family and assessing under microscopy within 72-hours post-fertilization (Oberlercher and Wanzenböck 2016). If fertilization was low (&lt;30%), the family was removed from the experimental setup. 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IPP260Plus) and climate-controlled rooms at JYU (</w:t>
      </w:r>
      <w:sdt>
        <w:sdtPr>
          <w:tag w:val="goog_rdk_12"/>
        </w:sdtPr>
        <w:sdtContent>
          <w:commentRangeStart w:id="7"/>
        </w:sdtContent>
      </w:sdt>
      <w:r w:rsidDel="00000000" w:rsidR="00000000" w:rsidRPr="00000000">
        <w:rPr>
          <w:rFonts w:ascii="Times New Roman" w:cs="Times New Roman" w:eastAsia="Times New Roman" w:hAnsi="Times New Roman"/>
          <w:color w:val="ff0000"/>
          <w:rtl w:val="0"/>
        </w:rPr>
        <w:t xml:space="preserve">Brand</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u w:val="single"/>
        </w:rPr>
      </w:pPr>
      <w:sdt>
        <w:sdtPr>
          <w:tag w:val="goog_rdk_13"/>
        </w:sdtPr>
        <w:sdtContent>
          <w:commentRangeStart w:id="8"/>
        </w:sdtContent>
      </w:sdt>
      <w:r w:rsidDel="00000000" w:rsidR="00000000" w:rsidRPr="00000000">
        <w:rPr>
          <w:rFonts w:ascii="Times New Roman" w:cs="Times New Roman" w:eastAsia="Times New Roman" w:hAnsi="Times New Roman"/>
          <w:u w:val="single"/>
          <w:rtl w:val="0"/>
        </w:rPr>
        <w:t xml:space="preserve">Statistical Analyses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statistical analyses were performed in R version 4.0.3 (R Core Team 2020).</w:t>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Life-history and Morphological Traits</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were measured from five individuals per family at, or as close as possible to, 50% hatching for each family. YSV was calculated assuming the shape of an ellipse (Blaxter 1963): </w:t>
      </w:r>
    </w:p>
    <w:p w:rsidR="00000000" w:rsidDel="00000000" w:rsidP="00000000" w:rsidRDefault="00000000" w:rsidRPr="00000000" w14:paraId="00000034">
      <w:pPr>
        <w:jc w:val="center"/>
        <w:rPr>
          <w:rFonts w:ascii="Cambria Math" w:cs="Cambria Math" w:eastAsia="Cambria Math" w:hAnsi="Cambria Math"/>
        </w:rPr>
      </w:pPr>
      <m:oMath>
        <m:r>
          <w:rPr>
            <w:rFonts w:ascii="Cambria Math" w:cs="Cambria Math" w:eastAsia="Cambria Math" w:hAnsi="Cambria Math"/>
          </w:rPr>
          <m:t xml:space="preserve">YSV=  </m:t>
        </m:r>
        <m:f>
          <m:fPr>
            <m:ctrlPr>
              <w:rPr>
                <w:rFonts w:ascii="Cambria Math" w:cs="Cambria Math" w:eastAsia="Cambria Math" w:hAnsi="Cambria Math"/>
              </w:rPr>
            </m:ctrlPr>
          </m:fPr>
          <m:num>
            <m:r>
              <w:rPr>
                <w:rFonts w:ascii="Cambria Math" w:cs="Cambria Math" w:eastAsia="Cambria Math" w:hAnsi="Cambria Math"/>
              </w:rPr>
              <m:t>π</m:t>
            </m:r>
          </m:num>
          <m:den>
            <m:r>
              <w:rPr>
                <w:rFonts w:ascii="Cambria Math" w:cs="Cambria Math" w:eastAsia="Cambria Math" w:hAnsi="Cambria Math"/>
              </w:rPr>
              <m:t xml:space="preserve">6</m:t>
            </m:r>
          </m:den>
        </m:f>
        <m:r>
          <w:rPr>
            <w:rFonts w:ascii="Cambria Math" w:cs="Cambria Math" w:eastAsia="Cambria Math" w:hAnsi="Cambria Math"/>
          </w:rPr>
          <m:t xml:space="preserve"> a</m:t>
        </m:r>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 = length of the yolk sac (mm) and b = height of the yolk sac (mm). </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analyzed as a binomial response variable, and incubation period, LAH, and YSV </w:t>
      </w:r>
      <w:r w:rsidDel="00000000" w:rsidR="00000000" w:rsidRPr="00000000">
        <w:rPr>
          <w:rFonts w:ascii="Times New Roman" w:cs="Times New Roman" w:eastAsia="Times New Roman" w:hAnsi="Times New Roman"/>
          <w:rtl w:val="0"/>
        </w:rPr>
        <w:t xml:space="preserve">at hatching</w:t>
      </w:r>
      <w:r w:rsidDel="00000000" w:rsidR="00000000" w:rsidRPr="00000000">
        <w:rPr>
          <w:rFonts w:ascii="Times New Roman" w:cs="Times New Roman" w:eastAsia="Times New Roman" w:hAnsi="Times New Roman"/>
          <w:rtl w:val="0"/>
        </w:rPr>
        <w:t xml:space="preserve">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ES) were analyzed with binomial generalized linear mixed-effects models (LMM) and normally distributed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DPF, ADD,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Lake Superior and Lake Ontario cisco (hereafter Great Lakes region (GLR)) were fit independently from Lake Konnevesi vendace and European whitefish (hereafter Finland region (FIR) to eliminate any confounding factors between continents.</w:t>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Parental Response</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dam (V</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sire:dam (V</w:t>
      </w:r>
      <w:r w:rsidDel="00000000" w:rsidR="00000000" w:rsidRPr="00000000">
        <w:rPr>
          <w:rFonts w:ascii="Times New Roman" w:cs="Times New Roman" w:eastAsia="Times New Roman" w:hAnsi="Times New Roman"/>
          <w:vertAlign w:val="subscript"/>
          <w:rtl w:val="0"/>
        </w:rPr>
        <w:t xml:space="preserve">S:D</w:t>
      </w:r>
      <w:r w:rsidDel="00000000" w:rsidR="00000000" w:rsidRPr="00000000">
        <w:rPr>
          <w:rFonts w:ascii="Times New Roman" w:cs="Times New Roman" w:eastAsia="Times New Roman" w:hAnsi="Times New Roman"/>
          <w:rtl w:val="0"/>
        </w:rPr>
        <w:t xml:space="preserve">), and random residual (V</w:t>
      </w:r>
      <w:r w:rsidDel="00000000" w:rsidR="00000000" w:rsidRPr="00000000">
        <w:rPr>
          <w:rFonts w:ascii="Times New Roman" w:cs="Times New Roman" w:eastAsia="Times New Roman" w:hAnsi="Times New Roman"/>
          <w:vertAlign w:val="subscript"/>
          <w:rtl w:val="0"/>
        </w:rPr>
        <w:t xml:space="preserve">E</w:t>
      </w:r>
      <w:r w:rsidDel="00000000" w:rsidR="00000000" w:rsidRPr="00000000">
        <w:rPr>
          <w:rFonts w:ascii="Times New Roman" w:cs="Times New Roman" w:eastAsia="Times New Roman" w:hAnsi="Times New Roman"/>
          <w:rtl w:val="0"/>
        </w:rPr>
        <w:t xml:space="preserve">) variance components using mixed-effects models with the fullfact package (Houde and Pitcher 2019) for each population and incubation temperature treatment. The resampling and variance calculations were repeated 10,000 times.</w:t>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our fertilization design, the variance among half-sib families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represents one-fourth of the additive genetic variance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can therefore be used to estimate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the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hereafter heritability), assuming that epistasis is negligible (Lynch and Walsh 1998). Additive genetic variance was calculated as four times the sire component of variation and maternal variance (V</w:t>
      </w:r>
      <w:r w:rsidDel="00000000" w:rsidR="00000000" w:rsidRPr="00000000">
        <w:rPr>
          <w:rFonts w:ascii="Times New Roman" w:cs="Times New Roman" w:eastAsia="Times New Roman" w:hAnsi="Times New Roman"/>
          <w:vertAlign w:val="subscript"/>
          <w:rtl w:val="0"/>
        </w:rPr>
        <w:t xml:space="preserve">M</w:t>
      </w:r>
      <w:r w:rsidDel="00000000" w:rsidR="00000000" w:rsidRPr="00000000">
        <w:rPr>
          <w:rFonts w:ascii="Times New Roman" w:cs="Times New Roman" w:eastAsia="Times New Roman" w:hAnsi="Times New Roman"/>
          <w:rtl w:val="0"/>
        </w:rPr>
        <w:t xml:space="preserve">) as dam variance minus sire variance: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r>
          <w:rPr>
            <w:rFonts w:ascii="Cambria Math" w:cs="Cambria Math" w:eastAsia="Cambria Math" w:hAnsi="Cambria Math"/>
          </w:rPr>
          <m:t xml:space="preserve">=4</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m:t>
            </m:r>
          </m:sub>
        </m:sSub>
      </m:oMath>
      <w:r w:rsidDel="00000000" w:rsidR="00000000" w:rsidRPr="00000000">
        <w:rPr>
          <w:rFonts w:ascii="Times New Roman" w:cs="Times New Roman" w:eastAsia="Times New Roman" w:hAnsi="Times New Roman"/>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M</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D</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m:t>
            </m:r>
          </m:sub>
        </m:sSub>
      </m:oMath>
      <w:r w:rsidDel="00000000" w:rsidR="00000000" w:rsidRPr="00000000">
        <w:rPr>
          <w:rFonts w:ascii="Times New Roman" w:cs="Times New Roman" w:eastAsia="Times New Roman" w:hAnsi="Times New Roman"/>
          <w:rtl w:val="0"/>
        </w:rPr>
        <w:t xml:space="preserve">. Total phenotypic variance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was portioned into additive genetic variance, maternal variance, and random residual variance: </w:t>
      </w:r>
      <m:oMath>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P</m:t>
                </m:r>
              </m:sub>
            </m:sSub>
            <m:r>
              <w:rPr>
                <w:rFonts w:ascii="Cambria Math" w:cs="Cambria Math" w:eastAsia="Cambria Math" w:hAnsi="Cambria Math"/>
              </w:rPr>
              <m:t xml:space="preserve">=V</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E</m:t>
            </m:r>
          </m:sub>
        </m:sSub>
      </m:oMath>
      <w:r w:rsidDel="00000000" w:rsidR="00000000" w:rsidRPr="00000000">
        <w:rPr>
          <w:rFonts w:ascii="Times New Roman" w:cs="Times New Roman" w:eastAsia="Times New Roman" w:hAnsi="Times New Roman"/>
          <w:rtl w:val="0"/>
        </w:rPr>
        <w:t xml:space="preserve">. Heritability was calculated as the ratio of additive genetic to total phenotypic variance for each population and incubation temperature treatment:</w:t>
      </w:r>
      <w:sdt>
        <w:sdtPr>
          <w:tag w:val="goog_rdk_14"/>
        </w:sdtPr>
        <w:sdtContent>
          <w:commentRangeStart w:id="9"/>
        </w:sdtContent>
      </w:sdt>
      <w:r w:rsidDel="00000000" w:rsidR="00000000" w:rsidRPr="00000000">
        <w:rPr>
          <w:rFonts w:ascii="Times New Roman" w:cs="Times New Roman" w:eastAsia="Times New Roman" w:hAnsi="Times New Roman"/>
          <w:rtl w:val="0"/>
        </w:rPr>
        <w:t xml:space="preserve"> </w:t>
      </w:r>
      <m:oMath>
        <m:r>
          <w:rPr>
            <w:rFonts w:ascii="Cambria Math" w:cs="Cambria Math" w:eastAsia="Cambria Math" w:hAnsi="Cambria Math"/>
          </w:rPr>
          <m:t xml:space="preserve">h_2=V_A/V_P </m:t>
        </m:r>
      </m:oMath>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 Similarly, to heritability, the non-genetic maternal effect was calculated as </w:t>
      </w:r>
      <m:oMath>
        <m:r>
          <w:rPr>
            <w:rFonts w:ascii="Cambria Math" w:cs="Cambria Math" w:eastAsia="Cambria Math" w:hAnsi="Cambria Math"/>
          </w:rPr>
          <m:t xml:space="preserve">m_2=V_M/V_P </m:t>
        </m:r>
      </m:oMath>
      <w:r w:rsidDel="00000000" w:rsidR="00000000" w:rsidRPr="00000000">
        <w:rPr>
          <w:rFonts w:ascii="Times New Roman" w:cs="Times New Roman" w:eastAsia="Times New Roman" w:hAnsi="Times New Roman"/>
          <w:rtl w:val="0"/>
        </w:rPr>
        <w:t xml:space="preserve">. Heritabilities and maternal effects were estimated for each bootstrap resample and the bias-corrected median and standard error was determined from the empirical bootstrapped distributions. Both estimates are presented as proportions. European whitefish from Lake Konnevesi was removed from this analysis due to a low number of families.</w:t>
      </w:r>
    </w:p>
    <w:p w:rsidR="00000000" w:rsidDel="00000000" w:rsidP="00000000" w:rsidRDefault="00000000" w:rsidRPr="00000000" w14:paraId="0000003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Incubation Water Temperatures</w:t>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temperature during incubations were maintained near the target incubation temperature for 2.0°C and 7.0°C for both labs. Incubation water temperature at 4.5°C and 9</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rtl w:val="0"/>
        </w:rPr>
        <w:t xml:space="preserve">°C were lower than the target incubation temperature at JYU, but not at UVM (Table 1).</w:t>
      </w:r>
    </w:p>
    <w:p w:rsidR="00000000" w:rsidDel="00000000" w:rsidP="00000000" w:rsidRDefault="00000000" w:rsidRPr="00000000" w14:paraId="00000043">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Spawning Adults</w:t>
      </w:r>
    </w:p>
    <w:p w:rsidR="00000000" w:rsidDel="00000000" w:rsidP="00000000" w:rsidRDefault="00000000" w:rsidRPr="00000000" w14:paraId="000000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lengths and fresh mass of spawning adults used for gamete collection varied widely among populations. Lake Konnevesi vendace were notably smaller than all other populations. The remaining populations varied less in size, but Lake Konnevesi whitefish were smaller than Lake Superior cisco and Lake Ontario cisco. The size of spawning adults decreased as latitude increases and was different between regions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continents) and among species (Table 2).</w:t>
      </w:r>
    </w:p>
    <w:p w:rsidR="00000000" w:rsidDel="00000000" w:rsidP="00000000" w:rsidRDefault="00000000" w:rsidRPr="00000000" w14:paraId="00000046">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Life-history and Morphological </w:t>
      </w:r>
      <w:sdt>
        <w:sdtPr>
          <w:tag w:val="goog_rdk_15"/>
        </w:sdtPr>
        <w:sdtContent>
          <w:commentRangeStart w:id="10"/>
        </w:sdtContent>
      </w:sdt>
      <w:sdt>
        <w:sdtPr>
          <w:tag w:val="goog_rdk_16"/>
        </w:sdtPr>
        <w:sdtContent>
          <w:commentRangeStart w:id="11"/>
        </w:sdtContent>
      </w:sdt>
      <w:r w:rsidDel="00000000" w:rsidR="00000000" w:rsidRPr="00000000">
        <w:rPr>
          <w:rFonts w:ascii="Times New Roman" w:cs="Times New Roman" w:eastAsia="Times New Roman" w:hAnsi="Times New Roman"/>
          <w:u w:val="single"/>
          <w:rtl w:val="0"/>
        </w:rPr>
        <w:t xml:space="preserve">Traits</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Embryo Survival</w:t>
      </w:r>
    </w:p>
    <w:p w:rsidR="00000000" w:rsidDel="00000000" w:rsidP="00000000" w:rsidRDefault="00000000" w:rsidRPr="00000000" w14:paraId="000000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interaction effects between ES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198.56,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52.94, 3 df; Table 3) were found and did not allow for main effect interpretations. The effect of population depended on temperature because the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2).</w:t>
      </w:r>
    </w:p>
    <w:p w:rsidR="00000000" w:rsidDel="00000000" w:rsidP="00000000" w:rsidRDefault="00000000" w:rsidRPr="00000000" w14:paraId="0000004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(DPF)</w:t>
      </w:r>
    </w:p>
    <w:p w:rsidR="00000000" w:rsidDel="00000000" w:rsidP="00000000" w:rsidRDefault="00000000" w:rsidRPr="00000000" w14:paraId="000000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interaction effects between DPF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1,113.95,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157.91, 3 df; Table 3) were found and did not allow for main effect interpretations.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The effect of population depended on temperature because the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differences in DPF among populations were more pronounced at colder temperatures. DPF was highest for all populations at 2.0°C and decreased as temperature increased. Higher-latitude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LK-Vendace and LK-Whitefish) had longer incubation periods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across all temperatures (Figure 2).</w:t>
      </w:r>
    </w:p>
    <w:p w:rsidR="00000000" w:rsidDel="00000000" w:rsidP="00000000" w:rsidRDefault="00000000" w:rsidRPr="00000000" w14:paraId="0000004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(ADD)</w:t>
      </w:r>
    </w:p>
    <w:p w:rsidR="00000000" w:rsidDel="00000000" w:rsidP="00000000" w:rsidRDefault="00000000" w:rsidRPr="00000000" w14:paraId="000000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interaction effects between ADD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160.60,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440.18, 3 df; Table 3) were found and did not allow for main effect interpretations. The effect of population depended on temperature because the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differences in ADD among populations were more pronounced at higher temperatures. ADD was highest for all populations at 7.0°C and decreased as temperature increased and decreased. Higher-latitude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LK-Vendace and LK-Whitefish) had larger differences in incubation periods across temperature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Figure 2).</w:t>
      </w:r>
    </w:p>
    <w:p w:rsidR="00000000" w:rsidDel="00000000" w:rsidP="00000000" w:rsidRDefault="00000000" w:rsidRPr="00000000" w14:paraId="0000005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Length-at-Hatch</w:t>
      </w:r>
    </w:p>
    <w:p w:rsidR="00000000" w:rsidDel="00000000" w:rsidP="00000000" w:rsidRDefault="00000000" w:rsidRPr="00000000" w14:paraId="000000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significant interaction effect between LAH in population and incubation temperature in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0.031, χ2 = 8.85, 3 df; Table 4) was found and did not allow for main effect interpretation. Both temperature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592.28, 3 df) and population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443.20, 1 df; Table 4) main effects were significant in GLR lakes. All pairwise population and temperature comparisons for both GLR lakes were significant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All populations showed a decrease in LAH as temperature increased. LO-Cisco had the largest LAH across all temperatures. LK-Vendace had a large difference in LAH and were significantly smaller compared to all other populations.</w:t>
      </w:r>
    </w:p>
    <w:p w:rsidR="00000000" w:rsidDel="00000000" w:rsidP="00000000" w:rsidRDefault="00000000" w:rsidRPr="00000000" w14:paraId="0000005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Yolk-sac Volume</w:t>
      </w:r>
    </w:p>
    <w:p w:rsidR="00000000" w:rsidDel="00000000" w:rsidP="00000000" w:rsidRDefault="00000000" w:rsidRPr="00000000" w14:paraId="000000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interaction effects between YSV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36.50,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157.91, 3 df; Table 4) were found and did not allow for main effect interpretation. YSV was highest for all populations at 9.0°C and decreased as temperature decreased. LK-Vendace had a large difference in YSV and was significantly smaller compared to all other populations. Excluding LK-Vendace, YSV dropped more rapidly as temperature decreased at higher-latitude populations (i.e., LK-Whitefish)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Figure 3). The difference in YSV between GLR populations decreased as temperature increased.</w:t>
      </w:r>
    </w:p>
    <w:p w:rsidR="00000000" w:rsidDel="00000000" w:rsidP="00000000" w:rsidRDefault="00000000" w:rsidRPr="00000000" w14:paraId="0000005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Parental Response</w:t>
      </w:r>
    </w:p>
    <w:p w:rsidR="00000000" w:rsidDel="00000000" w:rsidP="00000000" w:rsidRDefault="00000000" w:rsidRPr="00000000" w14:paraId="000000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dam effect was significant in all life-history and morphological traits, and the sire effect was significant for DPF and ADD in both FDR and GLR populations, and YSV in FIR populations (Tables 3 and 4). Heritability estimates in life history and morphological traits in response to temperature were </w:t>
      </w:r>
      <w:r w:rsidDel="00000000" w:rsidR="00000000" w:rsidRPr="00000000">
        <w:rPr>
          <w:rFonts w:ascii="Times New Roman" w:cs="Times New Roman" w:eastAsia="Times New Roman" w:hAnsi="Times New Roman"/>
          <w:rtl w:val="0"/>
        </w:rPr>
        <w:t xml:space="preserve">&lt; 0.40</w:t>
      </w:r>
      <w:r w:rsidDel="00000000" w:rsidR="00000000" w:rsidRPr="00000000">
        <w:rPr>
          <w:rFonts w:ascii="Times New Roman" w:cs="Times New Roman" w:eastAsia="Times New Roman" w:hAnsi="Times New Roman"/>
          <w:rtl w:val="0"/>
        </w:rPr>
        <w:t xml:space="preserve"> (Tables 5 and 6). Embryo survival and yolk-sac volume showed the lowest degree of heritability across all populations (Tables 5 and 6). Incubation period (both DPF and ADD) had the highest heritability, with LO-Cisco and LK-Vendace having the highest response at colder temperatures and LS-Cisco at the warmer temperatures (Table 5). Length-at-hatch heritabilities were variable and showed high amounts error in the estimates (Table 6). </w:t>
      </w:r>
    </w:p>
    <w:p w:rsidR="00000000" w:rsidDel="00000000" w:rsidP="00000000" w:rsidRDefault="00000000" w:rsidRPr="00000000" w14:paraId="0000005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relative importance of the maternal variance was examined and explained a </w:t>
      </w:r>
      <w:sdt>
        <w:sdtPr>
          <w:tag w:val="goog_rdk_17"/>
        </w:sdtPr>
        <w:sdtContent>
          <w:commentRangeStart w:id="12"/>
        </w:sdtContent>
      </w:sdt>
      <w:sdt>
        <w:sdtPr>
          <w:tag w:val="goog_rdk_18"/>
        </w:sdtPr>
        <w:sdtContent>
          <w:commentRangeStart w:id="13"/>
        </w:sdtContent>
      </w:sdt>
      <w:r w:rsidDel="00000000" w:rsidR="00000000" w:rsidRPr="00000000">
        <w:rPr>
          <w:rFonts w:ascii="Times New Roman" w:cs="Times New Roman" w:eastAsia="Times New Roman" w:hAnsi="Times New Roman"/>
          <w:rtl w:val="0"/>
        </w:rPr>
        <w:t xml:space="preserve">moderate </w:t>
      </w:r>
      <w:commentRangeEnd w:id="12"/>
      <w:r w:rsidDel="00000000" w:rsidR="00000000" w:rsidRPr="00000000">
        <w:commentReference w:id="12"/>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portion of the phenotypic variance. Maternal effect was most consistent among populations for morphological traits (Table 6). Incubation period (both DPF and ADD) showed opposing trends in the maternal effect between GLR and FIR populations. GLR populations had higher maternal effects at colder temperatures with LO-Cisco always higher than LO-Cisco. LK-Vendace DPF and ADD showed low maternal effects at cold temperatures and a rapid increase at 9.0°C (Table 5).</w:t>
      </w:r>
    </w:p>
    <w:p w:rsidR="00000000" w:rsidDel="00000000" w:rsidP="00000000" w:rsidRDefault="00000000" w:rsidRPr="00000000" w14:paraId="0000005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b w:val="1"/>
        </w:rPr>
      </w:pPr>
      <w:sdt>
        <w:sdtPr>
          <w:tag w:val="goog_rdk_19"/>
        </w:sdtPr>
        <w:sdtContent>
          <w:commentRangeStart w:id="14"/>
        </w:sdtContent>
      </w:sdt>
      <w:r w:rsidDel="00000000" w:rsidR="00000000" w:rsidRPr="00000000">
        <w:rPr>
          <w:rFonts w:ascii="Times New Roman" w:cs="Times New Roman" w:eastAsia="Times New Roman" w:hAnsi="Times New Roman"/>
          <w:b w:val="1"/>
          <w:rtl w:val="0"/>
        </w:rPr>
        <w:t xml:space="preserve">DISCUSSION</w:t>
      </w:r>
      <w:commentRangeEnd w:id="14"/>
      <w:r w:rsidDel="00000000" w:rsidR="00000000" w:rsidRPr="00000000">
        <w:commentReference w:id="14"/>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5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studied the impact of climate-induced increases to winter water temperature on coregonine embryo incubations from different populations in North America and Europe. We tested whether there are population differences in the response to rising winter temperatures and parental effect in early-life trait performance. Our results demonstrate substantial latitudinal variation in reaction norms for both life-history and morphological traits in response to temperature for coregonines. </w:t>
      </w:r>
    </w:p>
    <w:p w:rsidR="00000000" w:rsidDel="00000000" w:rsidP="00000000" w:rsidRDefault="00000000" w:rsidRPr="00000000" w14:paraId="000000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Life-history Traits</w:t>
      </w:r>
    </w:p>
    <w:p w:rsidR="00000000" w:rsidDel="00000000" w:rsidP="00000000" w:rsidRDefault="00000000" w:rsidRPr="00000000" w14:paraId="000000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the only life-history and morphological trait that did not exhibit some form of latitudinal gradient to temperature. The response to temperature for ES was intraspecies as there was a consistent pattern across populations and did not appear to be influenced by latitude (</w:t>
      </w:r>
      <w:r w:rsidDel="00000000" w:rsidR="00000000" w:rsidRPr="00000000">
        <w:rPr>
          <w:rFonts w:ascii="Times New Roman" w:cs="Times New Roman" w:eastAsia="Times New Roman" w:hAnsi="Times New Roman"/>
          <w:color w:val="ff0000"/>
          <w:rtl w:val="0"/>
        </w:rPr>
        <w:t xml:space="preserve">Figure X</w:t>
      </w:r>
      <w:r w:rsidDel="00000000" w:rsidR="00000000" w:rsidRPr="00000000">
        <w:rPr>
          <w:rFonts w:ascii="Times New Roman" w:cs="Times New Roman" w:eastAsia="Times New Roman" w:hAnsi="Times New Roman"/>
          <w:rtl w:val="0"/>
        </w:rPr>
        <w:t xml:space="preserve">). While temperature is thought to be the main force determining ES, all populations, except LK-Whitefish, saw relatively high ES rates across all temperature treatments regardless of any local adaptation to winter temperatures. The greatest decrease in ES between the coldest and warmest treatments was in LO-Cisco, our southernmost population, suggesting that southern populations may have the strongest negative response in embryo survival from rising temperatures (</w:t>
      </w:r>
      <w:r w:rsidDel="00000000" w:rsidR="00000000" w:rsidRPr="00000000">
        <w:rPr>
          <w:rFonts w:ascii="Times New Roman" w:cs="Times New Roman" w:eastAsia="Times New Roman" w:hAnsi="Times New Roman"/>
          <w:color w:val="ff0000"/>
          <w:rtl w:val="0"/>
        </w:rPr>
        <w:t xml:space="preserve">Figure X</w:t>
      </w:r>
      <w:r w:rsidDel="00000000" w:rsidR="00000000" w:rsidRPr="00000000">
        <w:rPr>
          <w:rFonts w:ascii="Times New Roman" w:cs="Times New Roman" w:eastAsia="Times New Roman" w:hAnsi="Times New Roman"/>
          <w:rtl w:val="0"/>
        </w:rPr>
        <w:t xml:space="preserve">). Incubation period showed the largest response to temperature across the latitudinal gradient. </w:t>
      </w:r>
      <w:r w:rsidDel="00000000" w:rsidR="00000000" w:rsidRPr="00000000">
        <w:rPr>
          <w:rFonts w:ascii="Times New Roman" w:cs="Times New Roman" w:eastAsia="Times New Roman" w:hAnsi="Times New Roman"/>
          <w:color w:val="000000"/>
          <w:rtl w:val="0"/>
        </w:rPr>
        <w:t xml:space="preserve">In particular, LK-Vendace had the longest incubation periods, even when exposed to high temperatures (</w:t>
      </w:r>
      <w:r w:rsidDel="00000000" w:rsidR="00000000" w:rsidRPr="00000000">
        <w:rPr>
          <w:rFonts w:ascii="Times New Roman" w:cs="Times New Roman" w:eastAsia="Times New Roman" w:hAnsi="Times New Roman"/>
          <w:i w:val="1"/>
          <w:color w:val="000000"/>
          <w:rtl w:val="0"/>
        </w:rPr>
        <w:t xml:space="preserve">i.e.,</w:t>
      </w:r>
      <w:r w:rsidDel="00000000" w:rsidR="00000000" w:rsidRPr="00000000">
        <w:rPr>
          <w:rFonts w:ascii="Times New Roman" w:cs="Times New Roman" w:eastAsia="Times New Roman" w:hAnsi="Times New Roman"/>
          <w:color w:val="000000"/>
          <w:rtl w:val="0"/>
        </w:rPr>
        <w:t xml:space="preserve"> high ADD), suggesting a high degree of local </w:t>
      </w:r>
      <w:r w:rsidDel="00000000" w:rsidR="00000000" w:rsidRPr="00000000">
        <w:rPr>
          <w:rFonts w:ascii="Times New Roman" w:cs="Times New Roman" w:eastAsia="Times New Roman" w:hAnsi="Times New Roman"/>
          <w:rtl w:val="0"/>
        </w:rPr>
        <w:t xml:space="preserve">adaptation</w:t>
      </w:r>
      <w:r w:rsidDel="00000000" w:rsidR="00000000" w:rsidRPr="00000000">
        <w:rPr>
          <w:rFonts w:ascii="Times New Roman" w:cs="Times New Roman" w:eastAsia="Times New Roman" w:hAnsi="Times New Roman"/>
          <w:color w:val="000000"/>
          <w:rtl w:val="0"/>
        </w:rPr>
        <w:t xml:space="preserve"> towards long incubation periods.</w:t>
      </w:r>
      <w:r w:rsidDel="00000000" w:rsidR="00000000" w:rsidRPr="00000000">
        <w:rPr>
          <w:rFonts w:ascii="Times New Roman" w:cs="Times New Roman" w:eastAsia="Times New Roman" w:hAnsi="Times New Roman"/>
          <w:rtl w:val="0"/>
        </w:rPr>
        <w:t xml:space="preserve"> LK-Whitefish incubation periods (both DPF and ADD) showed a similar, but lesser, response to temperature. </w:t>
      </w:r>
      <w:r w:rsidDel="00000000" w:rsidR="00000000" w:rsidRPr="00000000">
        <w:rPr>
          <w:rFonts w:ascii="Times New Roman" w:cs="Times New Roman" w:eastAsia="Times New Roman" w:hAnsi="Times New Roman"/>
          <w:color w:val="000000"/>
          <w:rtl w:val="0"/>
        </w:rPr>
        <w:t xml:space="preserve">All populations began showing a decrease in ADD and </w:t>
      </w:r>
      <w:r w:rsidDel="00000000" w:rsidR="00000000" w:rsidRPr="00000000">
        <w:rPr>
          <w:rFonts w:ascii="Times New Roman" w:cs="Times New Roman" w:eastAsia="Times New Roman" w:hAnsi="Times New Roman"/>
          <w:rtl w:val="0"/>
        </w:rPr>
        <w:t xml:space="preserve">ES</w:t>
      </w:r>
      <w:r w:rsidDel="00000000" w:rsidR="00000000" w:rsidRPr="00000000">
        <w:rPr>
          <w:rFonts w:ascii="Times New Roman" w:cs="Times New Roman" w:eastAsia="Times New Roman" w:hAnsi="Times New Roman"/>
          <w:color w:val="000000"/>
          <w:rtl w:val="0"/>
        </w:rPr>
        <w:t xml:space="preserve"> after 7.0°C suggesting that this may be a temperature inflection point where populations will begin to show a strong adverse effect during incubations from temperatures beyond that point (</w:t>
      </w:r>
      <w:r w:rsidDel="00000000" w:rsidR="00000000" w:rsidRPr="00000000">
        <w:rPr>
          <w:rFonts w:ascii="Times New Roman" w:cs="Times New Roman" w:eastAsia="Times New Roman" w:hAnsi="Times New Roman"/>
          <w:color w:val="ff0000"/>
          <w:rtl w:val="0"/>
        </w:rPr>
        <w:t xml:space="preserve">Figure X</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rPr>
      </w:pPr>
      <w:sdt>
        <w:sdtPr>
          <w:tag w:val="goog_rdk_20"/>
        </w:sdtPr>
        <w:sdtContent>
          <w:commentRangeStart w:id="15"/>
        </w:sdtContent>
      </w:sdt>
      <w:r w:rsidDel="00000000" w:rsidR="00000000" w:rsidRPr="00000000">
        <w:rPr>
          <w:rFonts w:ascii="Times New Roman" w:cs="Times New Roman" w:eastAsia="Times New Roman" w:hAnsi="Times New Roman"/>
          <w:rtl w:val="0"/>
        </w:rPr>
        <w:t xml:space="preserve">The</w:t>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 incubation period response to temperature was particularly interesting as high-latitude populations typically spawn earlier in autumn and may have the opportunity to shift timing of reproduction, while still providing an adequate incubation period for embryo development, as temperatures increase. Low latitude populations already spawn in late-Autumn and may not have time for embryos to fully develop if incubation periods are shortened from rising temperatures and do not have the thermal plasticity to withstand high temperatures. This potentially opens the question of is there an adaptive opportunity for southern populations to have a subsequent spawning event peak later in the winter and have a spring spawning population if temperatures continue to rise? Spring spawning populations may leave their offspring less vulnerable to contemporary climate change. However, this shift would present significant biological challenges and require a high and rapid evolutionary investment in the spawning adults to avoid complications in ovulation, egg quality, and embryo development. If winter water temperatures continue to rise, coregonine ovulation could be inhibited entirely. Lake morphology would be important to consider alongside this question as deeper lakes could provide colder thermal refuge at greater depths if suitable spawning habitat is available.</w:t>
      </w:r>
    </w:p>
    <w:p w:rsidR="00000000" w:rsidDel="00000000" w:rsidP="00000000" w:rsidRDefault="00000000" w:rsidRPr="00000000" w14:paraId="000000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Morphological Traits</w:t>
      </w:r>
    </w:p>
    <w:p w:rsidR="00000000" w:rsidDel="00000000" w:rsidP="00000000" w:rsidRDefault="00000000" w:rsidRPr="00000000" w14:paraId="000000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Length-at-hatch had a uniform response to temperature among populations across the latitudinal gradient as all populations decreased in LAH as temperature increased. However, FIR and GLR have different degrees of declining LAH with rising temperatures. Both species from FIR had approximately the same LAH from 2.0-7.0°C with a sharp decrease at 8.0°C. In contrast, both cisco populations in GLR had a constant decline in LAH from 2.0-9.0°C. The different slopes between FIR and GLR suggests that higher- and lower-latitude populations may have differential responses to temperature with southern populations being affected more than northern populations. This differential response is likely confounded with the different responses shown in incubation periods and directly influenced by the amount of time the embryos were able to develop. Contrary to LAH, YSV had a strong response to temperature among populations across latitudes. YSV in the GLR diverged between the two populations as temperature decreased, but the difference in LAH at each temperature treatment was the same suggesting that YSV is impacted by temperature more than LAH. YSV in LK-Whitefish had a similar trend but to a greater magnitude suggesting a higher sensitivity to temperature. Traits of eleuthero-embryos, like LAH and YSV, depend not only on population and temperature but also on egg size and maternal investment (Blaxter 1963, 1991). </w:t>
      </w:r>
      <w:sdt>
        <w:sdtPr>
          <w:tag w:val="goog_rdk_21"/>
        </w:sdtPr>
        <w:sdtContent>
          <w:commentRangeStart w:id="16"/>
        </w:sdtContent>
      </w:sdt>
      <w:r w:rsidDel="00000000" w:rsidR="00000000" w:rsidRPr="00000000">
        <w:rPr>
          <w:rFonts w:ascii="Times New Roman" w:cs="Times New Roman" w:eastAsia="Times New Roman" w:hAnsi="Times New Roman"/>
          <w:rtl w:val="0"/>
        </w:rPr>
        <w:t xml:space="preserve">The size of spawning vendace from Lake Konnevesi were smaller than other populations and the females had smaller eggs in general. This paternal difference is likely the cause of YSV and LAH being smaller across all temperatures compared to all other populations.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trade-off between LAH and YSV is clearly documented in larval fish physiology (Blaxter 1991). The challenge for managers making conservation decisions with regards to temperature adaptation in coregonines is to determine what trait is more important. LAH and YSV are negatively correlated and can have large implications on larval survival. Conserving your yolk-sac during development will extend endogenous feeding and delay starvation after hatching. However, species with long incubation periods often mature before hatching and require yolk to sustain metabolic demands and somatic growth. Hatching at a larger size allows larvae to swim more effectively and be less vulnerable to predation and feed more efficiently. Spring conditions, larval nursery habitat, and larval prey community structure all need to be considered when considering the relatively importance of each trait. Climate change impacts may only exacerbate the importance of each morphological trait in determining either a match or mismatch between larval predators and their zooplanktonic prey. The trade-off between conserving yolk to delay starvation or consuming yolk to grow and feed exogenously is complicated and our data shows that population specifics need to be considered when making management decisions. </w:t>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Parental Response</w:t>
      </w:r>
    </w:p>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moderate levels of heritability and maternal effects show the importance of examining phenotypic variation in offspring when interpreting trait performance under climate change. Our study showed low levels of heritability but higher levels of maternal effects for ES, LAH, and YSV; three traits highly correlated to egg size. However, incubation period (both DPF and ADD) had moderate levels of heritability and maternal effects suggesting that both maternal effects and genetics control a portion of this trait performance. Traditionally, fisheries managers assessed whole populations without regard to size and age variation between individuals within the population (REFS). In doing so, the variation in spawning production between individual adults as a source of recruitment variation is overlooked. Larger and older females typically produce higher quality eggs and therefore higher quality offspring (REFS). The concept that spawning stocks are composed of individuals of a range of sizes and ages that may contribute differently to spawning, offspring performance, and recruitment is an even more important consideration in heavily exploited stocks like coregonines. </w:t>
      </w:r>
    </w:p>
    <w:p w:rsidR="00000000" w:rsidDel="00000000" w:rsidP="00000000" w:rsidRDefault="00000000" w:rsidRPr="00000000" w14:paraId="0000006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Latitudinal Compensation</w:t>
      </w:r>
    </w:p>
    <w:p w:rsidR="00000000" w:rsidDel="00000000" w:rsidP="00000000" w:rsidRDefault="00000000" w:rsidRPr="00000000" w14:paraId="000000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additional explanation of latitudinal variation could be a form of latitudinal compensation in various metabolic processes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A number of species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Arctic char </w:t>
      </w:r>
      <w:r w:rsidDel="00000000" w:rsidR="00000000" w:rsidRPr="00000000">
        <w:rPr>
          <w:rFonts w:ascii="Times New Roman" w:cs="Times New Roman" w:eastAsia="Times New Roman" w:hAnsi="Times New Roman"/>
          <w:i w:val="1"/>
          <w:rtl w:val="0"/>
        </w:rPr>
        <w:t xml:space="preserve">Salvelinus alpinus</w:t>
      </w:r>
      <w:r w:rsidDel="00000000" w:rsidR="00000000" w:rsidRPr="00000000">
        <w:rPr>
          <w:rFonts w:ascii="Times New Roman" w:cs="Times New Roman" w:eastAsia="Times New Roman" w:hAnsi="Times New Roman"/>
          <w:rtl w:val="0"/>
        </w:rPr>
        <w:t xml:space="preserve">, Atlantic cod </w:t>
      </w:r>
      <w:r w:rsidDel="00000000" w:rsidR="00000000" w:rsidRPr="00000000">
        <w:rPr>
          <w:rFonts w:ascii="Times New Roman" w:cs="Times New Roman" w:eastAsia="Times New Roman" w:hAnsi="Times New Roman"/>
          <w:i w:val="1"/>
          <w:rtl w:val="0"/>
        </w:rPr>
        <w:t xml:space="preserve">Gadus morhua</w:t>
      </w:r>
      <w:r w:rsidDel="00000000" w:rsidR="00000000" w:rsidRPr="00000000">
        <w:rPr>
          <w:rFonts w:ascii="Times New Roman" w:cs="Times New Roman" w:eastAsia="Times New Roman" w:hAnsi="Times New Roman"/>
          <w:rtl w:val="0"/>
        </w:rPr>
        <w:t xml:space="preserve">, Atlantic silversides </w:t>
      </w:r>
      <w:r w:rsidDel="00000000" w:rsidR="00000000" w:rsidRPr="00000000">
        <w:rPr>
          <w:rFonts w:ascii="Times New Roman" w:cs="Times New Roman" w:eastAsia="Times New Roman" w:hAnsi="Times New Roman"/>
          <w:i w:val="1"/>
          <w:rtl w:val="0"/>
        </w:rPr>
        <w:t xml:space="preserve">Menidia menidia</w:t>
      </w:r>
      <w:r w:rsidDel="00000000" w:rsidR="00000000" w:rsidRPr="00000000">
        <w:rPr>
          <w:rFonts w:ascii="Times New Roman" w:cs="Times New Roman" w:eastAsia="Times New Roman" w:hAnsi="Times New Roman"/>
          <w:rtl w:val="0"/>
        </w:rPr>
        <w:t xml:space="preserve">, Atlantic salmon </w:t>
      </w:r>
      <w:r w:rsidDel="00000000" w:rsidR="00000000" w:rsidRPr="00000000">
        <w:rPr>
          <w:rFonts w:ascii="Times New Roman" w:cs="Times New Roman" w:eastAsia="Times New Roman" w:hAnsi="Times New Roman"/>
          <w:i w:val="1"/>
          <w:rtl w:val="0"/>
        </w:rPr>
        <w:t xml:space="preserve">Salmo salar</w:t>
      </w:r>
      <w:r w:rsidDel="00000000" w:rsidR="00000000" w:rsidRPr="00000000">
        <w:rPr>
          <w:rFonts w:ascii="Times New Roman" w:cs="Times New Roman" w:eastAsia="Times New Roman" w:hAnsi="Times New Roman"/>
          <w:rtl w:val="0"/>
        </w:rPr>
        <w:t xml:space="preserve">, striped bass </w:t>
      </w:r>
      <w:r w:rsidDel="00000000" w:rsidR="00000000" w:rsidRPr="00000000">
        <w:rPr>
          <w:rFonts w:ascii="Times New Roman" w:cs="Times New Roman" w:eastAsia="Times New Roman" w:hAnsi="Times New Roman"/>
          <w:i w:val="1"/>
          <w:rtl w:val="0"/>
        </w:rPr>
        <w:t xml:space="preserve">Morone saxatilis</w:t>
      </w:r>
      <w:r w:rsidDel="00000000" w:rsidR="00000000" w:rsidRPr="00000000">
        <w:rPr>
          <w:rFonts w:ascii="Times New Roman" w:cs="Times New Roman" w:eastAsia="Times New Roman" w:hAnsi="Times New Roman"/>
          <w:rtl w:val="0"/>
        </w:rPr>
        <w:t xml:space="preserve">, and turbot </w:t>
      </w:r>
      <w:r w:rsidDel="00000000" w:rsidR="00000000" w:rsidRPr="00000000">
        <w:rPr>
          <w:rFonts w:ascii="Times New Roman" w:cs="Times New Roman" w:eastAsia="Times New Roman" w:hAnsi="Times New Roman"/>
          <w:i w:val="1"/>
          <w:rtl w:val="0"/>
        </w:rPr>
        <w:t xml:space="preserve">Scophthalmus maximus</w:t>
      </w:r>
      <w:r w:rsidDel="00000000" w:rsidR="00000000" w:rsidRPr="00000000">
        <w:rPr>
          <w:rFonts w:ascii="Times New Roman" w:cs="Times New Roman" w:eastAsia="Times New Roman" w:hAnsi="Times New Roman"/>
          <w:rtl w:val="0"/>
        </w:rPr>
        <w:t xml:space="preserve">) have demonstrated an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inverse relationship between the length of the growing season and life history and morphological trait performance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countergradient variation; Conover and Present 1990, Conover and Schultz 1995, Schultz et al. 1996, 1998, Billerbeck et al. 2000, Jonassen 2000, Yamahira and Conover 2002, Chavarie et al. 2010),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rsidR="00000000" w:rsidDel="00000000" w:rsidP="00000000" w:rsidRDefault="00000000" w:rsidRPr="00000000" w14:paraId="000000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existence of a latitudinal gradient here also raises questions concerning possible causal mechanisms. Molecular studies will be needed to gain a greater understanding of what is genetically impacted by increasing temperatures, how it is impacted, and when during development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when is temperature most critical). A mechanistic understanding of thermal response across latitudes will be essential to predict the vulnerability of species and populations to climate change. However, the physiological responses within individuals can still be informative and scale up to population-level responses to climate change.</w:t>
      </w:r>
    </w:p>
    <w:p w:rsidR="00000000" w:rsidDel="00000000" w:rsidP="00000000" w:rsidRDefault="00000000" w:rsidRPr="00000000" w14:paraId="0000007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Early Life in Stressful </w:t>
      </w:r>
      <w:sdt>
        <w:sdtPr>
          <w:tag w:val="goog_rdk_22"/>
        </w:sdtPr>
        <w:sdtContent>
          <w:commentRangeStart w:id="17"/>
        </w:sdtContent>
      </w:sdt>
      <w:r w:rsidDel="00000000" w:rsidR="00000000" w:rsidRPr="00000000">
        <w:rPr>
          <w:rFonts w:ascii="Times New Roman" w:cs="Times New Roman" w:eastAsia="Times New Roman" w:hAnsi="Times New Roman"/>
          <w:u w:val="single"/>
          <w:rtl w:val="0"/>
        </w:rPr>
        <w:t xml:space="preserve">Environments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freshwater lakes, water temperature is fundamental for fish physiology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Coregonine populations at the southern extent of their range have seen considerable declines and, in some lakes, suffered local extirpations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Coregonines are the focus of reintroduction, restoration, and conservation efforts given the declines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Climate change, increasing water temperatures, and habitat degradation have been suggested as possible causal factors to declining coregonine populations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Lake winter temperatures have been shown to be rising at an accelerated rate compared to summer (O’Reilly et al. 2015, Woolway et al. 2020) suggesting that winter is likely to be the most sensitive season for coregonines. A recent study has shown an imminent threat to southern Arctic charr populations in Europe and both current and projected winter water temperatures exceeding 11°C (Kelly et al. 2020) in many lakes that coregonines share a southern European extent with. </w:t>
      </w:r>
    </w:p>
    <w:p w:rsidR="00000000" w:rsidDel="00000000" w:rsidP="00000000" w:rsidRDefault="00000000" w:rsidRPr="00000000" w14:paraId="0000007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Environmental variation during development can play a large role in generating variability in offspring phenotypes through developmental plasticity. It is important to determine whether embryonic and larval coregonines have the capacity to respond to the rapid rate of climate change and the projected increases in their thermal habitat. Gaining a greater understanding of how populations have adapted historically to environmental variability will help us understand the future response we may see to climate change. Although our study was limited to three lakes, this work still provides evidence that coregonines do exhibit adaptation to latitude and possess a high level of thermal plasticity. Future work examining temperature responses from a wider range of populations is warranted. Additionally, interpreting the impacts of trait heritability and paternal response within an environmental context continues to be highly important for determining how maternal effects may assist species’ responses to rapid climate change.</w:t>
      </w:r>
    </w:p>
    <w:p w:rsidR="00000000" w:rsidDel="00000000" w:rsidP="00000000" w:rsidRDefault="00000000" w:rsidRPr="00000000" w14:paraId="0000007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ACKNOWLEDGMENTS:</w:t>
      </w:r>
    </w:p>
    <w:p w:rsidR="00000000" w:rsidDel="00000000" w:rsidP="00000000" w:rsidRDefault="00000000" w:rsidRPr="00000000" w14:paraId="000000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express gratitude to the staff at the Wisconsin Department of Natural Resources Bayfield Fisheries Field Station, United States Geological Survey (USGS) Tunison Laboratory of Aquatic Science, and </w:t>
      </w:r>
      <w:sdt>
        <w:sdtPr>
          <w:tag w:val="goog_rdk_23"/>
        </w:sdtPr>
        <w:sdtContent>
          <w:commentRangeStart w:id="18"/>
        </w:sdtContent>
      </w:sdt>
      <w:r w:rsidDel="00000000" w:rsidR="00000000" w:rsidRPr="00000000">
        <w:rPr>
          <w:rFonts w:ascii="Times New Roman" w:cs="Times New Roman" w:eastAsia="Times New Roman" w:hAnsi="Times New Roman"/>
          <w:rtl w:val="0"/>
        </w:rPr>
        <w:t xml:space="preserve">Konnevesi Research Station</w:t>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 for conducting field collections of spawning adults. We thank Rachel Taylor, Mark Vinson, Dan Yule, Caroline Rosinski, Jonna Kuha, and Rosanna Sjövik for help with fertilizations and experiment maintenance. This work was funded by the USGS grant numb</w:t>
      </w:r>
      <w:r w:rsidDel="00000000" w:rsidR="00000000" w:rsidRPr="00000000">
        <w:rPr>
          <w:rFonts w:ascii="Times New Roman" w:cs="Times New Roman" w:eastAsia="Times New Roman" w:hAnsi="Times New Roman"/>
          <w:rtl w:val="0"/>
        </w:rPr>
        <w:t xml:space="preserve">er G16AP00087 to th</w:t>
      </w:r>
      <w:r w:rsidDel="00000000" w:rsidR="00000000" w:rsidRPr="00000000">
        <w:rPr>
          <w:rFonts w:ascii="Times New Roman" w:cs="Times New Roman" w:eastAsia="Times New Roman" w:hAnsi="Times New Roman"/>
          <w:rtl w:val="0"/>
        </w:rPr>
        <w:t xml:space="preserve">e University of Vermont and </w:t>
      </w:r>
      <w:r w:rsidDel="00000000" w:rsidR="00000000" w:rsidRPr="00000000">
        <w:rPr>
          <w:rFonts w:ascii="Times New Roman" w:cs="Times New Roman" w:eastAsia="Times New Roman" w:hAnsi="Times New Roman"/>
          <w:color w:val="ff0000"/>
          <w:rtl w:val="0"/>
        </w:rPr>
        <w:t xml:space="preserve">XXXX to the University of Jyväskylä</w:t>
      </w:r>
      <w:r w:rsidDel="00000000" w:rsidR="00000000" w:rsidRPr="00000000">
        <w:rPr>
          <w:rFonts w:ascii="Times New Roman" w:cs="Times New Roman" w:eastAsia="Times New Roman" w:hAnsi="Times New Roman"/>
          <w:rtl w:val="0"/>
        </w:rPr>
        <w:t xml:space="preserve">. We acknowledge the French National Research Institute for Agriculture, Food, and Environment and the National Science Foundation for supporting a workshop to develop this experiment.</w:t>
      </w:r>
    </w:p>
    <w:p w:rsidR="00000000" w:rsidDel="00000000" w:rsidP="00000000" w:rsidRDefault="00000000" w:rsidRPr="00000000" w14:paraId="0000007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w:t>
      </w:r>
      <w:sdt>
        <w:sdtPr>
          <w:tag w:val="goog_rdk_24"/>
        </w:sdtPr>
        <w:sdtContent>
          <w:commentRangeStart w:id="19"/>
        </w:sdtContent>
      </w:sdt>
      <w:r w:rsidDel="00000000" w:rsidR="00000000" w:rsidRPr="00000000">
        <w:rPr>
          <w:rFonts w:ascii="Times New Roman" w:cs="Times New Roman" w:eastAsia="Times New Roman" w:hAnsi="Times New Roman"/>
          <w:b w:val="1"/>
          <w:rtl w:val="0"/>
        </w:rPr>
        <w:t xml:space="preserve">CITED</w:t>
      </w:r>
      <w:commentRangeEnd w:id="19"/>
      <w:r w:rsidDel="00000000" w:rsidR="00000000" w:rsidRPr="00000000">
        <w:commentReference w:id="19"/>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7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 R., C. M. O’Reilly, H. Zagarese, S. B. Baines, D. O. Hessen, W. Keller, D. M. Livingstone, R. Sommaruga, D. Straile, E. Van Donk, G. A. Weyhenmeyer, and M. Winder. 2009. Lakes as sentinels of climate change. Limnology and Oceanography 54:2283–2297.</w:t>
      </w:r>
    </w:p>
    <w:p w:rsidR="00000000" w:rsidDel="00000000" w:rsidP="00000000" w:rsidRDefault="00000000" w:rsidRPr="00000000" w14:paraId="0000008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Anneville, O., E. Lasne, J. Guillard, R. Eckmann, J. D. Stockwell, C. Gillet, and D. L. Yule. 2015. Impact of Fishing and Stocking Practices on Coregonid Diversity. Food and Nutrition Sciences 06:1045–1055.</w:t>
      </w:r>
    </w:p>
    <w:p w:rsidR="00000000" w:rsidDel="00000000" w:rsidP="00000000" w:rsidRDefault="00000000" w:rsidRPr="00000000" w14:paraId="0000008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Austin, J. A., and S. M. Colman. 2007. Lake Superior summer water temperatures are increasing more rapidly than regional temperatures: A positive ice-albedo feedback. Geophysical Research Letters 34:1–5.</w:t>
      </w:r>
    </w:p>
    <w:p w:rsidR="00000000" w:rsidDel="00000000" w:rsidP="00000000" w:rsidRDefault="00000000" w:rsidRPr="00000000" w14:paraId="0000008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Bates, D., M. Mächler, B. Bolker, and S. Walker. 2015. Fitting Linear Mixed-Effects Models Using lme4. Journal of Statistical Software; Vol 1, Issue 1 (2015).</w:t>
      </w:r>
    </w:p>
    <w:p w:rsidR="00000000" w:rsidDel="00000000" w:rsidP="00000000" w:rsidRDefault="00000000" w:rsidRPr="00000000" w14:paraId="0000008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Billerbeck, J. M., E. T. Schultz, and D. O. Conover. 2000. Adaptive variation in energy acquisition and allocation among latitudinal populations of the Atlantic silverside. Oecologia 122:210–219.</w:t>
      </w:r>
    </w:p>
    <w:p w:rsidR="00000000" w:rsidDel="00000000" w:rsidP="00000000" w:rsidRDefault="00000000" w:rsidRPr="00000000" w14:paraId="0000008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1963. The influence of egg size on herring larvae (Clupea harengus L). J. Cons. Int. Explor. Mer 28:211–240.</w:t>
      </w:r>
    </w:p>
    <w:p w:rsidR="00000000" w:rsidDel="00000000" w:rsidP="00000000" w:rsidRDefault="00000000" w:rsidRPr="00000000" w14:paraId="0000008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1991. The effect of temperature on larval fishes. Netherlands Journal of Zoology 42:336–357.</w:t>
      </w:r>
    </w:p>
    <w:p w:rsidR="00000000" w:rsidDel="00000000" w:rsidP="00000000" w:rsidRDefault="00000000" w:rsidRPr="00000000" w14:paraId="0000008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Brett, J. R. 1979. Environmental factors and growth. Fish physiology, vol. VIII. Bioenergetics and growth:599–677.</w:t>
      </w:r>
    </w:p>
    <w:p w:rsidR="00000000" w:rsidDel="00000000" w:rsidP="00000000" w:rsidRDefault="00000000" w:rsidRPr="00000000" w14:paraId="0000008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Chavarie, L., J. B. Dempson, C. J. Schwarz, J. D. Reist, G. Power, and M. Power. 2010. Latitudinal variation in growth among Arctic charr in eastern North America: Evidence for countergradient variation? Hydrobiologia 650:161–177.</w:t>
      </w:r>
    </w:p>
    <w:p w:rsidR="00000000" w:rsidDel="00000000" w:rsidP="00000000" w:rsidRDefault="00000000" w:rsidRPr="00000000" w14:paraId="0000008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rsidR="00000000" w:rsidDel="00000000" w:rsidP="00000000" w:rsidRDefault="00000000" w:rsidRPr="00000000" w14:paraId="0000008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 C., N. E. Mandrak, C. K. Minns, and LLL. 2005. Potential impacts of climate change on the distributions of several common and rare freshwater fishes in Canada. Diversity and Distributions 11:299–310.</w:t>
      </w:r>
    </w:p>
    <w:p w:rsidR="00000000" w:rsidDel="00000000" w:rsidP="00000000" w:rsidRDefault="00000000" w:rsidRPr="00000000" w14:paraId="0000008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Comte, L., L. Buisson, M. Daufresne, and G. Grenouillet. 2013. Climate-induced changes in the distribution of freshwater fish: Observed and predicted trends. Freshwater Biology 58:625–639.</w:t>
      </w:r>
    </w:p>
    <w:p w:rsidR="00000000" w:rsidDel="00000000" w:rsidP="00000000" w:rsidRDefault="00000000" w:rsidRPr="00000000" w14:paraId="0000008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M. C. Present. 1990. Countergradient variation in growth rate: compensation for lenth of the growing season among Atlantic silversides from different latitudes. Oecologica 83:316–324.</w:t>
      </w:r>
    </w:p>
    <w:p w:rsidR="00000000" w:rsidDel="00000000" w:rsidP="00000000" w:rsidRDefault="00000000" w:rsidRPr="00000000" w14:paraId="0000008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E. T. Schultz. 1995. Phenotypic similarity and the evolutionary significance of countergradient variation. Trends in Ecology &amp; Evolution 10:248–252.</w:t>
      </w:r>
    </w:p>
    <w:p w:rsidR="00000000" w:rsidDel="00000000" w:rsidP="00000000" w:rsidRDefault="00000000" w:rsidRPr="00000000" w14:paraId="0000008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Cushing, D. H. 1990. Plankton production and year-class strength in fish populations: An update of the match/mismatch hypothesis. Advances in Marine Biology 26:249–293.</w:t>
      </w:r>
    </w:p>
    <w:p w:rsidR="00000000" w:rsidDel="00000000" w:rsidP="00000000" w:rsidRDefault="00000000" w:rsidRPr="00000000" w14:paraId="0000008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rsidR="00000000" w:rsidDel="00000000" w:rsidP="00000000" w:rsidRDefault="00000000" w:rsidRPr="00000000" w14:paraId="0000008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rsidR="00000000" w:rsidDel="00000000" w:rsidP="00000000" w:rsidRDefault="00000000" w:rsidRPr="00000000" w14:paraId="0000009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Elliott, J. A., and V. A. Bell. 2011. Predicting the potential long-term influence of climate change on vendace (Coregonus albula) habitat in Bassenthwaite Lake, U.K. Freshwater Biology 56:395–405.</w:t>
      </w:r>
    </w:p>
    <w:p w:rsidR="00000000" w:rsidDel="00000000" w:rsidP="00000000" w:rsidRDefault="00000000" w:rsidRPr="00000000" w14:paraId="0000009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Fang, X., H. G. Stefan, J. G. Eaton, J. H. Mccormick, and S. R. Alam. 2004. Simulation of thermal / dissolved oxygen habitat for fishes in lakes under different climate scenarios Part 2 . Cold-water fish in the contiguous US. Ecological Modelling 172:39–54.</w:t>
      </w:r>
    </w:p>
    <w:p w:rsidR="00000000" w:rsidDel="00000000" w:rsidP="00000000" w:rsidRDefault="00000000" w:rsidRPr="00000000" w14:paraId="0000009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Ficke, A. D., C. A. Myrick, and L. J. Hansen. 2007. Potential impacts of global climate change on freshwater fisheries. Reviews in Fish Biology and Fisheries 17:581–613.</w:t>
      </w:r>
    </w:p>
    <w:p w:rsidR="00000000" w:rsidDel="00000000" w:rsidP="00000000" w:rsidRDefault="00000000" w:rsidRPr="00000000" w14:paraId="0000009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Gamble, A. E., T. R. Hrabik, D. L. Yule, and J. D. Stockwell. 2011. Trophic connections in Lake Superior Part II: The nearshore fish community. Journal of Great Lakes Research 37:550–560.</w:t>
      </w:r>
    </w:p>
    <w:p w:rsidR="00000000" w:rsidDel="00000000" w:rsidP="00000000" w:rsidRDefault="00000000" w:rsidRPr="00000000" w14:paraId="0000009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Halpern, B. S., M. Frazier, J. Potapenko, K. S. Casey, K. Koenig, C. Longo, J. S. Lowndes, R. C. Rockwood, E. R. Selig, K. A. SELKOE, and S. Walbridge. 2015. Spatial and temporal changes in cumulative human impacts on the world’s ocean. Nature Communications 6:1–7.</w:t>
      </w:r>
    </w:p>
    <w:p w:rsidR="00000000" w:rsidDel="00000000" w:rsidP="00000000" w:rsidRDefault="00000000" w:rsidRPr="00000000" w14:paraId="0000009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Hansen, G. J. A., J. S. Read, J. F. Hansen, and L. A. Winslow. 2017. Projected shifts in fish species dominance in Wisconsin lakes under climate change. Global Change Biology 23:1463–1476.</w:t>
      </w:r>
    </w:p>
    <w:p w:rsidR="00000000" w:rsidDel="00000000" w:rsidP="00000000" w:rsidRDefault="00000000" w:rsidRPr="00000000" w14:paraId="0000009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Herb, W. R., L. B. Johnson, P. C. Jacobson, and H. G. Stefan. 2014. Projecting cold-water fish habitat in lakes of the glacial lakes region under changing land use and climate regimes. Canadian Journal of Fisheries and Aquatic Sciences 71:1334–1348.</w:t>
      </w:r>
    </w:p>
    <w:p w:rsidR="00000000" w:rsidDel="00000000" w:rsidP="00000000" w:rsidRDefault="00000000" w:rsidRPr="00000000" w14:paraId="0000009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Hjort, J. 1914. Fluctuations in the great fisheries of Norther Europe. Pages 1–228 Rapports et Procés-Verbaux. ICES.</w:t>
      </w:r>
    </w:p>
    <w:p w:rsidR="00000000" w:rsidDel="00000000" w:rsidP="00000000" w:rsidRDefault="00000000" w:rsidRPr="00000000" w14:paraId="0000009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Hoffmann, A. A., and C. M. Sgrò. 2011. Climate change and evolutionary adaptation. Nature Australia 470:479–485.</w:t>
      </w:r>
    </w:p>
    <w:p w:rsidR="00000000" w:rsidDel="00000000" w:rsidP="00000000" w:rsidRDefault="00000000" w:rsidRPr="00000000" w14:paraId="0000009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Houde, A. L., and T. Pitcher. 2019. fullfact: Full Factorial Breeding Analysis.</w:t>
      </w:r>
    </w:p>
    <w:p w:rsidR="00000000" w:rsidDel="00000000" w:rsidP="00000000" w:rsidRDefault="00000000" w:rsidRPr="00000000" w14:paraId="0000009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Isaak, D. J. 2014. Climate Change and the Future of Freshwater Fisheries. Page Future of Fisheries: Perspectives for Emerging Professionals.</w:t>
      </w:r>
    </w:p>
    <w:p w:rsidR="00000000" w:rsidDel="00000000" w:rsidP="00000000" w:rsidRDefault="00000000" w:rsidRPr="00000000" w14:paraId="0000009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Jacobson, P. C., H. G. Stefan, and D. L. Pereira. 2010. Coldwater fish oxythermal habitat in Minnesota lakes: influence of total phosphorus, July air temperature, and relative depth. Canadian Journal of Fisheries and Aquatic Sciences 67:2002–2013.</w:t>
      </w:r>
    </w:p>
    <w:p w:rsidR="00000000" w:rsidDel="00000000" w:rsidP="00000000" w:rsidRDefault="00000000" w:rsidRPr="00000000" w14:paraId="0000009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 Journal of Limnology 73(s1):84-107.</w:t>
      </w:r>
    </w:p>
    <w:p w:rsidR="00000000" w:rsidDel="00000000" w:rsidP="00000000" w:rsidRDefault="00000000" w:rsidRPr="00000000" w14:paraId="0000009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Jonassen, T. 2000. Geographic variation in growth and food conversion efficiency of juvenile Atlantic halibut related to latitude. Journal of Fish Biology 56:279–294.</w:t>
      </w:r>
    </w:p>
    <w:p w:rsidR="00000000" w:rsidDel="00000000" w:rsidP="00000000" w:rsidRDefault="00000000" w:rsidRPr="00000000" w14:paraId="0000009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Jonsson, B., and N. Jonsson. 2014. Early environment influences later performance in fishes.</w:t>
      </w:r>
    </w:p>
    <w:p w:rsidR="00000000" w:rsidDel="00000000" w:rsidP="00000000" w:rsidRDefault="00000000" w:rsidRPr="00000000" w14:paraId="0000009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H. Auvinen, H. Helminen, T. J. Marjomäki, T. Niva, J. Sarvala, and M. Viljanen. 2000. Unpredictability of ﬁsh recruitment - interannual variation in YOY abundance.</w:t>
      </w:r>
    </w:p>
    <w:p w:rsidR="00000000" w:rsidDel="00000000" w:rsidP="00000000" w:rsidRDefault="00000000" w:rsidRPr="00000000" w14:paraId="000000A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L. Jokinen, T. Keskinen, and T. J. Marjomäki. 2016. Environmental and genetic effects on larval hatching time in two coregonids. Hydrobiologia 780:135–143.</w:t>
      </w:r>
    </w:p>
    <w:p w:rsidR="00000000" w:rsidDel="00000000" w:rsidP="00000000" w:rsidRDefault="00000000" w:rsidRPr="00000000" w14:paraId="000000A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T. Keskinen, M. Pulkkanen, and T. J. Marjomäki. 2015. Climate change alters the egg development dynamics in cold-water adapted coregonids. Environmental Biology of Fishes 98:979–991.</w:t>
      </w:r>
    </w:p>
    <w:p w:rsidR="00000000" w:rsidDel="00000000" w:rsidP="00000000" w:rsidRDefault="00000000" w:rsidRPr="00000000" w14:paraId="000000A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Kelly, S., T. N. Moore, E. de Eyto, M. Dillane, C. Goulon, J. Guillard, E. Lasne, P. McGinnity, R. Poole, and I. J. Winfield. 2020. Warming winters threaten peripheral Arctic charr populations of Europe. Climatic Change:1–20.</w:t>
      </w:r>
    </w:p>
    <w:p w:rsidR="00000000" w:rsidDel="00000000" w:rsidP="00000000" w:rsidRDefault="00000000" w:rsidRPr="00000000" w14:paraId="000000A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Langhans, S. D., S. C. Jähnig, M. Lago, A. Schmidt-Kloiber, and T. Hein. 2019. The potential of ecosystem-based management to integrate biodiversity conservation and ecosystem service provision in aquatic ecosystems. Elsevier.</w:t>
      </w:r>
    </w:p>
    <w:p w:rsidR="00000000" w:rsidDel="00000000" w:rsidP="00000000" w:rsidRDefault="00000000" w:rsidRPr="00000000" w14:paraId="000000A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Lehtonen, H. 1996. Potential effects of global warming on northern European freshwater fish and fisheries. Fisheries Management and Ecology 3:59–71.</w:t>
      </w:r>
    </w:p>
    <w:p w:rsidR="00000000" w:rsidDel="00000000" w:rsidP="00000000" w:rsidRDefault="00000000" w:rsidRPr="00000000" w14:paraId="000000A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rsidR="00000000" w:rsidDel="00000000" w:rsidP="00000000" w:rsidRDefault="00000000" w:rsidRPr="00000000" w14:paraId="000000A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Little, A. G., I. Loughland, and F. Seebacher. 2020. What do warming waters mean for fish physiology and fisheries? Journal of Fish Biology.</w:t>
      </w:r>
    </w:p>
    <w:p w:rsidR="00000000" w:rsidDel="00000000" w:rsidP="00000000" w:rsidRDefault="00000000" w:rsidRPr="00000000" w14:paraId="000000A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Ludsin, S. A., K. M. DeVanna, and R. E. H. Smith. 2014. Physical–biological coupling and the challenge of understanding fish recruitment in freshwater lakes. Canadian Journal of Fisheries and Aquatic Sciences 71:775–794.</w:t>
      </w:r>
    </w:p>
    <w:p w:rsidR="00000000" w:rsidDel="00000000" w:rsidP="00000000" w:rsidRDefault="00000000" w:rsidRPr="00000000" w14:paraId="000000A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Ludsin, S. A., D. R. Devries, S. E. Applications, and N. Aug. 2011. First-Year Recruitment of Largemouth Bass : The Interdependency of Early Life Stages. Ecological Applications 7:1024–1038.</w:t>
      </w:r>
    </w:p>
    <w:p w:rsidR="00000000" w:rsidDel="00000000" w:rsidP="00000000" w:rsidRDefault="00000000" w:rsidRPr="00000000" w14:paraId="000000A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rsidR="00000000" w:rsidDel="00000000" w:rsidP="00000000" w:rsidRDefault="00000000" w:rsidRPr="00000000" w14:paraId="000000A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W. W. Taylor, T. D. Beard, and B. M. Lofgren. 2015. Climate change projections for lake whitefish (Coregonus clupeaformis) recruitment in the 1836 Treaty Waters of the Upper Great Lakes. Journal of Great Lakes Research 41:415–422.</w:t>
      </w:r>
    </w:p>
    <w:p w:rsidR="00000000" w:rsidDel="00000000" w:rsidP="00000000" w:rsidRDefault="00000000" w:rsidRPr="00000000" w14:paraId="000000A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M., and B. Walsh. 1998. Genetics and analysis of quantitative traits. Sinauer Sunderland, MA.</w:t>
      </w:r>
    </w:p>
    <w:p w:rsidR="00000000" w:rsidDel="00000000" w:rsidP="00000000" w:rsidRDefault="00000000" w:rsidRPr="00000000" w14:paraId="000000A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Mackenzie-Grieve, J. L., and J. R. Post. 2006. Thermal Habitat Use by Lake Trout in Two Contrasting Yukon Territory Lakes. Transactions of the American Fisheries Society 135:727–738.</w:t>
      </w:r>
    </w:p>
    <w:p w:rsidR="00000000" w:rsidDel="00000000" w:rsidP="00000000" w:rsidRDefault="00000000" w:rsidRPr="00000000" w14:paraId="000000A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Marjomäki, T. J., H. Auvinen, H. Helminen, A. Huusko, J. Sarvala, P. Valkeajärvi, M. Viljanen, and J. Karjalainen. 2004. Spatial synchrony in the inter-annual population variation of vendace (Coregonus albula (L.)) in Finnish lakes. Annales Zoologici Fennici 41:225–240.</w:t>
      </w:r>
    </w:p>
    <w:p w:rsidR="00000000" w:rsidDel="00000000" w:rsidP="00000000" w:rsidRDefault="00000000" w:rsidRPr="00000000" w14:paraId="000000A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McCullough, I. M., K. S. Cheruvelil, S. M. Collins, and P. A. Soranno. 2019. Geographic patterns of the climate sensitivity of lakes. Ecological Applications 29:e01836.</w:t>
      </w:r>
    </w:p>
    <w:p w:rsidR="00000000" w:rsidDel="00000000" w:rsidP="00000000" w:rsidRDefault="00000000" w:rsidRPr="00000000" w14:paraId="000000A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Meehl, G. A., T. F. Stocker, W. D. Collins, P. Friedlingstein, T. Gaye, J. M. Gregory, A. Kitoh, R. Knutti, J. M. Murphy, and A. Noda. 2007. Global climate projections.</w:t>
      </w:r>
    </w:p>
    <w:p w:rsidR="00000000" w:rsidDel="00000000" w:rsidP="00000000" w:rsidRDefault="00000000" w:rsidRPr="00000000" w14:paraId="000000B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Muir, A. M., M. T. Arts, M. A. Koops, T. B. Johnson, C. C. Krueger, T. M. Sutton, and J. Rosenfeld. 2014. Reproductive life-history strategies in lake whitefish ( Coregonus clupeaformis ) from the Laurentian Great Lakes. Canadian Journal of Fisheries and Aquatic Sciences 71:1256–1269.</w:t>
      </w:r>
    </w:p>
    <w:p w:rsidR="00000000" w:rsidDel="00000000" w:rsidP="00000000" w:rsidRDefault="00000000" w:rsidRPr="00000000" w14:paraId="000000B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J. T., D. L. Yule, M. L. Jones, T. D. Ahrenstorff, T. R. Hrabik, R. M. Claramunt, M. P. Ebener, and E. K. Berglund. 2015. Spatial synchrony in cisco recruitment. Fisheries Research 165:11–21.</w:t>
      </w:r>
    </w:p>
    <w:p w:rsidR="00000000" w:rsidDel="00000000" w:rsidP="00000000" w:rsidRDefault="00000000" w:rsidRPr="00000000" w14:paraId="000000B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R. A. 1997. Comment and reanalysis: paradigms for recruitment studies. Canadian Journal of Fisheries and Aquatic Sciences 54:978–981.</w:t>
      </w:r>
    </w:p>
    <w:p w:rsidR="00000000" w:rsidDel="00000000" w:rsidP="00000000" w:rsidRDefault="00000000" w:rsidRPr="00000000" w14:paraId="000000B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Neff, B. D., and B. A. Fraser. 2010. A program to compare genetic differentiation statistics across loci using resampling of individuals and loci. Molecular Ecology Resources 10:546–550.</w:t>
      </w:r>
    </w:p>
    <w:p w:rsidR="00000000" w:rsidDel="00000000" w:rsidP="00000000" w:rsidRDefault="00000000" w:rsidRPr="00000000" w14:paraId="000000B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Nyberg, P., E. Bergstrand, E. Degerman, and O. Enderlein. 2001. Recruitment of pelagic fish in an unstable climate: studies in Sweden’s four largest lakes. Ambio 30:559–564.</w:t>
      </w:r>
    </w:p>
    <w:p w:rsidR="00000000" w:rsidDel="00000000" w:rsidP="00000000" w:rsidRDefault="00000000" w:rsidRPr="00000000" w14:paraId="000000B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O’Reilly, C. M., R. J. Rowley, P. Schneider, J. D. Lenters, P. B. Mcintyre, and B. M. Kraemer. 2015. Rapid and highly variable warming of lake surface waters around the globe. Geophysical Research Letters 42:1–9.</w:t>
      </w:r>
    </w:p>
    <w:p w:rsidR="00000000" w:rsidDel="00000000" w:rsidP="00000000" w:rsidRDefault="00000000" w:rsidRPr="00000000" w14:paraId="000000B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Oberlercher, T. M., and J. Wanzenböck. 2016. Impact of electric fishing on egg survival of whitefish, Coregonus lavaretus. Fisheries Management and Ecology 23:540–547.</w:t>
      </w:r>
    </w:p>
    <w:p w:rsidR="00000000" w:rsidDel="00000000" w:rsidP="00000000" w:rsidRDefault="00000000" w:rsidRPr="00000000" w14:paraId="000000B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Pepin, P. 1991. Effect of temperature and size on development, mortality, and survival rates of the pelagic early life history stages of marine fish. Canadian Journal of Fisheries and Aquatic Sciences 48:503–518.</w:t>
      </w:r>
    </w:p>
    <w:p w:rsidR="00000000" w:rsidDel="00000000" w:rsidP="00000000" w:rsidRDefault="00000000" w:rsidRPr="00000000" w14:paraId="000000B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2020. R: A Language and Environment for Statistical Computing. R Foundation for Statistical Computing, Vienna, Austria.</w:t>
      </w:r>
    </w:p>
    <w:p w:rsidR="00000000" w:rsidDel="00000000" w:rsidP="00000000" w:rsidRDefault="00000000" w:rsidRPr="00000000" w14:paraId="000000B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Schindler, D. W., K. G. Beaty, E. J. Fee, D. R. Cruikshank, E. R. DeBruyn, D. L. Findlay, G. A. Linsey, J. A. Shearer, M. P. Stainton, and M. A. Turner. 1990. Effects of Climatic Warming on Lakes of the Central Boreal Forest. Science 250:967–970.</w:t>
      </w:r>
    </w:p>
    <w:p w:rsidR="00000000" w:rsidDel="00000000" w:rsidP="00000000" w:rsidRDefault="00000000" w:rsidRPr="00000000" w14:paraId="000000B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Schultz, E. T., D. O. Conover, and A. Ehtisham. 1998. The dead of winter: size-dependent variation and genetic differences in seasonal mortality among Atlantic silverside (Atherinidae: \textit{Menidia menidia}) from different latitudes. Canadian Journal of Fisheries and Aquatic Sciences 55:1149–1157.</w:t>
      </w:r>
    </w:p>
    <w:p w:rsidR="00000000" w:rsidDel="00000000" w:rsidP="00000000" w:rsidRDefault="00000000" w:rsidRPr="00000000" w14:paraId="000000B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Schultz, E. T., K. E. Reynolds, and D. O. Conover. 1996. Countergradient Variation in Growth Among Newly Hatched Fundulus Heteroclitus: Geographic Differences Revealed by Common-Environment Experiments. Functional Ecology 10:366.</w:t>
      </w:r>
    </w:p>
    <w:p w:rsidR="00000000" w:rsidDel="00000000" w:rsidP="00000000" w:rsidRDefault="00000000" w:rsidRPr="00000000" w14:paraId="000000B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Sharma, S., D. A. Jackson, C. K. Minns, and B. J. Shuter. 2007. Will northern fish populations be in hot water because of climate change? Global Change Biology 13:2052–2064.</w:t>
      </w:r>
    </w:p>
    <w:p w:rsidR="00000000" w:rsidDel="00000000" w:rsidP="00000000" w:rsidRDefault="00000000" w:rsidRPr="00000000" w14:paraId="000000B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Shatwell, T., W. Thiery, and G. Kirillin. 2019. Future projections of temperature and mixing regime of European temperate lakes. Hydrology and Earth System Sciences 23:1533–1551.</w:t>
      </w:r>
    </w:p>
    <w:p w:rsidR="00000000" w:rsidDel="00000000" w:rsidP="00000000" w:rsidRDefault="00000000" w:rsidRPr="00000000" w14:paraId="000000B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rsidR="00000000" w:rsidDel="00000000" w:rsidP="00000000" w:rsidRDefault="00000000" w:rsidRPr="00000000" w14:paraId="000000B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Stockwell, J. D., D. L. Yule, T. R. Hrabik, M. E. Sierszen, and E. J. Isaac. 2014. Habitat coupling in a large lake system: Delivery of an energy subsidy by an offshore planktivore to the nearshore zone of Lake Superior. Freshwater Biology 59:1197–1212.</w:t>
      </w:r>
    </w:p>
    <w:p w:rsidR="00000000" w:rsidDel="00000000" w:rsidP="00000000" w:rsidRDefault="00000000" w:rsidRPr="00000000" w14:paraId="000000C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Voeten, C. C. 2020. buildmer: Stepwise Elimination and Term Reordering for Mixed-Effects Regression.</w:t>
      </w:r>
    </w:p>
    <w:p w:rsidR="00000000" w:rsidDel="00000000" w:rsidP="00000000" w:rsidRDefault="00000000" w:rsidRPr="00000000" w14:paraId="000000C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Vonlanthen, P., D. Bittner, A. G. Hudson, K. A. Young, R. Müller, B. Lundsgaard-Hansen, D. Roy, S. Di Piazza, C. R. Largiader, O. Seehausen, C. R. Largiadèr, and O. Seehausen. 2012. Eutrophication causes speciation reversal in whitefish adaptive radiations. Nature 482:357–362.</w:t>
      </w:r>
    </w:p>
    <w:p w:rsidR="00000000" w:rsidDel="00000000" w:rsidP="00000000" w:rsidRDefault="00000000" w:rsidRPr="00000000" w14:paraId="000000C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Williamson, C. E., J. A. Brentrup, J. Zhang, W. H. Renwick, B. R. Hargreaves, L. B. Knoll, E. P. Overholt, and K. C. Rose. 2014. Lakes as sensors in the landscape: optical metrics as scalable sentinel responses to climate change. Limnology and Oceanography 59:840–850.</w:t>
      </w:r>
    </w:p>
    <w:p w:rsidR="00000000" w:rsidDel="00000000" w:rsidP="00000000" w:rsidRDefault="00000000" w:rsidRPr="00000000" w14:paraId="000000C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Winslow, L. A., J. S. Read, G. J. A. Hansen, K. C. Rose, and D. M. Robertson. 2017. Seasonality of change: Summer warming rates do not fully represent effects of climate change on lake temperatures. Limnology and Oceanography 62:2168–2178.</w:t>
      </w:r>
    </w:p>
    <w:p w:rsidR="00000000" w:rsidDel="00000000" w:rsidP="00000000" w:rsidRDefault="00000000" w:rsidRPr="00000000" w14:paraId="000000C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M. T. Dokulil, W. Marszelewski, M. Schmid, D. Bouffard, and C. J. Merchant. 2017. Warming of Central European lakes and their response to the 1980s climate regime shift. Climatic Change 142:505–520.</w:t>
      </w:r>
    </w:p>
    <w:p w:rsidR="00000000" w:rsidDel="00000000" w:rsidP="00000000" w:rsidRDefault="00000000" w:rsidRPr="00000000" w14:paraId="000000C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B. M. Kraemer, J. D. Lenters, C. J. Merchant, C. M. O’Reilly, and S. Sharma. 2020. Global lake responses to climate change. Nature Reviews Earth &amp; Environment:1–16.</w:t>
      </w:r>
    </w:p>
    <w:p w:rsidR="00000000" w:rsidDel="00000000" w:rsidP="00000000" w:rsidRDefault="00000000" w:rsidRPr="00000000" w14:paraId="000000C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Yamahira, K., and D. O. Conover. 2002. Intra- vs . Interspecific Latitudinal Variation in Growth : Adaptation to Temperature or Seasonality? Ecology 83:1252–1262.</w:t>
      </w:r>
    </w:p>
    <w:p w:rsidR="00000000" w:rsidDel="00000000" w:rsidP="00000000" w:rsidRDefault="00000000" w:rsidRPr="00000000" w14:paraId="000000C7">
      <w:pPr>
        <w:widowControl w:val="0"/>
        <w:ind w:left="480" w:hanging="480"/>
        <w:rPr>
          <w:rFonts w:ascii="Times New Roman" w:cs="Times New Roman" w:eastAsia="Times New Roman" w:hAnsi="Times New Roman"/>
        </w:rPr>
        <w:sectPr>
          <w:headerReference r:id="rId9" w:type="first"/>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Van Zuiden, T. M., M. M. Chen, S. Stefanoff, L. Lopez, and S. Sharma. 2016. Projected impacts of climate change on three freshwater fishes and potential novel competitive interactions. Diversity and Distributions 22:603–614.</w:t>
      </w:r>
    </w:p>
    <w:p w:rsidR="00000000" w:rsidDel="00000000" w:rsidP="00000000" w:rsidRDefault="00000000" w:rsidRPr="00000000" w14:paraId="000000C8">
      <w:pPr>
        <w:rPr>
          <w:rFonts w:ascii="Times New Roman" w:cs="Times New Roman" w:eastAsia="Times New Roman" w:hAnsi="Times New Roman"/>
          <w:b w:val="1"/>
        </w:rPr>
      </w:pPr>
      <w:sdt>
        <w:sdtPr>
          <w:tag w:val="goog_rdk_25"/>
        </w:sdtPr>
        <w:sdtContent>
          <w:commentRangeStart w:id="20"/>
        </w:sdtContent>
      </w:sdt>
      <w:r w:rsidDel="00000000" w:rsidR="00000000" w:rsidRPr="00000000">
        <w:rPr>
          <w:rFonts w:ascii="Times New Roman" w:cs="Times New Roman" w:eastAsia="Times New Roman" w:hAnsi="Times New Roman"/>
          <w:b w:val="1"/>
          <w:rtl w:val="0"/>
        </w:rPr>
        <w:t xml:space="preserve">TABLES</w:t>
      </w:r>
      <w:commentRangeEnd w:id="20"/>
      <w:r w:rsidDel="00000000" w:rsidR="00000000" w:rsidRPr="00000000">
        <w:commentReference w:id="20"/>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Mean water temperatures (°C) with standard deviations (in parentheses) during embryo incubations at the University of Vermont (UVM) and the University of Jyväskylä (JYU).</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tbl>
      <w:tblPr>
        <w:tblStyle w:val="Table1"/>
        <w:tblW w:w="5748.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96"/>
        <w:gridCol w:w="936"/>
        <w:gridCol w:w="236"/>
        <w:gridCol w:w="936"/>
        <w:gridCol w:w="236"/>
        <w:gridCol w:w="936"/>
        <w:gridCol w:w="236"/>
        <w:gridCol w:w="936"/>
        <w:tblGridChange w:id="0">
          <w:tblGrid>
            <w:gridCol w:w="1296"/>
            <w:gridCol w:w="936"/>
            <w:gridCol w:w="236"/>
            <w:gridCol w:w="936"/>
            <w:gridCol w:w="236"/>
            <w:gridCol w:w="936"/>
            <w:gridCol w:w="236"/>
            <w:gridCol w:w="936"/>
          </w:tblGrid>
        </w:tblGridChange>
      </w:tblGrid>
      <w:tr>
        <w:trPr>
          <w:trHeight w:val="432" w:hRule="atLeast"/>
        </w:trPr>
        <w:tc>
          <w:tcPr>
            <w:tcBorders>
              <w:top w:color="000000" w:space="0" w:sz="18" w:val="single"/>
            </w:tcBorders>
            <w:vAlign w:val="center"/>
          </w:tcPr>
          <w:p w:rsidR="00000000" w:rsidDel="00000000" w:rsidP="00000000" w:rsidRDefault="00000000" w:rsidRPr="00000000" w14:paraId="000000CC">
            <w:pPr>
              <w:jc w:val="center"/>
              <w:rPr>
                <w:sz w:val="24"/>
                <w:szCs w:val="24"/>
              </w:rPr>
            </w:pPr>
            <w:r w:rsidDel="00000000" w:rsidR="00000000" w:rsidRPr="00000000">
              <w:rPr>
                <w:rtl w:val="0"/>
              </w:rPr>
            </w:r>
          </w:p>
        </w:tc>
        <w:tc>
          <w:tcPr>
            <w:gridSpan w:val="7"/>
            <w:tcBorders>
              <w:top w:color="000000" w:space="0" w:sz="18" w:val="single"/>
              <w:bottom w:color="000000" w:space="0" w:sz="4" w:val="single"/>
            </w:tcBorders>
            <w:vAlign w:val="center"/>
          </w:tcPr>
          <w:p w:rsidR="00000000" w:rsidDel="00000000" w:rsidP="00000000" w:rsidRDefault="00000000" w:rsidRPr="00000000" w14:paraId="000000CD">
            <w:pPr>
              <w:jc w:val="center"/>
              <w:rPr>
                <w:sz w:val="24"/>
                <w:szCs w:val="24"/>
              </w:rPr>
            </w:pPr>
            <w:r w:rsidDel="00000000" w:rsidR="00000000" w:rsidRPr="00000000">
              <w:rPr>
                <w:sz w:val="24"/>
                <w:szCs w:val="24"/>
                <w:rtl w:val="0"/>
              </w:rPr>
              <w:t xml:space="preserve">Incubation Temperature Treatment</w:t>
            </w:r>
          </w:p>
        </w:tc>
      </w:tr>
      <w:tr>
        <w:trPr>
          <w:trHeight w:val="432" w:hRule="atLeast"/>
        </w:trPr>
        <w:tc>
          <w:tcPr>
            <w:tcBorders>
              <w:bottom w:color="000000" w:space="0" w:sz="4" w:val="single"/>
            </w:tcBorders>
            <w:vAlign w:val="center"/>
          </w:tcPr>
          <w:p w:rsidR="00000000" w:rsidDel="00000000" w:rsidP="00000000" w:rsidRDefault="00000000" w:rsidRPr="00000000" w14:paraId="000000D4">
            <w:pPr>
              <w:jc w:val="center"/>
              <w:rPr>
                <w:sz w:val="24"/>
                <w:szCs w:val="24"/>
              </w:rPr>
            </w:pPr>
            <w:r w:rsidDel="00000000" w:rsidR="00000000" w:rsidRPr="00000000">
              <w:rPr>
                <w:sz w:val="24"/>
                <w:szCs w:val="24"/>
                <w:rtl w:val="0"/>
              </w:rPr>
              <w:t xml:space="preserve">Laboratory</w:t>
            </w:r>
          </w:p>
        </w:tc>
        <w:tc>
          <w:tcPr>
            <w:tcBorders>
              <w:top w:color="000000" w:space="0" w:sz="4" w:val="single"/>
              <w:bottom w:color="000000" w:space="0" w:sz="4" w:val="single"/>
            </w:tcBorders>
            <w:vAlign w:val="center"/>
          </w:tcPr>
          <w:p w:rsidR="00000000" w:rsidDel="00000000" w:rsidP="00000000" w:rsidRDefault="00000000" w:rsidRPr="00000000" w14:paraId="000000D5">
            <w:pPr>
              <w:jc w:val="center"/>
              <w:rPr>
                <w:sz w:val="24"/>
                <w:szCs w:val="24"/>
              </w:rPr>
            </w:pPr>
            <w:r w:rsidDel="00000000" w:rsidR="00000000" w:rsidRPr="00000000">
              <w:rPr>
                <w:sz w:val="24"/>
                <w:szCs w:val="24"/>
                <w:rtl w:val="0"/>
              </w:rPr>
              <w:t xml:space="preserve">2.0</w:t>
            </w:r>
          </w:p>
        </w:tc>
        <w:tc>
          <w:tcPr>
            <w:tcBorders>
              <w:top w:color="000000" w:space="0" w:sz="4" w:val="single"/>
              <w:bottom w:color="000000" w:space="0" w:sz="4" w:val="single"/>
            </w:tcBorders>
            <w:vAlign w:val="center"/>
          </w:tcPr>
          <w:p w:rsidR="00000000" w:rsidDel="00000000" w:rsidP="00000000" w:rsidRDefault="00000000" w:rsidRPr="00000000" w14:paraId="000000D6">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4.5</w:t>
            </w:r>
          </w:p>
        </w:tc>
        <w:tc>
          <w:tcPr>
            <w:tcBorders>
              <w:top w:color="000000" w:space="0" w:sz="4" w:val="single"/>
              <w:bottom w:color="000000" w:space="0" w:sz="4" w:val="single"/>
            </w:tcBorders>
            <w:vAlign w:val="center"/>
          </w:tcPr>
          <w:p w:rsidR="00000000" w:rsidDel="00000000" w:rsidP="00000000" w:rsidRDefault="00000000" w:rsidRPr="00000000" w14:paraId="000000D8">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D9">
            <w:pPr>
              <w:jc w:val="center"/>
              <w:rPr>
                <w:sz w:val="24"/>
                <w:szCs w:val="24"/>
              </w:rPr>
            </w:pPr>
            <w:r w:rsidDel="00000000" w:rsidR="00000000" w:rsidRPr="00000000">
              <w:rPr>
                <w:sz w:val="24"/>
                <w:szCs w:val="24"/>
                <w:rtl w:val="0"/>
              </w:rPr>
              <w:t xml:space="preserve">7.0</w:t>
            </w:r>
          </w:p>
        </w:tc>
        <w:tc>
          <w:tcPr>
            <w:tcBorders>
              <w:top w:color="000000" w:space="0" w:sz="4" w:val="single"/>
              <w:bottom w:color="000000" w:space="0" w:sz="4" w:val="single"/>
            </w:tcBorders>
            <w:vAlign w:val="center"/>
          </w:tcPr>
          <w:p w:rsidR="00000000" w:rsidDel="00000000" w:rsidP="00000000" w:rsidRDefault="00000000" w:rsidRPr="00000000" w14:paraId="000000DA">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DB">
            <w:pPr>
              <w:jc w:val="center"/>
              <w:rPr>
                <w:sz w:val="24"/>
                <w:szCs w:val="24"/>
              </w:rPr>
            </w:pPr>
            <w:r w:rsidDel="00000000" w:rsidR="00000000" w:rsidRPr="00000000">
              <w:rPr>
                <w:sz w:val="24"/>
                <w:szCs w:val="24"/>
                <w:rtl w:val="0"/>
              </w:rPr>
              <w:t xml:space="preserve">9.0</w:t>
            </w:r>
          </w:p>
        </w:tc>
      </w:tr>
      <w:tr>
        <w:trPr>
          <w:trHeight w:val="720" w:hRule="atLeast"/>
        </w:trPr>
        <w:tc>
          <w:tcPr>
            <w:tcBorders>
              <w:top w:color="000000" w:space="0" w:sz="4" w:val="single"/>
            </w:tcBorders>
            <w:vAlign w:val="center"/>
          </w:tcPr>
          <w:p w:rsidR="00000000" w:rsidDel="00000000" w:rsidP="00000000" w:rsidRDefault="00000000" w:rsidRPr="00000000" w14:paraId="000000DC">
            <w:pPr>
              <w:jc w:val="center"/>
              <w:rPr>
                <w:sz w:val="24"/>
                <w:szCs w:val="24"/>
              </w:rPr>
            </w:pPr>
            <w:r w:rsidDel="00000000" w:rsidR="00000000" w:rsidRPr="00000000">
              <w:rPr>
                <w:sz w:val="24"/>
                <w:szCs w:val="24"/>
                <w:rtl w:val="0"/>
              </w:rPr>
              <w:t xml:space="preserve">UVM</w:t>
            </w:r>
          </w:p>
        </w:tc>
        <w:tc>
          <w:tcPr>
            <w:tcBorders>
              <w:top w:color="000000" w:space="0" w:sz="4" w:val="single"/>
            </w:tcBorders>
            <w:vAlign w:val="center"/>
          </w:tcPr>
          <w:p w:rsidR="00000000" w:rsidDel="00000000" w:rsidP="00000000" w:rsidRDefault="00000000" w:rsidRPr="00000000" w14:paraId="000000DD">
            <w:pPr>
              <w:jc w:val="center"/>
              <w:rPr>
                <w:sz w:val="24"/>
                <w:szCs w:val="24"/>
              </w:rPr>
            </w:pPr>
            <w:r w:rsidDel="00000000" w:rsidR="00000000" w:rsidRPr="00000000">
              <w:rPr>
                <w:sz w:val="24"/>
                <w:szCs w:val="24"/>
                <w:rtl w:val="0"/>
              </w:rPr>
              <w:t xml:space="preserve">2.0 (0.5)</w:t>
            </w:r>
          </w:p>
        </w:tc>
        <w:tc>
          <w:tcPr>
            <w:tcBorders>
              <w:top w:color="000000" w:space="0" w:sz="4" w:val="single"/>
            </w:tcBorders>
            <w:vAlign w:val="center"/>
          </w:tcPr>
          <w:p w:rsidR="00000000" w:rsidDel="00000000" w:rsidP="00000000" w:rsidRDefault="00000000" w:rsidRPr="00000000" w14:paraId="000000DE">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DF">
            <w:pPr>
              <w:jc w:val="center"/>
              <w:rPr>
                <w:sz w:val="24"/>
                <w:szCs w:val="24"/>
              </w:rPr>
            </w:pPr>
            <w:r w:rsidDel="00000000" w:rsidR="00000000" w:rsidRPr="00000000">
              <w:rPr>
                <w:sz w:val="24"/>
                <w:szCs w:val="24"/>
                <w:rtl w:val="0"/>
              </w:rPr>
              <w:t xml:space="preserve">4.4 (0.2)</w:t>
            </w:r>
          </w:p>
        </w:tc>
        <w:tc>
          <w:tcPr>
            <w:tcBorders>
              <w:top w:color="000000" w:space="0" w:sz="4" w:val="single"/>
            </w:tcBorders>
            <w:vAlign w:val="center"/>
          </w:tcPr>
          <w:p w:rsidR="00000000" w:rsidDel="00000000" w:rsidP="00000000" w:rsidRDefault="00000000" w:rsidRPr="00000000" w14:paraId="000000E0">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E1">
            <w:pPr>
              <w:jc w:val="center"/>
              <w:rPr>
                <w:sz w:val="24"/>
                <w:szCs w:val="24"/>
              </w:rPr>
            </w:pPr>
            <w:r w:rsidDel="00000000" w:rsidR="00000000" w:rsidRPr="00000000">
              <w:rPr>
                <w:sz w:val="24"/>
                <w:szCs w:val="24"/>
                <w:rtl w:val="0"/>
              </w:rPr>
              <w:t xml:space="preserve">6.9 (0.2)</w:t>
            </w:r>
          </w:p>
        </w:tc>
        <w:tc>
          <w:tcPr>
            <w:tcBorders>
              <w:top w:color="000000" w:space="0" w:sz="4" w:val="single"/>
            </w:tcBorders>
            <w:vAlign w:val="center"/>
          </w:tcPr>
          <w:p w:rsidR="00000000" w:rsidDel="00000000" w:rsidP="00000000" w:rsidRDefault="00000000" w:rsidRPr="00000000" w14:paraId="000000E2">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8.9 (0.3)</w:t>
            </w:r>
          </w:p>
        </w:tc>
      </w:tr>
      <w:tr>
        <w:trPr>
          <w:trHeight w:val="720" w:hRule="atLeast"/>
        </w:trPr>
        <w:tc>
          <w:tcPr>
            <w:tcBorders>
              <w:bottom w:color="000000" w:space="0" w:sz="18" w:val="single"/>
            </w:tcBorders>
            <w:vAlign w:val="center"/>
          </w:tcPr>
          <w:p w:rsidR="00000000" w:rsidDel="00000000" w:rsidP="00000000" w:rsidRDefault="00000000" w:rsidRPr="00000000" w14:paraId="000000E4">
            <w:pPr>
              <w:jc w:val="center"/>
              <w:rPr>
                <w:sz w:val="24"/>
                <w:szCs w:val="24"/>
              </w:rPr>
            </w:pPr>
            <w:r w:rsidDel="00000000" w:rsidR="00000000" w:rsidRPr="00000000">
              <w:rPr>
                <w:sz w:val="24"/>
                <w:szCs w:val="24"/>
                <w:rtl w:val="0"/>
              </w:rPr>
              <w:t xml:space="preserve">JYU</w:t>
            </w:r>
          </w:p>
        </w:tc>
        <w:tc>
          <w:tcPr>
            <w:tcBorders>
              <w:bottom w:color="000000" w:space="0" w:sz="18" w:val="single"/>
            </w:tcBorders>
            <w:vAlign w:val="center"/>
          </w:tcPr>
          <w:p w:rsidR="00000000" w:rsidDel="00000000" w:rsidP="00000000" w:rsidRDefault="00000000" w:rsidRPr="00000000" w14:paraId="000000E5">
            <w:pPr>
              <w:jc w:val="center"/>
              <w:rPr>
                <w:sz w:val="24"/>
                <w:szCs w:val="24"/>
              </w:rPr>
            </w:pPr>
            <w:r w:rsidDel="00000000" w:rsidR="00000000" w:rsidRPr="00000000">
              <w:rPr>
                <w:sz w:val="24"/>
                <w:szCs w:val="24"/>
                <w:rtl w:val="0"/>
              </w:rPr>
              <w:t xml:space="preserve">2.2 (1.5)</w:t>
            </w:r>
          </w:p>
        </w:tc>
        <w:tc>
          <w:tcPr>
            <w:tcBorders>
              <w:bottom w:color="000000" w:space="0" w:sz="18" w:val="single"/>
            </w:tcBorders>
            <w:vAlign w:val="center"/>
          </w:tcPr>
          <w:p w:rsidR="00000000" w:rsidDel="00000000" w:rsidP="00000000" w:rsidRDefault="00000000" w:rsidRPr="00000000" w14:paraId="000000E6">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E7">
            <w:pPr>
              <w:jc w:val="center"/>
              <w:rPr>
                <w:sz w:val="24"/>
                <w:szCs w:val="24"/>
              </w:rPr>
            </w:pPr>
            <w:r w:rsidDel="00000000" w:rsidR="00000000" w:rsidRPr="00000000">
              <w:rPr>
                <w:sz w:val="24"/>
                <w:szCs w:val="24"/>
                <w:rtl w:val="0"/>
              </w:rPr>
              <w:t xml:space="preserve">4.0 (0.7)</w:t>
            </w:r>
          </w:p>
        </w:tc>
        <w:tc>
          <w:tcPr>
            <w:tcBorders>
              <w:bottom w:color="000000" w:space="0" w:sz="18" w:val="single"/>
            </w:tcBorders>
            <w:vAlign w:val="center"/>
          </w:tcPr>
          <w:p w:rsidR="00000000" w:rsidDel="00000000" w:rsidP="00000000" w:rsidRDefault="00000000" w:rsidRPr="00000000" w14:paraId="000000E8">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6.9 (0.5)</w:t>
            </w:r>
          </w:p>
        </w:tc>
        <w:tc>
          <w:tcPr>
            <w:tcBorders>
              <w:bottom w:color="000000" w:space="0" w:sz="18" w:val="single"/>
            </w:tcBorders>
            <w:vAlign w:val="center"/>
          </w:tcPr>
          <w:p w:rsidR="00000000" w:rsidDel="00000000" w:rsidP="00000000" w:rsidRDefault="00000000" w:rsidRPr="00000000" w14:paraId="000000EA">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EB">
            <w:pPr>
              <w:jc w:val="center"/>
              <w:rPr>
                <w:sz w:val="24"/>
                <w:szCs w:val="24"/>
              </w:rPr>
            </w:pPr>
            <w:r w:rsidDel="00000000" w:rsidR="00000000" w:rsidRPr="00000000">
              <w:rPr>
                <w:sz w:val="24"/>
                <w:szCs w:val="24"/>
                <w:rtl w:val="0"/>
              </w:rPr>
              <w:t xml:space="preserve">8.0 (0.6)</w:t>
            </w:r>
          </w:p>
        </w:tc>
      </w:tr>
    </w:tbl>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Mean total lengths (TL; mm) and fresh mass (FM; g) with standard deviations (in parentheses) of the dams and sires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tbl>
      <w:tblPr>
        <w:tblStyle w:val="Table2"/>
        <w:tblW w:w="1035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8"/>
        <w:gridCol w:w="1080"/>
        <w:gridCol w:w="1080"/>
        <w:gridCol w:w="237"/>
        <w:gridCol w:w="1079"/>
        <w:gridCol w:w="1079"/>
        <w:gridCol w:w="236"/>
        <w:gridCol w:w="1079"/>
        <w:gridCol w:w="1079"/>
        <w:gridCol w:w="241"/>
        <w:gridCol w:w="1079"/>
        <w:gridCol w:w="1079"/>
        <w:tblGridChange w:id="0">
          <w:tblGrid>
            <w:gridCol w:w="1008"/>
            <w:gridCol w:w="1080"/>
            <w:gridCol w:w="1080"/>
            <w:gridCol w:w="237"/>
            <w:gridCol w:w="1079"/>
            <w:gridCol w:w="1079"/>
            <w:gridCol w:w="236"/>
            <w:gridCol w:w="1079"/>
            <w:gridCol w:w="1079"/>
            <w:gridCol w:w="241"/>
            <w:gridCol w:w="1079"/>
            <w:gridCol w:w="1079"/>
          </w:tblGrid>
        </w:tblGridChange>
      </w:tblGrid>
      <w:tr>
        <w:trPr>
          <w:trHeight w:val="432" w:hRule="atLeast"/>
        </w:trPr>
        <w:tc>
          <w:tcPr>
            <w:tcBorders>
              <w:top w:color="000000" w:space="0" w:sz="18" w:val="single"/>
            </w:tcBorders>
            <w:vAlign w:val="bottom"/>
          </w:tcPr>
          <w:p w:rsidR="00000000" w:rsidDel="00000000" w:rsidP="00000000" w:rsidRDefault="00000000" w:rsidRPr="00000000" w14:paraId="000000F0">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LK-Vendace</w:t>
            </w:r>
          </w:p>
        </w:tc>
        <w:tc>
          <w:tcPr>
            <w:tcBorders>
              <w:top w:color="000000" w:space="0" w:sz="18" w:val="single"/>
              <w:bottom w:color="000000" w:space="0" w:sz="0" w:val="nil"/>
            </w:tcBorders>
            <w:vAlign w:val="center"/>
          </w:tcPr>
          <w:p w:rsidR="00000000" w:rsidDel="00000000" w:rsidP="00000000" w:rsidRDefault="00000000" w:rsidRPr="00000000" w14:paraId="000000F3">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F4">
            <w:pPr>
              <w:jc w:val="center"/>
              <w:rPr>
                <w:sz w:val="24"/>
                <w:szCs w:val="24"/>
              </w:rPr>
            </w:pPr>
            <w:r w:rsidDel="00000000" w:rsidR="00000000" w:rsidRPr="00000000">
              <w:rPr>
                <w:sz w:val="24"/>
                <w:szCs w:val="24"/>
                <w:rtl w:val="0"/>
              </w:rPr>
              <w:t xml:space="preserve">LK-Whitefish</w:t>
            </w:r>
          </w:p>
        </w:tc>
        <w:tc>
          <w:tcPr>
            <w:tcBorders>
              <w:top w:color="000000" w:space="0" w:sz="18" w:val="single"/>
              <w:bottom w:color="000000" w:space="0" w:sz="0" w:val="nil"/>
            </w:tcBorders>
            <w:vAlign w:val="center"/>
          </w:tcPr>
          <w:p w:rsidR="00000000" w:rsidDel="00000000" w:rsidP="00000000" w:rsidRDefault="00000000" w:rsidRPr="00000000" w14:paraId="000000F6">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F7">
            <w:pPr>
              <w:jc w:val="center"/>
              <w:rPr>
                <w:sz w:val="24"/>
                <w:szCs w:val="24"/>
              </w:rPr>
            </w:pPr>
            <w:r w:rsidDel="00000000" w:rsidR="00000000" w:rsidRPr="00000000">
              <w:rPr>
                <w:sz w:val="24"/>
                <w:szCs w:val="24"/>
                <w:rtl w:val="0"/>
              </w:rPr>
              <w:t xml:space="preserve">LS-Cisco</w:t>
            </w:r>
          </w:p>
        </w:tc>
        <w:tc>
          <w:tcPr>
            <w:tcBorders>
              <w:top w:color="000000" w:space="0" w:sz="18" w:val="single"/>
              <w:bottom w:color="000000" w:space="0" w:sz="0" w:val="nil"/>
            </w:tcBorders>
            <w:vAlign w:val="center"/>
          </w:tcPr>
          <w:p w:rsidR="00000000" w:rsidDel="00000000" w:rsidP="00000000" w:rsidRDefault="00000000" w:rsidRPr="00000000" w14:paraId="000000F9">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FA">
            <w:pPr>
              <w:jc w:val="center"/>
              <w:rPr>
                <w:sz w:val="24"/>
                <w:szCs w:val="24"/>
              </w:rPr>
            </w:pPr>
            <w:r w:rsidDel="00000000" w:rsidR="00000000" w:rsidRPr="00000000">
              <w:rPr>
                <w:sz w:val="24"/>
                <w:szCs w:val="24"/>
                <w:rtl w:val="0"/>
              </w:rPr>
              <w:t xml:space="preserve">LO-Cisco</w:t>
            </w:r>
          </w:p>
        </w:tc>
      </w:tr>
      <w:tr>
        <w:trPr>
          <w:trHeight w:val="432" w:hRule="atLeast"/>
        </w:trPr>
        <w:tc>
          <w:tcPr>
            <w:tcBorders>
              <w:bottom w:color="000000" w:space="0" w:sz="4" w:val="single"/>
            </w:tcBorders>
            <w:vAlign w:val="center"/>
          </w:tcPr>
          <w:p w:rsidR="00000000" w:rsidDel="00000000" w:rsidP="00000000" w:rsidRDefault="00000000" w:rsidRPr="00000000" w14:paraId="000000FC">
            <w:pPr>
              <w:jc w:val="center"/>
              <w:rPr>
                <w:sz w:val="24"/>
                <w:szCs w:val="24"/>
              </w:rPr>
            </w:pPr>
            <w:r w:rsidDel="00000000" w:rsidR="00000000" w:rsidRPr="00000000">
              <w:rPr>
                <w:sz w:val="24"/>
                <w:szCs w:val="24"/>
                <w:rtl w:val="0"/>
              </w:rPr>
              <w:t xml:space="preserve">Sex</w:t>
            </w:r>
          </w:p>
        </w:tc>
        <w:tc>
          <w:tcPr>
            <w:tcBorders>
              <w:top w:color="000000" w:space="0" w:sz="4" w:val="single"/>
              <w:bottom w:color="000000" w:space="0" w:sz="4" w:val="single"/>
            </w:tcBorders>
            <w:vAlign w:val="center"/>
          </w:tcPr>
          <w:p w:rsidR="00000000" w:rsidDel="00000000" w:rsidP="00000000" w:rsidRDefault="00000000" w:rsidRPr="00000000" w14:paraId="000000FD">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0FE">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0FF">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00">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101">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102">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03">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104">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105">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06">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107">
            <w:pPr>
              <w:jc w:val="center"/>
              <w:rPr>
                <w:sz w:val="24"/>
                <w:szCs w:val="24"/>
              </w:rPr>
            </w:pPr>
            <w:r w:rsidDel="00000000" w:rsidR="00000000" w:rsidRPr="00000000">
              <w:rPr>
                <w:sz w:val="24"/>
                <w:szCs w:val="24"/>
                <w:rtl w:val="0"/>
              </w:rPr>
              <w:t xml:space="preserve">FM</w:t>
            </w:r>
          </w:p>
        </w:tc>
      </w:tr>
      <w:tr>
        <w:trPr>
          <w:trHeight w:val="720" w:hRule="atLeast"/>
        </w:trPr>
        <w:tc>
          <w:tcPr>
            <w:tcBorders>
              <w:top w:color="000000" w:space="0" w:sz="4" w:val="single"/>
            </w:tcBorders>
            <w:vAlign w:val="center"/>
          </w:tcPr>
          <w:p w:rsidR="00000000" w:rsidDel="00000000" w:rsidP="00000000" w:rsidRDefault="00000000" w:rsidRPr="00000000" w14:paraId="00000108">
            <w:pPr>
              <w:jc w:val="center"/>
              <w:rPr>
                <w:sz w:val="24"/>
                <w:szCs w:val="24"/>
              </w:rPr>
            </w:pPr>
            <w:r w:rsidDel="00000000" w:rsidR="00000000" w:rsidRPr="00000000">
              <w:rPr>
                <w:sz w:val="24"/>
                <w:szCs w:val="24"/>
                <w:rtl w:val="0"/>
              </w:rPr>
              <w:t xml:space="preserve">Female</w:t>
            </w:r>
          </w:p>
        </w:tc>
        <w:tc>
          <w:tcPr>
            <w:tcBorders>
              <w:top w:color="000000" w:space="0" w:sz="4" w:val="single"/>
            </w:tcBorders>
            <w:vAlign w:val="center"/>
          </w:tcPr>
          <w:p w:rsidR="00000000" w:rsidDel="00000000" w:rsidP="00000000" w:rsidRDefault="00000000" w:rsidRPr="00000000" w14:paraId="00000109">
            <w:pPr>
              <w:jc w:val="center"/>
              <w:rPr>
                <w:sz w:val="24"/>
                <w:szCs w:val="24"/>
              </w:rPr>
            </w:pPr>
            <w:r w:rsidDel="00000000" w:rsidR="00000000" w:rsidRPr="00000000">
              <w:rPr>
                <w:sz w:val="24"/>
                <w:szCs w:val="24"/>
                <w:rtl w:val="0"/>
              </w:rPr>
              <w:t xml:space="preserve">144.67 (16.51)</w:t>
            </w:r>
          </w:p>
        </w:tc>
        <w:tc>
          <w:tcPr>
            <w:tcBorders>
              <w:top w:color="000000" w:space="0" w:sz="4" w:val="single"/>
            </w:tcBorders>
            <w:vAlign w:val="center"/>
          </w:tcPr>
          <w:p w:rsidR="00000000" w:rsidDel="00000000" w:rsidP="00000000" w:rsidRDefault="00000000" w:rsidRPr="00000000" w14:paraId="0000010A">
            <w:pPr>
              <w:jc w:val="center"/>
              <w:rPr>
                <w:sz w:val="24"/>
                <w:szCs w:val="24"/>
              </w:rPr>
            </w:pPr>
            <w:r w:rsidDel="00000000" w:rsidR="00000000" w:rsidRPr="00000000">
              <w:rPr>
                <w:sz w:val="24"/>
                <w:szCs w:val="24"/>
                <w:rtl w:val="0"/>
              </w:rPr>
              <w:t xml:space="preserve">18.36 (5.95)</w:t>
            </w:r>
          </w:p>
        </w:tc>
        <w:tc>
          <w:tcPr>
            <w:tcBorders>
              <w:top w:color="000000" w:space="0" w:sz="4" w:val="single"/>
            </w:tcBorders>
          </w:tcPr>
          <w:p w:rsidR="00000000" w:rsidDel="00000000" w:rsidP="00000000" w:rsidRDefault="00000000" w:rsidRPr="00000000" w14:paraId="0000010B">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256.57 (11.63)</w:t>
            </w:r>
          </w:p>
        </w:tc>
        <w:tc>
          <w:tcPr>
            <w:tcBorders>
              <w:top w:color="000000" w:space="0" w:sz="4" w:val="single"/>
            </w:tcBorders>
            <w:vAlign w:val="center"/>
          </w:tcPr>
          <w:p w:rsidR="00000000" w:rsidDel="00000000" w:rsidP="00000000" w:rsidRDefault="00000000" w:rsidRPr="00000000" w14:paraId="0000010D">
            <w:pPr>
              <w:jc w:val="center"/>
              <w:rPr>
                <w:sz w:val="24"/>
                <w:szCs w:val="24"/>
              </w:rPr>
            </w:pPr>
            <w:r w:rsidDel="00000000" w:rsidR="00000000" w:rsidRPr="00000000">
              <w:rPr>
                <w:sz w:val="24"/>
                <w:szCs w:val="24"/>
                <w:rtl w:val="0"/>
              </w:rPr>
              <w:t xml:space="preserve">117.00 (19.16)</w:t>
            </w:r>
          </w:p>
        </w:tc>
        <w:tc>
          <w:tcPr>
            <w:tcBorders>
              <w:top w:color="000000" w:space="0" w:sz="4" w:val="single"/>
            </w:tcBorders>
          </w:tcPr>
          <w:p w:rsidR="00000000" w:rsidDel="00000000" w:rsidP="00000000" w:rsidRDefault="00000000" w:rsidRPr="00000000" w14:paraId="0000010E">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0F">
            <w:pPr>
              <w:jc w:val="center"/>
              <w:rPr>
                <w:sz w:val="24"/>
                <w:szCs w:val="24"/>
              </w:rPr>
            </w:pPr>
            <w:r w:rsidDel="00000000" w:rsidR="00000000" w:rsidRPr="00000000">
              <w:rPr>
                <w:sz w:val="24"/>
                <w:szCs w:val="24"/>
                <w:rtl w:val="0"/>
              </w:rPr>
              <w:t xml:space="preserve">428.92 (44.40)</w:t>
            </w:r>
          </w:p>
        </w:tc>
        <w:tc>
          <w:tcPr>
            <w:tcBorders>
              <w:top w:color="000000" w:space="0" w:sz="4" w:val="single"/>
            </w:tcBorders>
            <w:vAlign w:val="center"/>
          </w:tcPr>
          <w:p w:rsidR="00000000" w:rsidDel="00000000" w:rsidP="00000000" w:rsidRDefault="00000000" w:rsidRPr="00000000" w14:paraId="00000110">
            <w:pPr>
              <w:jc w:val="center"/>
              <w:rPr>
                <w:sz w:val="24"/>
                <w:szCs w:val="24"/>
              </w:rPr>
            </w:pPr>
            <w:r w:rsidDel="00000000" w:rsidR="00000000" w:rsidRPr="00000000">
              <w:rPr>
                <w:sz w:val="24"/>
                <w:szCs w:val="24"/>
                <w:rtl w:val="0"/>
              </w:rPr>
              <w:t xml:space="preserve">676.02 (181.51)</w:t>
            </w:r>
          </w:p>
        </w:tc>
        <w:tc>
          <w:tcPr>
            <w:tcBorders>
              <w:top w:color="000000" w:space="0" w:sz="4" w:val="single"/>
            </w:tcBorders>
          </w:tcPr>
          <w:p w:rsidR="00000000" w:rsidDel="00000000" w:rsidP="00000000" w:rsidRDefault="00000000" w:rsidRPr="00000000" w14:paraId="00000111">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12">
            <w:pPr>
              <w:jc w:val="center"/>
              <w:rPr>
                <w:sz w:val="24"/>
                <w:szCs w:val="24"/>
              </w:rPr>
            </w:pPr>
            <w:r w:rsidDel="00000000" w:rsidR="00000000" w:rsidRPr="00000000">
              <w:rPr>
                <w:sz w:val="24"/>
                <w:szCs w:val="24"/>
                <w:rtl w:val="0"/>
              </w:rPr>
              <w:t xml:space="preserve">380.33 (24.18)</w:t>
            </w:r>
          </w:p>
        </w:tc>
        <w:tc>
          <w:tcPr>
            <w:tcBorders>
              <w:top w:color="000000" w:space="0" w:sz="4" w:val="single"/>
            </w:tcBorders>
            <w:vAlign w:val="center"/>
          </w:tcPr>
          <w:p w:rsidR="00000000" w:rsidDel="00000000" w:rsidP="00000000" w:rsidRDefault="00000000" w:rsidRPr="00000000" w14:paraId="00000113">
            <w:pPr>
              <w:jc w:val="center"/>
              <w:rPr>
                <w:sz w:val="24"/>
                <w:szCs w:val="24"/>
              </w:rPr>
            </w:pPr>
            <w:r w:rsidDel="00000000" w:rsidR="00000000" w:rsidRPr="00000000">
              <w:rPr>
                <w:sz w:val="24"/>
                <w:szCs w:val="24"/>
                <w:rtl w:val="0"/>
              </w:rPr>
              <w:t xml:space="preserve">567.59 (122.89)</w:t>
            </w:r>
          </w:p>
        </w:tc>
      </w:tr>
      <w:tr>
        <w:trPr>
          <w:trHeight w:val="720" w:hRule="atLeast"/>
        </w:trPr>
        <w:tc>
          <w:tcPr>
            <w:tcBorders>
              <w:bottom w:color="000000" w:space="0" w:sz="18" w:val="single"/>
            </w:tcBorders>
            <w:vAlign w:val="center"/>
          </w:tcPr>
          <w:p w:rsidR="00000000" w:rsidDel="00000000" w:rsidP="00000000" w:rsidRDefault="00000000" w:rsidRPr="00000000" w14:paraId="00000114">
            <w:pPr>
              <w:jc w:val="center"/>
              <w:rPr>
                <w:sz w:val="24"/>
                <w:szCs w:val="24"/>
              </w:rPr>
            </w:pPr>
            <w:r w:rsidDel="00000000" w:rsidR="00000000" w:rsidRPr="00000000">
              <w:rPr>
                <w:sz w:val="24"/>
                <w:szCs w:val="24"/>
                <w:rtl w:val="0"/>
              </w:rPr>
              <w:t xml:space="preserve">Male</w:t>
            </w:r>
          </w:p>
        </w:tc>
        <w:tc>
          <w:tcPr>
            <w:tcBorders>
              <w:bottom w:color="000000" w:space="0" w:sz="18" w:val="single"/>
            </w:tcBorders>
            <w:vAlign w:val="center"/>
          </w:tcPr>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140.83 (9.22)</w:t>
            </w:r>
          </w:p>
        </w:tc>
        <w:tc>
          <w:tcPr>
            <w:tcBorders>
              <w:bottom w:color="000000" w:space="0" w:sz="18" w:val="single"/>
            </w:tcBorders>
            <w:vAlign w:val="center"/>
          </w:tcPr>
          <w:p w:rsidR="00000000" w:rsidDel="00000000" w:rsidP="00000000" w:rsidRDefault="00000000" w:rsidRPr="00000000" w14:paraId="00000116">
            <w:pPr>
              <w:jc w:val="center"/>
              <w:rPr>
                <w:sz w:val="24"/>
                <w:szCs w:val="24"/>
              </w:rPr>
            </w:pPr>
            <w:r w:rsidDel="00000000" w:rsidR="00000000" w:rsidRPr="00000000">
              <w:rPr>
                <w:sz w:val="24"/>
                <w:szCs w:val="24"/>
                <w:rtl w:val="0"/>
              </w:rPr>
              <w:t xml:space="preserve">13.85 (2.27)</w:t>
            </w:r>
          </w:p>
        </w:tc>
        <w:tc>
          <w:tcPr>
            <w:tcBorders>
              <w:bottom w:color="000000" w:space="0" w:sz="18" w:val="single"/>
            </w:tcBorders>
          </w:tcPr>
          <w:p w:rsidR="00000000" w:rsidDel="00000000" w:rsidP="00000000" w:rsidRDefault="00000000" w:rsidRPr="00000000" w14:paraId="00000117">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118">
            <w:pPr>
              <w:jc w:val="center"/>
              <w:rPr>
                <w:sz w:val="24"/>
                <w:szCs w:val="24"/>
              </w:rPr>
            </w:pPr>
            <w:r w:rsidDel="00000000" w:rsidR="00000000" w:rsidRPr="00000000">
              <w:rPr>
                <w:sz w:val="24"/>
                <w:szCs w:val="24"/>
                <w:rtl w:val="0"/>
              </w:rPr>
              <w:t xml:space="preserve">285.75 (40.86)</w:t>
            </w:r>
          </w:p>
        </w:tc>
        <w:tc>
          <w:tcPr>
            <w:tcBorders>
              <w:bottom w:color="000000" w:space="0" w:sz="18" w:val="single"/>
            </w:tcBorders>
            <w:vAlign w:val="center"/>
          </w:tcPr>
          <w:p w:rsidR="00000000" w:rsidDel="00000000" w:rsidP="00000000" w:rsidRDefault="00000000" w:rsidRPr="00000000" w14:paraId="00000119">
            <w:pPr>
              <w:jc w:val="center"/>
              <w:rPr>
                <w:sz w:val="24"/>
                <w:szCs w:val="24"/>
              </w:rPr>
            </w:pPr>
            <w:r w:rsidDel="00000000" w:rsidR="00000000" w:rsidRPr="00000000">
              <w:rPr>
                <w:sz w:val="24"/>
                <w:szCs w:val="24"/>
                <w:rtl w:val="0"/>
              </w:rPr>
              <w:t xml:space="preserve">171.34 (87.22)</w:t>
            </w:r>
          </w:p>
        </w:tc>
        <w:tc>
          <w:tcPr>
            <w:tcBorders>
              <w:bottom w:color="000000" w:space="0" w:sz="18" w:val="single"/>
            </w:tcBorders>
          </w:tcPr>
          <w:p w:rsidR="00000000" w:rsidDel="00000000" w:rsidP="00000000" w:rsidRDefault="00000000" w:rsidRPr="00000000" w14:paraId="0000011A">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11B">
            <w:pPr>
              <w:jc w:val="center"/>
              <w:rPr>
                <w:sz w:val="24"/>
                <w:szCs w:val="24"/>
              </w:rPr>
            </w:pPr>
            <w:r w:rsidDel="00000000" w:rsidR="00000000" w:rsidRPr="00000000">
              <w:rPr>
                <w:sz w:val="24"/>
                <w:szCs w:val="24"/>
                <w:rtl w:val="0"/>
              </w:rPr>
              <w:t xml:space="preserve">400.25 (34.35)</w:t>
            </w:r>
          </w:p>
        </w:tc>
        <w:tc>
          <w:tcPr>
            <w:tcBorders>
              <w:bottom w:color="000000" w:space="0" w:sz="18" w:val="single"/>
            </w:tcBorders>
            <w:vAlign w:val="center"/>
          </w:tcPr>
          <w:p w:rsidR="00000000" w:rsidDel="00000000" w:rsidP="00000000" w:rsidRDefault="00000000" w:rsidRPr="00000000" w14:paraId="0000011C">
            <w:pPr>
              <w:jc w:val="center"/>
              <w:rPr>
                <w:sz w:val="24"/>
                <w:szCs w:val="24"/>
              </w:rPr>
            </w:pPr>
            <w:r w:rsidDel="00000000" w:rsidR="00000000" w:rsidRPr="00000000">
              <w:rPr>
                <w:sz w:val="24"/>
                <w:szCs w:val="24"/>
                <w:rtl w:val="0"/>
              </w:rPr>
              <w:t xml:space="preserve">523.82 (134.65)</w:t>
            </w:r>
          </w:p>
        </w:tc>
        <w:tc>
          <w:tcPr>
            <w:tcBorders>
              <w:bottom w:color="000000" w:space="0" w:sz="18" w:val="single"/>
            </w:tcBorders>
          </w:tcPr>
          <w:p w:rsidR="00000000" w:rsidDel="00000000" w:rsidP="00000000" w:rsidRDefault="00000000" w:rsidRPr="00000000" w14:paraId="0000011D">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11E">
            <w:pPr>
              <w:jc w:val="center"/>
              <w:rPr>
                <w:sz w:val="24"/>
                <w:szCs w:val="24"/>
              </w:rPr>
            </w:pPr>
            <w:r w:rsidDel="00000000" w:rsidR="00000000" w:rsidRPr="00000000">
              <w:rPr>
                <w:sz w:val="24"/>
                <w:szCs w:val="24"/>
                <w:rtl w:val="0"/>
              </w:rPr>
              <w:t xml:space="preserve">366.56 (25.30)</w:t>
            </w:r>
          </w:p>
        </w:tc>
        <w:tc>
          <w:tcPr>
            <w:tcBorders>
              <w:bottom w:color="000000" w:space="0" w:sz="18" w:val="single"/>
            </w:tcBorders>
            <w:vAlign w:val="center"/>
          </w:tcPr>
          <w:p w:rsidR="00000000" w:rsidDel="00000000" w:rsidP="00000000" w:rsidRDefault="00000000" w:rsidRPr="00000000" w14:paraId="0000011F">
            <w:pPr>
              <w:jc w:val="center"/>
              <w:rPr>
                <w:sz w:val="24"/>
                <w:szCs w:val="24"/>
              </w:rPr>
            </w:pPr>
            <w:r w:rsidDel="00000000" w:rsidR="00000000" w:rsidRPr="00000000">
              <w:rPr>
                <w:sz w:val="24"/>
                <w:szCs w:val="24"/>
                <w:rtl w:val="0"/>
              </w:rPr>
              <w:t xml:space="preserve">443.29 (103.16)</w:t>
            </w:r>
          </w:p>
        </w:tc>
      </w:tr>
    </w:tbl>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sectPr>
          <w:type w:val="nextPage"/>
          <w:pgSz w:h="15840" w:w="12240" w:orient="portrait"/>
          <w:pgMar w:bottom="720" w:top="720" w:left="720" w:right="7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Table 3. Likelihood ratio test output for each model selected for embryo survival (%), incubation period (number of days post-fertilization; DPF), and incubation period (accumulated degree-days; ADD) from the Great Lakes region (GLR; Lake Superior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and Lake Ontario cisco) and Finland region (FIR; Lake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The full model that was selected is bolded for each trait and region.</w:t>
      </w:r>
      <w:r w:rsidDel="00000000" w:rsidR="00000000" w:rsidRPr="00000000">
        <w:rPr>
          <w:rtl w:val="0"/>
        </w:rPr>
      </w:r>
    </w:p>
    <w:tbl>
      <w:tblPr>
        <w:tblStyle w:val="Table3"/>
        <w:tblW w:w="11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440"/>
        <w:gridCol w:w="4320"/>
        <w:gridCol w:w="1584"/>
        <w:gridCol w:w="425"/>
        <w:gridCol w:w="1192"/>
        <w:gridCol w:w="1020"/>
        <w:tblGridChange w:id="0">
          <w:tblGrid>
            <w:gridCol w:w="1261"/>
            <w:gridCol w:w="1440"/>
            <w:gridCol w:w="4320"/>
            <w:gridCol w:w="1584"/>
            <w:gridCol w:w="425"/>
            <w:gridCol w:w="1192"/>
            <w:gridCol w:w="1020"/>
          </w:tblGrid>
        </w:tblGridChange>
      </w:tblGrid>
      <w:tr>
        <w:trPr>
          <w:trHeight w:val="432" w:hRule="atLeast"/>
        </w:trPr>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23">
            <w:pP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24">
            <w:pPr>
              <w:rPr>
                <w:sz w:val="24"/>
                <w:szCs w:val="24"/>
              </w:rPr>
            </w:pPr>
            <w:r w:rsidDel="00000000" w:rsidR="00000000" w:rsidRPr="00000000">
              <w:rPr>
                <w:sz w:val="24"/>
                <w:szCs w:val="24"/>
                <w:rtl w:val="0"/>
              </w:rPr>
              <w:t xml:space="preserve">Region</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25">
            <w:pPr>
              <w:rPr>
                <w:sz w:val="24"/>
                <w:szCs w:val="24"/>
              </w:rPr>
            </w:pPr>
            <w:r w:rsidDel="00000000" w:rsidR="00000000" w:rsidRPr="00000000">
              <w:rPr>
                <w:sz w:val="24"/>
                <w:szCs w:val="24"/>
                <w:rtl w:val="0"/>
              </w:rPr>
              <w:t xml:space="preserve">Model</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26">
            <w:pPr>
              <w:rPr>
                <w:sz w:val="24"/>
                <w:szCs w:val="24"/>
              </w:rPr>
            </w:pPr>
            <w:r w:rsidDel="00000000" w:rsidR="00000000" w:rsidRPr="00000000">
              <w:rPr>
                <w:sz w:val="24"/>
                <w:szCs w:val="24"/>
                <w:rtl w:val="0"/>
              </w:rPr>
              <w:t xml:space="preserve">Effect Tested</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27">
            <w:pPr>
              <w:jc w:val="center"/>
              <w:rPr>
                <w:sz w:val="24"/>
                <w:szCs w:val="24"/>
              </w:rPr>
            </w:pPr>
            <w:r w:rsidDel="00000000" w:rsidR="00000000" w:rsidRPr="00000000">
              <w:rPr>
                <w:sz w:val="24"/>
                <w:szCs w:val="24"/>
                <w:rtl w:val="0"/>
              </w:rPr>
              <w:t xml:space="preserve">df</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28">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29">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12A">
            <w:pPr>
              <w:rPr>
                <w:sz w:val="24"/>
                <w:szCs w:val="24"/>
              </w:rPr>
            </w:pPr>
            <w:r w:rsidDel="00000000" w:rsidR="00000000" w:rsidRPr="00000000">
              <w:rPr>
                <w:sz w:val="24"/>
                <w:szCs w:val="24"/>
                <w:rtl w:val="0"/>
              </w:rPr>
              <w:t xml:space="preserve">Embryo Survival</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2B">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   t + pop + t:pop + family + dam</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2D">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2E">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2F">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30">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3">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5">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6">
            <w:pPr>
              <w:jc w:val="center"/>
              <w:rPr>
                <w:sz w:val="24"/>
                <w:szCs w:val="24"/>
              </w:rPr>
            </w:pPr>
            <w:r w:rsidDel="00000000" w:rsidR="00000000" w:rsidRPr="00000000">
              <w:rPr>
                <w:sz w:val="24"/>
                <w:szCs w:val="24"/>
                <w:rtl w:val="0"/>
              </w:rPr>
              <w:t xml:space="preserve">443.54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D">
            <w:pPr>
              <w:jc w:val="center"/>
              <w:rPr>
                <w:sz w:val="24"/>
                <w:szCs w:val="24"/>
              </w:rPr>
            </w:pPr>
            <w:r w:rsidDel="00000000" w:rsidR="00000000" w:rsidRPr="00000000">
              <w:rPr>
                <w:sz w:val="24"/>
                <w:szCs w:val="24"/>
                <w:rtl w:val="0"/>
              </w:rPr>
              <w:t xml:space="preserve">600.61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E">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1">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3">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4">
            <w:pPr>
              <w:jc w:val="center"/>
              <w:rPr>
                <w:sz w:val="24"/>
                <w:szCs w:val="24"/>
              </w:rPr>
            </w:pPr>
            <w:r w:rsidDel="00000000" w:rsidR="00000000" w:rsidRPr="00000000">
              <w:rPr>
                <w:sz w:val="24"/>
                <w:szCs w:val="24"/>
                <w:rtl w:val="0"/>
              </w:rPr>
              <w:t xml:space="preserve">198.56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5">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8">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B">
            <w:pPr>
              <w:jc w:val="center"/>
              <w:rPr>
                <w:sz w:val="24"/>
                <w:szCs w:val="24"/>
              </w:rPr>
            </w:pPr>
            <w:r w:rsidDel="00000000" w:rsidR="00000000" w:rsidRPr="00000000">
              <w:rPr>
                <w:sz w:val="24"/>
                <w:szCs w:val="24"/>
                <w:rtl w:val="0"/>
              </w:rPr>
              <w:t xml:space="preserve">181.47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4E">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4F">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50">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5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52">
            <w:pPr>
              <w:jc w:val="center"/>
              <w:rPr>
                <w:sz w:val="24"/>
                <w:szCs w:val="24"/>
              </w:rPr>
            </w:pPr>
            <w:r w:rsidDel="00000000" w:rsidR="00000000" w:rsidRPr="00000000">
              <w:rPr>
                <w:sz w:val="24"/>
                <w:szCs w:val="24"/>
                <w:rtl w:val="0"/>
              </w:rPr>
              <w:t xml:space="preserve">23.36</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5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55">
            <w:pPr>
              <w:rPr>
                <w:b w:val="1"/>
                <w:sz w:val="24"/>
                <w:szCs w:val="24"/>
              </w:rPr>
            </w:pPr>
            <w:r w:rsidDel="00000000" w:rsidR="00000000" w:rsidRPr="00000000">
              <w:rPr>
                <w:sz w:val="24"/>
                <w:szCs w:val="24"/>
                <w:rtl w:val="0"/>
              </w:rPr>
              <w:t xml:space="preserve">Finland</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56">
            <w:pPr>
              <w:rPr>
                <w:sz w:val="24"/>
                <w:szCs w:val="24"/>
              </w:rPr>
            </w:pPr>
            <w:r w:rsidDel="00000000" w:rsidR="00000000" w:rsidRPr="00000000">
              <w:rPr>
                <w:b w:val="1"/>
                <w:sz w:val="24"/>
                <w:szCs w:val="24"/>
                <w:rtl w:val="0"/>
              </w:rPr>
              <w:t xml:space="preserve">   t + pop + t:pop + family + dam</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57">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58">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59">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5A">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E">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F">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0">
            <w:pPr>
              <w:jc w:val="center"/>
              <w:rPr>
                <w:sz w:val="24"/>
                <w:szCs w:val="24"/>
              </w:rPr>
            </w:pPr>
            <w:r w:rsidDel="00000000" w:rsidR="00000000" w:rsidRPr="00000000">
              <w:rPr>
                <w:sz w:val="24"/>
                <w:szCs w:val="24"/>
                <w:rtl w:val="0"/>
              </w:rPr>
              <w:t xml:space="preserve">223.54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1">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3">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4">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5">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7">
            <w:pPr>
              <w:jc w:val="center"/>
              <w:rPr>
                <w:sz w:val="24"/>
                <w:szCs w:val="24"/>
              </w:rPr>
            </w:pPr>
            <w:r w:rsidDel="00000000" w:rsidR="00000000" w:rsidRPr="00000000">
              <w:rPr>
                <w:sz w:val="24"/>
                <w:szCs w:val="24"/>
                <w:rtl w:val="0"/>
              </w:rPr>
              <w:t xml:space="preserve">993.43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8">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B">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C">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D">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E">
            <w:pPr>
              <w:jc w:val="center"/>
              <w:rPr>
                <w:sz w:val="24"/>
                <w:szCs w:val="24"/>
              </w:rPr>
            </w:pPr>
            <w:r w:rsidDel="00000000" w:rsidR="00000000" w:rsidRPr="00000000">
              <w:rPr>
                <w:sz w:val="24"/>
                <w:szCs w:val="24"/>
                <w:rtl w:val="0"/>
              </w:rPr>
              <w:t xml:space="preserve">52.94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2">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3">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5">
            <w:pPr>
              <w:jc w:val="center"/>
              <w:rPr>
                <w:sz w:val="24"/>
                <w:szCs w:val="24"/>
              </w:rPr>
            </w:pPr>
            <w:r w:rsidDel="00000000" w:rsidR="00000000" w:rsidRPr="00000000">
              <w:rPr>
                <w:sz w:val="24"/>
                <w:szCs w:val="24"/>
                <w:rtl w:val="0"/>
              </w:rPr>
              <w:t xml:space="preserve">48.43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78">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79">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7A">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13.52</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D">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17E">
            <w:pPr>
              <w:rPr>
                <w:sz w:val="24"/>
                <w:szCs w:val="24"/>
              </w:rPr>
            </w:pPr>
            <w:r w:rsidDel="00000000" w:rsidR="00000000" w:rsidRPr="00000000">
              <w:rPr>
                <w:sz w:val="24"/>
                <w:szCs w:val="24"/>
                <w:rtl w:val="0"/>
              </w:rPr>
              <w:t xml:space="preserve">Incubation Period (DPF)</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7F">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0">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1">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82">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83">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84">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7">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8">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9">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A">
            <w:pPr>
              <w:jc w:val="center"/>
              <w:rPr>
                <w:sz w:val="24"/>
                <w:szCs w:val="24"/>
              </w:rPr>
            </w:pPr>
            <w:r w:rsidDel="00000000" w:rsidR="00000000" w:rsidRPr="00000000">
              <w:rPr>
                <w:sz w:val="24"/>
                <w:szCs w:val="24"/>
                <w:rtl w:val="0"/>
              </w:rPr>
              <w:t xml:space="preserve">27,176.01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B">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E">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F">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1">
            <w:pPr>
              <w:jc w:val="center"/>
              <w:rPr>
                <w:sz w:val="24"/>
                <w:szCs w:val="24"/>
              </w:rPr>
            </w:pPr>
            <w:r w:rsidDel="00000000" w:rsidR="00000000" w:rsidRPr="00000000">
              <w:rPr>
                <w:sz w:val="24"/>
                <w:szCs w:val="24"/>
                <w:rtl w:val="0"/>
              </w:rPr>
              <w:t xml:space="preserve">3,173.76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5">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6">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7">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8">
            <w:pPr>
              <w:jc w:val="center"/>
              <w:rPr>
                <w:sz w:val="24"/>
                <w:szCs w:val="24"/>
              </w:rPr>
            </w:pPr>
            <w:r w:rsidDel="00000000" w:rsidR="00000000" w:rsidRPr="00000000">
              <w:rPr>
                <w:sz w:val="24"/>
                <w:szCs w:val="24"/>
                <w:rtl w:val="0"/>
              </w:rPr>
              <w:t xml:space="preserve">1,113.95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C">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F">
            <w:pPr>
              <w:jc w:val="center"/>
              <w:rPr>
                <w:sz w:val="24"/>
                <w:szCs w:val="24"/>
              </w:rPr>
            </w:pPr>
            <w:r w:rsidDel="00000000" w:rsidR="00000000" w:rsidRPr="00000000">
              <w:rPr>
                <w:sz w:val="24"/>
                <w:szCs w:val="24"/>
                <w:rtl w:val="0"/>
              </w:rPr>
              <w:t xml:space="preserve">64.82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3">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4">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6">
            <w:pPr>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A9">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AA">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AB">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A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AD">
            <w:pPr>
              <w:jc w:val="center"/>
              <w:rPr>
                <w:sz w:val="24"/>
                <w:szCs w:val="24"/>
              </w:rPr>
            </w:pPr>
            <w:r w:rsidDel="00000000" w:rsidR="00000000" w:rsidRPr="00000000">
              <w:rPr>
                <w:sz w:val="24"/>
                <w:szCs w:val="24"/>
                <w:rtl w:val="0"/>
              </w:rPr>
              <w:t xml:space="preserve">8.59</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AE">
            <w:pPr>
              <w:jc w:val="center"/>
              <w:rPr>
                <w:sz w:val="24"/>
                <w:szCs w:val="24"/>
              </w:rPr>
            </w:pPr>
            <w:r w:rsidDel="00000000" w:rsidR="00000000" w:rsidRPr="00000000">
              <w:rPr>
                <w:sz w:val="24"/>
                <w:szCs w:val="24"/>
                <w:rtl w:val="0"/>
              </w:rPr>
              <w:t xml:space="preserve">0.003</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B0">
            <w:pPr>
              <w:rPr>
                <w:sz w:val="24"/>
                <w:szCs w:val="24"/>
              </w:rPr>
            </w:pPr>
            <w:r w:rsidDel="00000000" w:rsidR="00000000" w:rsidRPr="00000000">
              <w:rPr>
                <w:sz w:val="24"/>
                <w:szCs w:val="24"/>
                <w:rtl w:val="0"/>
              </w:rPr>
              <w:t xml:space="preserve">Finland</w:t>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B1">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B2">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B3">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B4">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B5">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8">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9">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B">
            <w:pPr>
              <w:jc w:val="center"/>
              <w:rPr>
                <w:sz w:val="24"/>
                <w:szCs w:val="24"/>
              </w:rPr>
            </w:pPr>
            <w:r w:rsidDel="00000000" w:rsidR="00000000" w:rsidRPr="00000000">
              <w:rPr>
                <w:sz w:val="24"/>
                <w:szCs w:val="24"/>
                <w:rtl w:val="0"/>
              </w:rPr>
              <w:t xml:space="preserve">6,976.53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F">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0">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2">
            <w:pPr>
              <w:jc w:val="center"/>
              <w:rPr>
                <w:sz w:val="24"/>
                <w:szCs w:val="24"/>
              </w:rPr>
            </w:pPr>
            <w:r w:rsidDel="00000000" w:rsidR="00000000" w:rsidRPr="00000000">
              <w:rPr>
                <w:sz w:val="24"/>
                <w:szCs w:val="24"/>
                <w:rtl w:val="0"/>
              </w:rPr>
              <w:t xml:space="preserve">727.92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8">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9">
            <w:pPr>
              <w:jc w:val="center"/>
              <w:rPr>
                <w:sz w:val="24"/>
                <w:szCs w:val="24"/>
              </w:rPr>
            </w:pPr>
            <w:r w:rsidDel="00000000" w:rsidR="00000000" w:rsidRPr="00000000">
              <w:rPr>
                <w:sz w:val="24"/>
                <w:szCs w:val="24"/>
                <w:rtl w:val="0"/>
              </w:rPr>
              <w:t xml:space="preserve">157.91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A">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E">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0">
            <w:pPr>
              <w:jc w:val="center"/>
              <w:rPr>
                <w:sz w:val="24"/>
                <w:szCs w:val="24"/>
              </w:rPr>
            </w:pPr>
            <w:r w:rsidDel="00000000" w:rsidR="00000000" w:rsidRPr="00000000">
              <w:rPr>
                <w:sz w:val="24"/>
                <w:szCs w:val="24"/>
                <w:rtl w:val="0"/>
              </w:rPr>
              <w:t xml:space="preserve">8.25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1">
            <w:pPr>
              <w:jc w:val="center"/>
              <w:rPr>
                <w:sz w:val="24"/>
                <w:szCs w:val="24"/>
              </w:rPr>
            </w:pPr>
            <w:r w:rsidDel="00000000" w:rsidR="00000000" w:rsidRPr="00000000">
              <w:rPr>
                <w:sz w:val="24"/>
                <w:szCs w:val="24"/>
                <w:rtl w:val="0"/>
              </w:rPr>
              <w:t xml:space="preserve">0.004</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3">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4">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5">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7">
            <w:pPr>
              <w:jc w:val="center"/>
              <w:rPr>
                <w:sz w:val="24"/>
                <w:szCs w:val="24"/>
              </w:rPr>
            </w:pPr>
            <w:r w:rsidDel="00000000" w:rsidR="00000000" w:rsidRPr="00000000">
              <w:rPr>
                <w:sz w:val="24"/>
                <w:szCs w:val="24"/>
                <w:rtl w:val="0"/>
              </w:rPr>
              <w:t xml:space="preserve">36.19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8">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DA">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DB">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DC">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E">
            <w:pPr>
              <w:jc w:val="center"/>
              <w:rPr>
                <w:sz w:val="24"/>
                <w:szCs w:val="24"/>
              </w:rPr>
            </w:pPr>
            <w:r w:rsidDel="00000000" w:rsidR="00000000" w:rsidRPr="00000000">
              <w:rPr>
                <w:sz w:val="24"/>
                <w:szCs w:val="24"/>
                <w:rtl w:val="0"/>
              </w:rPr>
              <w:t xml:space="preserve">6.03</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F">
            <w:pPr>
              <w:jc w:val="center"/>
              <w:rPr>
                <w:sz w:val="24"/>
                <w:szCs w:val="24"/>
              </w:rPr>
            </w:pPr>
            <w:r w:rsidDel="00000000" w:rsidR="00000000" w:rsidRPr="00000000">
              <w:rPr>
                <w:sz w:val="24"/>
                <w:szCs w:val="24"/>
                <w:rtl w:val="0"/>
              </w:rPr>
              <w:t xml:space="preserve">0.014</w:t>
            </w:r>
          </w:p>
        </w:tc>
      </w:tr>
      <w:tr>
        <w:trPr>
          <w:trHeight w:val="331" w:hRule="atLeast"/>
        </w:trPr>
        <w:tc>
          <w:tcPr>
            <w:vMerge w:val="restart"/>
            <w:tcBorders>
              <w:top w:color="000000" w:space="0" w:sz="4" w:val="single"/>
              <w:left w:color="000000" w:space="0" w:sz="0" w:val="nil"/>
              <w:right w:color="000000" w:space="0" w:sz="0" w:val="nil"/>
            </w:tcBorders>
          </w:tcPr>
          <w:p w:rsidR="00000000" w:rsidDel="00000000" w:rsidP="00000000" w:rsidRDefault="00000000" w:rsidRPr="00000000" w14:paraId="000001E0">
            <w:pPr>
              <w:rPr>
                <w:sz w:val="24"/>
                <w:szCs w:val="24"/>
              </w:rPr>
            </w:pPr>
            <w:r w:rsidDel="00000000" w:rsidR="00000000" w:rsidRPr="00000000">
              <w:rPr>
                <w:sz w:val="24"/>
                <w:szCs w:val="24"/>
                <w:rtl w:val="0"/>
              </w:rPr>
              <w:t xml:space="preserve">Incubation Period (ADD)</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E1">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E2">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E3">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E4">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E5">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E6">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9">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A">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B">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C">
            <w:pPr>
              <w:jc w:val="center"/>
              <w:rPr>
                <w:sz w:val="24"/>
                <w:szCs w:val="24"/>
              </w:rPr>
            </w:pPr>
            <w:r w:rsidDel="00000000" w:rsidR="00000000" w:rsidRPr="00000000">
              <w:rPr>
                <w:sz w:val="24"/>
                <w:szCs w:val="24"/>
                <w:rtl w:val="0"/>
              </w:rPr>
              <w:t xml:space="preserve">14,370.19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1">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3">
            <w:pPr>
              <w:jc w:val="center"/>
              <w:rPr>
                <w:sz w:val="24"/>
                <w:szCs w:val="24"/>
              </w:rPr>
            </w:pPr>
            <w:r w:rsidDel="00000000" w:rsidR="00000000" w:rsidRPr="00000000">
              <w:rPr>
                <w:sz w:val="24"/>
                <w:szCs w:val="24"/>
                <w:rtl w:val="0"/>
              </w:rPr>
              <w:t xml:space="preserve">3,495.26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7">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8">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9">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A">
            <w:pPr>
              <w:jc w:val="center"/>
              <w:rPr>
                <w:sz w:val="24"/>
                <w:szCs w:val="24"/>
              </w:rPr>
            </w:pPr>
            <w:r w:rsidDel="00000000" w:rsidR="00000000" w:rsidRPr="00000000">
              <w:rPr>
                <w:sz w:val="24"/>
                <w:szCs w:val="24"/>
                <w:rtl w:val="0"/>
              </w:rPr>
              <w:t xml:space="preserve">160.60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B">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F">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1">
            <w:pPr>
              <w:jc w:val="center"/>
              <w:rPr>
                <w:sz w:val="24"/>
                <w:szCs w:val="24"/>
              </w:rPr>
            </w:pPr>
            <w:r w:rsidDel="00000000" w:rsidR="00000000" w:rsidRPr="00000000">
              <w:rPr>
                <w:sz w:val="24"/>
                <w:szCs w:val="24"/>
                <w:rtl w:val="0"/>
              </w:rPr>
              <w:t xml:space="preserve">61.35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5">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6">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8">
            <w:pPr>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0B">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0C">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0D">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0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0F">
            <w:pPr>
              <w:jc w:val="center"/>
              <w:rPr>
                <w:sz w:val="24"/>
                <w:szCs w:val="24"/>
              </w:rPr>
            </w:pPr>
            <w:r w:rsidDel="00000000" w:rsidR="00000000" w:rsidRPr="00000000">
              <w:rPr>
                <w:sz w:val="24"/>
                <w:szCs w:val="24"/>
                <w:rtl w:val="0"/>
              </w:rPr>
              <w:t xml:space="preserve">14.08</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1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12">
            <w:pPr>
              <w:rPr>
                <w:sz w:val="24"/>
                <w:szCs w:val="24"/>
              </w:rPr>
            </w:pPr>
            <w:r w:rsidDel="00000000" w:rsidR="00000000" w:rsidRPr="00000000">
              <w:rPr>
                <w:sz w:val="24"/>
                <w:szCs w:val="24"/>
                <w:rtl w:val="0"/>
              </w:rPr>
              <w:t xml:space="preserve">Finland</w:t>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13">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14">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15">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16">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17">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A">
            <w:pPr>
              <w:rPr>
                <w:b w:val="1"/>
                <w:sz w:val="24"/>
                <w:szCs w:val="24"/>
              </w:rPr>
            </w:pPr>
            <w:r w:rsidDel="00000000" w:rsidR="00000000" w:rsidRPr="00000000">
              <w:rPr>
                <w:sz w:val="24"/>
                <w:szCs w:val="24"/>
                <w:rtl w:val="0"/>
              </w:rPr>
              <w:t xml:space="preserve">   pop + family + dam + sire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B">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C">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D">
            <w:pPr>
              <w:jc w:val="center"/>
              <w:rPr>
                <w:sz w:val="24"/>
                <w:szCs w:val="24"/>
              </w:rPr>
            </w:pPr>
            <w:r w:rsidDel="00000000" w:rsidR="00000000" w:rsidRPr="00000000">
              <w:rPr>
                <w:sz w:val="24"/>
                <w:szCs w:val="24"/>
                <w:rtl w:val="0"/>
              </w:rPr>
              <w:t xml:space="preserve">2,811.03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E">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1">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4">
            <w:pPr>
              <w:jc w:val="center"/>
              <w:rPr>
                <w:sz w:val="24"/>
                <w:szCs w:val="24"/>
              </w:rPr>
            </w:pPr>
            <w:r w:rsidDel="00000000" w:rsidR="00000000" w:rsidRPr="00000000">
              <w:rPr>
                <w:sz w:val="24"/>
                <w:szCs w:val="24"/>
                <w:rtl w:val="0"/>
              </w:rPr>
              <w:t xml:space="preserve">706.17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5">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8">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9">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B">
            <w:pPr>
              <w:jc w:val="center"/>
              <w:rPr>
                <w:sz w:val="24"/>
                <w:szCs w:val="24"/>
              </w:rPr>
            </w:pPr>
            <w:r w:rsidDel="00000000" w:rsidR="00000000" w:rsidRPr="00000000">
              <w:rPr>
                <w:sz w:val="24"/>
                <w:szCs w:val="24"/>
                <w:rtl w:val="0"/>
              </w:rPr>
              <w:t xml:space="preserve">440.18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2">
            <w:pPr>
              <w:jc w:val="center"/>
              <w:rPr>
                <w:sz w:val="24"/>
                <w:szCs w:val="24"/>
              </w:rPr>
            </w:pPr>
            <w:r w:rsidDel="00000000" w:rsidR="00000000" w:rsidRPr="00000000">
              <w:rPr>
                <w:sz w:val="24"/>
                <w:szCs w:val="24"/>
                <w:rtl w:val="0"/>
              </w:rPr>
              <w:t xml:space="preserve">10.58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3">
            <w:pPr>
              <w:jc w:val="center"/>
              <w:rPr>
                <w:sz w:val="24"/>
                <w:szCs w:val="24"/>
              </w:rPr>
            </w:pPr>
            <w:r w:rsidDel="00000000" w:rsidR="00000000" w:rsidRPr="00000000">
              <w:rPr>
                <w:sz w:val="24"/>
                <w:szCs w:val="24"/>
                <w:rtl w:val="0"/>
              </w:rPr>
              <w:t xml:space="preserve">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6">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7">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9">
            <w:pPr>
              <w:jc w:val="center"/>
              <w:rPr>
                <w:sz w:val="24"/>
                <w:szCs w:val="24"/>
              </w:rPr>
            </w:pPr>
            <w:r w:rsidDel="00000000" w:rsidR="00000000" w:rsidRPr="00000000">
              <w:rPr>
                <w:sz w:val="24"/>
                <w:szCs w:val="24"/>
                <w:rtl w:val="0"/>
              </w:rPr>
              <w:t xml:space="preserve">36.87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A">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3C">
            <w:pPr>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3D">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3E">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3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40">
            <w:pPr>
              <w:jc w:val="center"/>
              <w:rPr>
                <w:sz w:val="24"/>
                <w:szCs w:val="24"/>
              </w:rPr>
            </w:pPr>
            <w:r w:rsidDel="00000000" w:rsidR="00000000" w:rsidRPr="00000000">
              <w:rPr>
                <w:sz w:val="24"/>
                <w:szCs w:val="24"/>
                <w:rtl w:val="0"/>
              </w:rPr>
              <w:t xml:space="preserve">5.01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41">
            <w:pPr>
              <w:jc w:val="center"/>
              <w:rPr>
                <w:sz w:val="24"/>
                <w:szCs w:val="24"/>
              </w:rPr>
            </w:pPr>
            <w:r w:rsidDel="00000000" w:rsidR="00000000" w:rsidRPr="00000000">
              <w:rPr>
                <w:sz w:val="24"/>
                <w:szCs w:val="24"/>
                <w:rtl w:val="0"/>
              </w:rPr>
              <w:t xml:space="preserve">0.025</w:t>
            </w:r>
          </w:p>
        </w:tc>
      </w:tr>
    </w:tbl>
    <w:p w:rsidR="00000000" w:rsidDel="00000000" w:rsidP="00000000" w:rsidRDefault="00000000" w:rsidRPr="00000000" w14:paraId="00000242">
      <w:pPr>
        <w:rPr>
          <w:rFonts w:ascii="Times New Roman" w:cs="Times New Roman" w:eastAsia="Times New Roman" w:hAnsi="Times New Roman"/>
          <w:color w:val="ff0000"/>
        </w:rPr>
        <w:sectPr>
          <w:type w:val="nextPage"/>
          <w:pgSz w:h="15840" w:w="12240" w:orient="portrait"/>
          <w:pgMar w:bottom="369" w:top="342" w:left="720" w:right="720" w:header="720" w:footer="720"/>
        </w:sect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Likelihood ratio test output for each model selected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the Great Lakes region (GLR; Lake Superior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and Lake Ontario cisco) and Finland region (FIR; Lake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The full model that was selected is bolded for each trait and region.</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tbl>
      <w:tblPr>
        <w:tblStyle w:val="Table4"/>
        <w:tblW w:w="11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440"/>
        <w:gridCol w:w="4320"/>
        <w:gridCol w:w="1584"/>
        <w:gridCol w:w="425"/>
        <w:gridCol w:w="1192"/>
        <w:gridCol w:w="1020"/>
        <w:tblGridChange w:id="0">
          <w:tblGrid>
            <w:gridCol w:w="1261"/>
            <w:gridCol w:w="1440"/>
            <w:gridCol w:w="4320"/>
            <w:gridCol w:w="1584"/>
            <w:gridCol w:w="425"/>
            <w:gridCol w:w="1192"/>
            <w:gridCol w:w="1020"/>
          </w:tblGrid>
        </w:tblGridChange>
      </w:tblGrid>
      <w:tr>
        <w:trPr>
          <w:trHeight w:val="432" w:hRule="atLeast"/>
        </w:trPr>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5">
            <w:pP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6">
            <w:pPr>
              <w:rPr>
                <w:sz w:val="24"/>
                <w:szCs w:val="24"/>
              </w:rPr>
            </w:pPr>
            <w:r w:rsidDel="00000000" w:rsidR="00000000" w:rsidRPr="00000000">
              <w:rPr>
                <w:sz w:val="24"/>
                <w:szCs w:val="24"/>
                <w:rtl w:val="0"/>
              </w:rPr>
              <w:t xml:space="preserve">Region</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7">
            <w:pPr>
              <w:rPr>
                <w:sz w:val="24"/>
                <w:szCs w:val="24"/>
              </w:rPr>
            </w:pPr>
            <w:r w:rsidDel="00000000" w:rsidR="00000000" w:rsidRPr="00000000">
              <w:rPr>
                <w:sz w:val="24"/>
                <w:szCs w:val="24"/>
                <w:rtl w:val="0"/>
              </w:rPr>
              <w:t xml:space="preserve">Model</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8">
            <w:pPr>
              <w:rPr>
                <w:sz w:val="24"/>
                <w:szCs w:val="24"/>
              </w:rPr>
            </w:pPr>
            <w:r w:rsidDel="00000000" w:rsidR="00000000" w:rsidRPr="00000000">
              <w:rPr>
                <w:sz w:val="24"/>
                <w:szCs w:val="24"/>
                <w:rtl w:val="0"/>
              </w:rPr>
              <w:t xml:space="preserve">Effect Tested</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9">
            <w:pPr>
              <w:jc w:val="center"/>
              <w:rPr>
                <w:sz w:val="24"/>
                <w:szCs w:val="24"/>
              </w:rPr>
            </w:pPr>
            <w:r w:rsidDel="00000000" w:rsidR="00000000" w:rsidRPr="00000000">
              <w:rPr>
                <w:sz w:val="24"/>
                <w:szCs w:val="24"/>
                <w:rtl w:val="0"/>
              </w:rPr>
              <w:t xml:space="preserve">df</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A">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B">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24C">
            <w:pPr>
              <w:rPr>
                <w:sz w:val="24"/>
                <w:szCs w:val="24"/>
              </w:rPr>
            </w:pPr>
            <w:r w:rsidDel="00000000" w:rsidR="00000000" w:rsidRPr="00000000">
              <w:rPr>
                <w:sz w:val="24"/>
                <w:szCs w:val="24"/>
                <w:rtl w:val="0"/>
              </w:rPr>
              <w:t xml:space="preserve">Length-at-Hatch</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D">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E">
            <w:pPr>
              <w:rPr>
                <w:b w:val="1"/>
                <w:sz w:val="24"/>
                <w:szCs w:val="24"/>
              </w:rPr>
            </w:pPr>
            <w:r w:rsidDel="00000000" w:rsidR="00000000" w:rsidRPr="00000000">
              <w:rPr>
                <w:b w:val="1"/>
                <w:sz w:val="24"/>
                <w:szCs w:val="24"/>
                <w:rtl w:val="0"/>
              </w:rPr>
              <w:t xml:space="preserve">   t + pop + dam</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F">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50">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51">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52">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5">
            <w:pPr>
              <w:rPr>
                <w:sz w:val="24"/>
                <w:szCs w:val="24"/>
              </w:rPr>
            </w:pPr>
            <w:r w:rsidDel="00000000" w:rsidR="00000000" w:rsidRPr="00000000">
              <w:rPr>
                <w:sz w:val="24"/>
                <w:szCs w:val="24"/>
                <w:rtl w:val="0"/>
              </w:rPr>
              <w:t xml:space="preserve">   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6">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8">
            <w:pPr>
              <w:jc w:val="center"/>
              <w:rPr>
                <w:sz w:val="24"/>
                <w:szCs w:val="24"/>
              </w:rPr>
            </w:pPr>
            <w:r w:rsidDel="00000000" w:rsidR="00000000" w:rsidRPr="00000000">
              <w:rPr>
                <w:sz w:val="24"/>
                <w:szCs w:val="24"/>
                <w:rtl w:val="0"/>
              </w:rPr>
              <w:t xml:space="preserve">592.28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C">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D">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F">
            <w:pPr>
              <w:jc w:val="center"/>
              <w:rPr>
                <w:sz w:val="24"/>
                <w:szCs w:val="24"/>
              </w:rPr>
            </w:pPr>
            <w:r w:rsidDel="00000000" w:rsidR="00000000" w:rsidRPr="00000000">
              <w:rPr>
                <w:sz w:val="24"/>
                <w:szCs w:val="24"/>
                <w:rtl w:val="0"/>
              </w:rPr>
              <w:t xml:space="preserve">443.20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62">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63">
            <w:pPr>
              <w:rPr>
                <w:sz w:val="24"/>
                <w:szCs w:val="24"/>
              </w:rPr>
            </w:pPr>
            <w:r w:rsidDel="00000000" w:rsidR="00000000" w:rsidRPr="00000000">
              <w:rPr>
                <w:sz w:val="24"/>
                <w:szCs w:val="24"/>
                <w:rtl w:val="0"/>
              </w:rPr>
              <w:t xml:space="preserve">   t + pop</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64">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6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66">
            <w:pPr>
              <w:jc w:val="center"/>
              <w:rPr>
                <w:sz w:val="24"/>
                <w:szCs w:val="24"/>
              </w:rPr>
            </w:pPr>
            <w:r w:rsidDel="00000000" w:rsidR="00000000" w:rsidRPr="00000000">
              <w:rPr>
                <w:sz w:val="24"/>
                <w:szCs w:val="24"/>
                <w:rtl w:val="0"/>
              </w:rPr>
              <w:t xml:space="preserve">87.81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6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69">
            <w:pPr>
              <w:rPr>
                <w:b w:val="1"/>
                <w:sz w:val="24"/>
                <w:szCs w:val="24"/>
              </w:rPr>
            </w:pPr>
            <w:r w:rsidDel="00000000" w:rsidR="00000000" w:rsidRPr="00000000">
              <w:rPr>
                <w:sz w:val="24"/>
                <w:szCs w:val="24"/>
                <w:rtl w:val="0"/>
              </w:rPr>
              <w:t xml:space="preserve">Finland</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6A">
            <w:pPr>
              <w:rPr>
                <w:sz w:val="24"/>
                <w:szCs w:val="24"/>
              </w:rPr>
            </w:pPr>
            <w:r w:rsidDel="00000000" w:rsidR="00000000" w:rsidRPr="00000000">
              <w:rPr>
                <w:b w:val="1"/>
                <w:sz w:val="24"/>
                <w:szCs w:val="24"/>
                <w:rtl w:val="0"/>
              </w:rPr>
              <w:t xml:space="preserve">   t + pop + t:pop + family + dam</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6B">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6C">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6D">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6E">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1">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2">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3">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4">
            <w:pPr>
              <w:jc w:val="center"/>
              <w:rPr>
                <w:sz w:val="24"/>
                <w:szCs w:val="24"/>
              </w:rPr>
            </w:pPr>
            <w:r w:rsidDel="00000000" w:rsidR="00000000" w:rsidRPr="00000000">
              <w:rPr>
                <w:sz w:val="24"/>
                <w:szCs w:val="24"/>
                <w:rtl w:val="0"/>
              </w:rPr>
              <w:t xml:space="preserve">308.13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5">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8">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9">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B">
            <w:pPr>
              <w:jc w:val="center"/>
              <w:rPr>
                <w:sz w:val="24"/>
                <w:szCs w:val="24"/>
              </w:rPr>
            </w:pPr>
            <w:r w:rsidDel="00000000" w:rsidR="00000000" w:rsidRPr="00000000">
              <w:rPr>
                <w:sz w:val="24"/>
                <w:szCs w:val="24"/>
                <w:rtl w:val="0"/>
              </w:rPr>
              <w:t xml:space="preserve">1846.10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0">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1">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2">
            <w:pPr>
              <w:jc w:val="center"/>
              <w:rPr>
                <w:sz w:val="24"/>
                <w:szCs w:val="24"/>
              </w:rPr>
            </w:pPr>
            <w:r w:rsidDel="00000000" w:rsidR="00000000" w:rsidRPr="00000000">
              <w:rPr>
                <w:sz w:val="24"/>
                <w:szCs w:val="24"/>
                <w:rtl w:val="0"/>
              </w:rPr>
              <w:t xml:space="preserve">8.85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3">
            <w:pPr>
              <w:jc w:val="center"/>
              <w:rPr>
                <w:sz w:val="24"/>
                <w:szCs w:val="24"/>
              </w:rPr>
            </w:pPr>
            <w:r w:rsidDel="00000000" w:rsidR="00000000" w:rsidRPr="00000000">
              <w:rPr>
                <w:sz w:val="24"/>
                <w:szCs w:val="24"/>
                <w:rtl w:val="0"/>
              </w:rPr>
              <w:t xml:space="preserve">0.031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6">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7">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9">
            <w:pPr>
              <w:jc w:val="center"/>
              <w:rPr>
                <w:sz w:val="24"/>
                <w:szCs w:val="24"/>
              </w:rPr>
            </w:pPr>
            <w:r w:rsidDel="00000000" w:rsidR="00000000" w:rsidRPr="00000000">
              <w:rPr>
                <w:sz w:val="24"/>
                <w:szCs w:val="24"/>
                <w:rtl w:val="0"/>
              </w:rPr>
              <w:t xml:space="preserve">15.81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A">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8C">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8D">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8E">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0">
            <w:pPr>
              <w:jc w:val="center"/>
              <w:rPr>
                <w:sz w:val="24"/>
                <w:szCs w:val="24"/>
              </w:rPr>
            </w:pPr>
            <w:r w:rsidDel="00000000" w:rsidR="00000000" w:rsidRPr="00000000">
              <w:rPr>
                <w:sz w:val="24"/>
                <w:szCs w:val="24"/>
                <w:rtl w:val="0"/>
              </w:rPr>
              <w:t xml:space="preserve">41.46</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1">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top w:color="000000" w:space="0" w:sz="4" w:val="single"/>
              <w:left w:color="000000" w:space="0" w:sz="0" w:val="nil"/>
              <w:right w:color="000000" w:space="0" w:sz="0" w:val="nil"/>
            </w:tcBorders>
          </w:tcPr>
          <w:p w:rsidR="00000000" w:rsidDel="00000000" w:rsidP="00000000" w:rsidRDefault="00000000" w:rsidRPr="00000000" w14:paraId="00000292">
            <w:pPr>
              <w:rPr>
                <w:sz w:val="24"/>
                <w:szCs w:val="24"/>
              </w:rPr>
            </w:pPr>
            <w:r w:rsidDel="00000000" w:rsidR="00000000" w:rsidRPr="00000000">
              <w:rPr>
                <w:sz w:val="24"/>
                <w:szCs w:val="24"/>
                <w:rtl w:val="0"/>
              </w:rPr>
              <w:t xml:space="preserve">Yolk-sac Volume</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93">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94">
            <w:pPr>
              <w:rPr>
                <w:sz w:val="24"/>
                <w:szCs w:val="24"/>
              </w:rPr>
            </w:pPr>
            <w:r w:rsidDel="00000000" w:rsidR="00000000" w:rsidRPr="00000000">
              <w:rPr>
                <w:b w:val="1"/>
                <w:sz w:val="24"/>
                <w:szCs w:val="24"/>
                <w:rtl w:val="0"/>
              </w:rPr>
              <w:t xml:space="preserve">   t + pop + t:pop + dam</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95">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96">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97">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98">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B">
            <w:pPr>
              <w:rPr>
                <w:sz w:val="24"/>
                <w:szCs w:val="24"/>
              </w:rPr>
            </w:pPr>
            <w:r w:rsidDel="00000000" w:rsidR="00000000" w:rsidRPr="00000000">
              <w:rPr>
                <w:sz w:val="24"/>
                <w:szCs w:val="24"/>
                <w:rtl w:val="0"/>
              </w:rPr>
              <w:t xml:space="preserve">   pop+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C">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D">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E">
            <w:pPr>
              <w:jc w:val="center"/>
              <w:rPr>
                <w:sz w:val="24"/>
                <w:szCs w:val="24"/>
              </w:rPr>
            </w:pPr>
            <w:r w:rsidDel="00000000" w:rsidR="00000000" w:rsidRPr="00000000">
              <w:rPr>
                <w:sz w:val="24"/>
                <w:szCs w:val="24"/>
                <w:rtl w:val="0"/>
              </w:rPr>
              <w:t xml:space="preserve">731.20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2">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3">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5">
            <w:pPr>
              <w:jc w:val="center"/>
              <w:rPr>
                <w:sz w:val="24"/>
                <w:szCs w:val="24"/>
              </w:rPr>
            </w:pPr>
            <w:r w:rsidDel="00000000" w:rsidR="00000000" w:rsidRPr="00000000">
              <w:rPr>
                <w:sz w:val="24"/>
                <w:szCs w:val="24"/>
                <w:rtl w:val="0"/>
              </w:rPr>
              <w:t xml:space="preserve">100.48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9">
            <w:pPr>
              <w:rPr>
                <w:sz w:val="24"/>
                <w:szCs w:val="24"/>
              </w:rPr>
            </w:pPr>
            <w:r w:rsidDel="00000000" w:rsidR="00000000" w:rsidRPr="00000000">
              <w:rPr>
                <w:sz w:val="24"/>
                <w:szCs w:val="24"/>
                <w:rtl w:val="0"/>
              </w:rPr>
              <w:t xml:space="preserve">   t + 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A">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B">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36.50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AF">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B0">
            <w:pPr>
              <w:rPr>
                <w:sz w:val="24"/>
                <w:szCs w:val="24"/>
              </w:rPr>
            </w:pPr>
            <w:r w:rsidDel="00000000" w:rsidR="00000000" w:rsidRPr="00000000">
              <w:rPr>
                <w:sz w:val="24"/>
                <w:szCs w:val="24"/>
                <w:rtl w:val="0"/>
              </w:rPr>
              <w:t xml:space="preserve">   t + pop + t:pop</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B1">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B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B3">
            <w:pPr>
              <w:jc w:val="center"/>
              <w:rPr>
                <w:sz w:val="24"/>
                <w:szCs w:val="24"/>
              </w:rPr>
            </w:pPr>
            <w:r w:rsidDel="00000000" w:rsidR="00000000" w:rsidRPr="00000000">
              <w:rPr>
                <w:sz w:val="24"/>
                <w:szCs w:val="24"/>
                <w:rtl w:val="0"/>
              </w:rPr>
              <w:t xml:space="preserve">299.71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B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B6">
            <w:pPr>
              <w:rPr>
                <w:sz w:val="24"/>
                <w:szCs w:val="24"/>
              </w:rPr>
            </w:pPr>
            <w:r w:rsidDel="00000000" w:rsidR="00000000" w:rsidRPr="00000000">
              <w:rPr>
                <w:sz w:val="24"/>
                <w:szCs w:val="24"/>
                <w:rtl w:val="0"/>
              </w:rPr>
              <w:t xml:space="preserve">Finland</w:t>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B7">
            <w:pPr>
              <w:rPr>
                <w:sz w:val="24"/>
                <w:szCs w:val="24"/>
              </w:rPr>
            </w:pPr>
            <w:r w:rsidDel="00000000" w:rsidR="00000000" w:rsidRPr="00000000">
              <w:rPr>
                <w:b w:val="1"/>
                <w:sz w:val="24"/>
                <w:szCs w:val="24"/>
                <w:rtl w:val="0"/>
              </w:rPr>
              <w:t xml:space="preserve">   t + pop + t:pop + dam + sire + block</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B8">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B9">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BA">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BB">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E">
            <w:pPr>
              <w:rPr>
                <w:sz w:val="24"/>
                <w:szCs w:val="24"/>
              </w:rPr>
            </w:pPr>
            <w:r w:rsidDel="00000000" w:rsidR="00000000" w:rsidRPr="00000000">
              <w:rPr>
                <w:sz w:val="24"/>
                <w:szCs w:val="24"/>
                <w:rtl w:val="0"/>
              </w:rPr>
              <w:t xml:space="preserve">   pop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F">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1">
            <w:pPr>
              <w:jc w:val="center"/>
              <w:rPr>
                <w:sz w:val="24"/>
                <w:szCs w:val="24"/>
              </w:rPr>
            </w:pPr>
            <w:r w:rsidDel="00000000" w:rsidR="00000000" w:rsidRPr="00000000">
              <w:rPr>
                <w:sz w:val="24"/>
                <w:szCs w:val="24"/>
                <w:rtl w:val="0"/>
              </w:rPr>
              <w:t xml:space="preserve">6,976.53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5">
            <w:pPr>
              <w:rPr>
                <w:sz w:val="24"/>
                <w:szCs w:val="24"/>
              </w:rPr>
            </w:pPr>
            <w:r w:rsidDel="00000000" w:rsidR="00000000" w:rsidRPr="00000000">
              <w:rPr>
                <w:sz w:val="24"/>
                <w:szCs w:val="24"/>
                <w:rtl w:val="0"/>
              </w:rPr>
              <w:t xml:space="preserve">   t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6">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8">
            <w:pPr>
              <w:jc w:val="center"/>
              <w:rPr>
                <w:sz w:val="24"/>
                <w:szCs w:val="24"/>
              </w:rPr>
            </w:pPr>
            <w:r w:rsidDel="00000000" w:rsidR="00000000" w:rsidRPr="00000000">
              <w:rPr>
                <w:sz w:val="24"/>
                <w:szCs w:val="24"/>
                <w:rtl w:val="0"/>
              </w:rPr>
              <w:t xml:space="preserve">727.92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C">
            <w:pPr>
              <w:rPr>
                <w:sz w:val="24"/>
                <w:szCs w:val="24"/>
              </w:rPr>
            </w:pPr>
            <w:r w:rsidDel="00000000" w:rsidR="00000000" w:rsidRPr="00000000">
              <w:rPr>
                <w:sz w:val="24"/>
                <w:szCs w:val="24"/>
                <w:rtl w:val="0"/>
              </w:rPr>
              <w:t xml:space="preserve">   t + pop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D">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E">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F">
            <w:pPr>
              <w:jc w:val="center"/>
              <w:rPr>
                <w:sz w:val="24"/>
                <w:szCs w:val="24"/>
              </w:rPr>
            </w:pPr>
            <w:r w:rsidDel="00000000" w:rsidR="00000000" w:rsidRPr="00000000">
              <w:rPr>
                <w:sz w:val="24"/>
                <w:szCs w:val="24"/>
                <w:rtl w:val="0"/>
              </w:rPr>
              <w:t xml:space="preserve">157.91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3">
            <w:pPr>
              <w:rPr>
                <w:sz w:val="24"/>
                <w:szCs w:val="24"/>
              </w:rPr>
            </w:pPr>
            <w:r w:rsidDel="00000000" w:rsidR="00000000" w:rsidRPr="00000000">
              <w:rPr>
                <w:sz w:val="24"/>
                <w:szCs w:val="24"/>
                <w:rtl w:val="0"/>
              </w:rPr>
              <w:t xml:space="preserve">   t + pop + t:pop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4">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6">
            <w:pPr>
              <w:jc w:val="center"/>
              <w:rPr>
                <w:sz w:val="24"/>
                <w:szCs w:val="24"/>
              </w:rPr>
            </w:pPr>
            <w:r w:rsidDel="00000000" w:rsidR="00000000" w:rsidRPr="00000000">
              <w:rPr>
                <w:sz w:val="24"/>
                <w:szCs w:val="24"/>
                <w:rtl w:val="0"/>
              </w:rPr>
              <w:t xml:space="preserve">82.19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A">
            <w:pPr>
              <w:rPr>
                <w:sz w:val="24"/>
                <w:szCs w:val="24"/>
              </w:rPr>
            </w:pPr>
            <w:r w:rsidDel="00000000" w:rsidR="00000000" w:rsidRPr="00000000">
              <w:rPr>
                <w:sz w:val="24"/>
                <w:szCs w:val="24"/>
                <w:rtl w:val="0"/>
              </w:rPr>
              <w:t xml:space="preserve">   t + pop + t:pop + dam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B">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D">
            <w:pPr>
              <w:jc w:val="center"/>
              <w:rPr>
                <w:sz w:val="24"/>
                <w:szCs w:val="24"/>
              </w:rPr>
            </w:pPr>
            <w:r w:rsidDel="00000000" w:rsidR="00000000" w:rsidRPr="00000000">
              <w:rPr>
                <w:sz w:val="24"/>
                <w:szCs w:val="24"/>
                <w:rtl w:val="0"/>
              </w:rPr>
              <w:t xml:space="preserve">5.35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E">
            <w:pPr>
              <w:jc w:val="center"/>
              <w:rPr>
                <w:sz w:val="24"/>
                <w:szCs w:val="24"/>
              </w:rPr>
            </w:pPr>
            <w:r w:rsidDel="00000000" w:rsidR="00000000" w:rsidRPr="00000000">
              <w:rPr>
                <w:sz w:val="24"/>
                <w:szCs w:val="24"/>
                <w:rtl w:val="0"/>
              </w:rPr>
              <w:t xml:space="preserve">0.021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E0">
            <w:pPr>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E1">
            <w:pPr>
              <w:rPr>
                <w:sz w:val="24"/>
                <w:szCs w:val="24"/>
              </w:rPr>
            </w:pPr>
            <w:r w:rsidDel="00000000" w:rsidR="00000000" w:rsidRPr="00000000">
              <w:rPr>
                <w:sz w:val="24"/>
                <w:szCs w:val="24"/>
                <w:rtl w:val="0"/>
              </w:rPr>
              <w:t xml:space="preserve">   t + pop + t:pop + sire + dam</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E2">
            <w:pPr>
              <w:rPr>
                <w:sz w:val="24"/>
                <w:szCs w:val="24"/>
              </w:rPr>
            </w:pPr>
            <w:r w:rsidDel="00000000" w:rsidR="00000000" w:rsidRPr="00000000">
              <w:rPr>
                <w:sz w:val="24"/>
                <w:szCs w:val="24"/>
                <w:rtl w:val="0"/>
              </w:rPr>
              <w:t xml:space="preserve">block</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E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E4">
            <w:pPr>
              <w:jc w:val="center"/>
              <w:rPr>
                <w:sz w:val="24"/>
                <w:szCs w:val="24"/>
              </w:rPr>
            </w:pPr>
            <w:r w:rsidDel="00000000" w:rsidR="00000000" w:rsidRPr="00000000">
              <w:rPr>
                <w:sz w:val="24"/>
                <w:szCs w:val="24"/>
                <w:rtl w:val="0"/>
              </w:rPr>
              <w:t xml:space="preserve">14.80</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E5">
            <w:pPr>
              <w:jc w:val="center"/>
              <w:rPr>
                <w:sz w:val="24"/>
                <w:szCs w:val="24"/>
              </w:rPr>
            </w:pPr>
            <w:r w:rsidDel="00000000" w:rsidR="00000000" w:rsidRPr="00000000">
              <w:rPr>
                <w:sz w:val="24"/>
                <w:szCs w:val="24"/>
                <w:rtl w:val="0"/>
              </w:rPr>
              <w:t xml:space="preserve">&lt; 0.001</w:t>
            </w:r>
          </w:p>
        </w:tc>
      </w:tr>
    </w:tbl>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sdt>
        <w:sdtPr>
          <w:tag w:val="goog_rdk_26"/>
        </w:sdtPr>
        <w:sdtContent>
          <w:commentRangeStart w:id="21"/>
        </w:sdtContent>
      </w:sdt>
      <w:r w:rsidDel="00000000" w:rsidR="00000000" w:rsidRPr="00000000">
        <w:rPr>
          <w:rFonts w:ascii="Times New Roman" w:cs="Times New Roman" w:eastAsia="Times New Roman" w:hAnsi="Times New Roman"/>
          <w:rtl w:val="0"/>
        </w:rPr>
        <w:t xml:space="preserve">Table</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5. Bootstrap bias-corrected median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and nongenetic maternal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estimates with number of individuals used (N) for embryo survival (%), incubation period (number of days post-fertilization; DPF), and incubation period (accumulated degree-days; ADD)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w:t>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p>
    <w:tbl>
      <w:tblPr>
        <w:tblStyle w:val="Table5"/>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584"/>
        <w:gridCol w:w="1584"/>
        <w:gridCol w:w="1440"/>
        <w:gridCol w:w="1440"/>
        <w:gridCol w:w="864"/>
        <w:tblGridChange w:id="0">
          <w:tblGrid>
            <w:gridCol w:w="1584"/>
            <w:gridCol w:w="1584"/>
            <w:gridCol w:w="1584"/>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A">
            <w:pPr>
              <w:jc w:val="cente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B">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C">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D">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E">
            <w:pPr>
              <w:jc w:val="center"/>
              <w:rPr>
                <w:sz w:val="24"/>
                <w:szCs w:val="24"/>
              </w:rPr>
            </w:pPr>
            <w:r w:rsidDel="00000000" w:rsidR="00000000" w:rsidRPr="00000000">
              <w:rPr>
                <w:sz w:val="24"/>
                <w:szCs w:val="24"/>
                <w:rtl w:val="0"/>
              </w:rPr>
              <w:t xml:space="preserve">m</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F">
            <w:pPr>
              <w:jc w:val="center"/>
              <w:rPr>
                <w:sz w:val="24"/>
                <w:szCs w:val="24"/>
              </w:rPr>
            </w:pPr>
            <w:r w:rsidDel="00000000" w:rsidR="00000000" w:rsidRPr="00000000">
              <w:rPr>
                <w:sz w:val="24"/>
                <w:szCs w:val="24"/>
                <w:rtl w:val="0"/>
              </w:rPr>
              <w:t xml:space="preserve">N</w:t>
            </w:r>
          </w:p>
        </w:tc>
      </w:tr>
      <w:tr>
        <w:trPr>
          <w:trHeight w:val="288" w:hRule="atLeast"/>
        </w:trPr>
        <w:tc>
          <w:tcPr>
            <w:vMerge w:val="restart"/>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F0">
            <w:pPr>
              <w:jc w:val="center"/>
              <w:rPr>
                <w:sz w:val="24"/>
                <w:szCs w:val="24"/>
              </w:rPr>
            </w:pPr>
            <w:r w:rsidDel="00000000" w:rsidR="00000000" w:rsidRPr="00000000">
              <w:rPr>
                <w:sz w:val="24"/>
                <w:szCs w:val="24"/>
                <w:rtl w:val="0"/>
              </w:rPr>
              <w:t xml:space="preserve">Embryo Survival</w:t>
            </w:r>
          </w:p>
        </w:tc>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1">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F2">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F3">
            <w:pPr>
              <w:jc w:val="center"/>
              <w:rPr>
                <w:sz w:val="24"/>
                <w:szCs w:val="24"/>
              </w:rPr>
            </w:pPr>
            <w:r w:rsidDel="00000000" w:rsidR="00000000" w:rsidRPr="00000000">
              <w:rPr>
                <w:sz w:val="24"/>
                <w:szCs w:val="24"/>
                <w:rtl w:val="0"/>
              </w:rPr>
              <w:t xml:space="preserve">0.10 ± 0.11</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F4">
            <w:pPr>
              <w:jc w:val="center"/>
              <w:rPr>
                <w:sz w:val="24"/>
                <w:szCs w:val="24"/>
              </w:rPr>
            </w:pPr>
            <w:r w:rsidDel="00000000" w:rsidR="00000000" w:rsidRPr="00000000">
              <w:rPr>
                <w:sz w:val="24"/>
                <w:szCs w:val="24"/>
                <w:rtl w:val="0"/>
              </w:rPr>
              <w:t xml:space="preserve">0.19 ± 0.08</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F5">
            <w:pPr>
              <w:jc w:val="center"/>
              <w:rPr>
                <w:sz w:val="24"/>
                <w:szCs w:val="24"/>
              </w:rPr>
            </w:pPr>
            <w:r w:rsidDel="00000000" w:rsidR="00000000" w:rsidRPr="00000000">
              <w:rPr>
                <w:sz w:val="24"/>
                <w:szCs w:val="24"/>
                <w:rtl w:val="0"/>
              </w:rPr>
              <w:t xml:space="preserve">667</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8">
            <w:pPr>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9">
            <w:pPr>
              <w:jc w:val="center"/>
              <w:rPr>
                <w:b w:val="1"/>
                <w:sz w:val="24"/>
                <w:szCs w:val="24"/>
              </w:rPr>
            </w:pPr>
            <w:r w:rsidDel="00000000" w:rsidR="00000000" w:rsidRPr="00000000">
              <w:rPr>
                <w:sz w:val="24"/>
                <w:szCs w:val="24"/>
                <w:rtl w:val="0"/>
              </w:rPr>
              <w:t xml:space="preserve">0.00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A">
            <w:pPr>
              <w:jc w:val="center"/>
              <w:rPr>
                <w:sz w:val="24"/>
                <w:szCs w:val="24"/>
              </w:rPr>
            </w:pPr>
            <w:r w:rsidDel="00000000" w:rsidR="00000000" w:rsidRPr="00000000">
              <w:rPr>
                <w:sz w:val="24"/>
                <w:szCs w:val="24"/>
                <w:rtl w:val="0"/>
              </w:rPr>
              <w:t xml:space="preserve">0.08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B">
            <w:pPr>
              <w:jc w:val="center"/>
              <w:rPr>
                <w:sz w:val="24"/>
                <w:szCs w:val="24"/>
              </w:rPr>
            </w:pPr>
            <w:r w:rsidDel="00000000" w:rsidR="00000000" w:rsidRPr="00000000">
              <w:rPr>
                <w:sz w:val="24"/>
                <w:szCs w:val="24"/>
                <w:rtl w:val="0"/>
              </w:rPr>
              <w:t xml:space="preserve">985</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E">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F">
            <w:pPr>
              <w:jc w:val="center"/>
              <w:rPr>
                <w:b w:val="1"/>
                <w:sz w:val="24"/>
                <w:szCs w:val="24"/>
              </w:rPr>
            </w:pPr>
            <w:r w:rsidDel="00000000" w:rsidR="00000000" w:rsidRPr="00000000">
              <w:rPr>
                <w:sz w:val="24"/>
                <w:szCs w:val="24"/>
                <w:rtl w:val="0"/>
              </w:rPr>
              <w:t xml:space="preserve">0.21 ± 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0">
            <w:pPr>
              <w:jc w:val="center"/>
              <w:rPr>
                <w:sz w:val="24"/>
                <w:szCs w:val="24"/>
              </w:rPr>
            </w:pPr>
            <w:r w:rsidDel="00000000" w:rsidR="00000000" w:rsidRPr="00000000">
              <w:rPr>
                <w:sz w:val="24"/>
                <w:szCs w:val="24"/>
                <w:rtl w:val="0"/>
              </w:rPr>
              <w:t xml:space="preserve">0.11 ± 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1">
            <w:pPr>
              <w:jc w:val="center"/>
              <w:rPr>
                <w:sz w:val="24"/>
                <w:szCs w:val="24"/>
              </w:rPr>
            </w:pPr>
            <w:r w:rsidDel="00000000" w:rsidR="00000000" w:rsidRPr="00000000">
              <w:rPr>
                <w:sz w:val="24"/>
                <w:szCs w:val="24"/>
                <w:rtl w:val="0"/>
              </w:rPr>
              <w:t xml:space="preserve">961</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04">
            <w:pPr>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05">
            <w:pPr>
              <w:jc w:val="center"/>
              <w:rPr>
                <w:b w:val="1"/>
                <w:sz w:val="24"/>
                <w:szCs w:val="24"/>
              </w:rPr>
            </w:pPr>
            <w:r w:rsidDel="00000000" w:rsidR="00000000" w:rsidRPr="00000000">
              <w:rPr>
                <w:sz w:val="24"/>
                <w:szCs w:val="24"/>
                <w:rtl w:val="0"/>
              </w:rPr>
              <w:t xml:space="preserve">0.19 ± 0.09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06">
            <w:pPr>
              <w:jc w:val="center"/>
              <w:rPr>
                <w:sz w:val="24"/>
                <w:szCs w:val="24"/>
              </w:rPr>
            </w:pPr>
            <w:r w:rsidDel="00000000" w:rsidR="00000000" w:rsidRPr="00000000">
              <w:rPr>
                <w:sz w:val="24"/>
                <w:szCs w:val="24"/>
                <w:rtl w:val="0"/>
              </w:rPr>
              <w:t xml:space="preserve">0.02 ± 0.03</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07">
            <w:pPr>
              <w:jc w:val="center"/>
              <w:rPr>
                <w:sz w:val="24"/>
                <w:szCs w:val="24"/>
              </w:rPr>
            </w:pPr>
            <w:r w:rsidDel="00000000" w:rsidR="00000000" w:rsidRPr="00000000">
              <w:rPr>
                <w:sz w:val="24"/>
                <w:szCs w:val="24"/>
                <w:rtl w:val="0"/>
              </w:rPr>
              <w:t xml:space="preserve">994</w:t>
            </w:r>
          </w:p>
        </w:tc>
      </w:tr>
      <w:tr>
        <w:trPr>
          <w:trHeight w:val="288" w:hRule="atLeast"/>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8">
            <w:pPr>
              <w:jc w:val="center"/>
              <w:rPr>
                <w:sz w:val="24"/>
                <w:szCs w:val="24"/>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09">
            <w:pPr>
              <w:jc w:val="center"/>
              <w:rPr>
                <w:sz w:val="24"/>
                <w:szCs w:val="24"/>
              </w:rPr>
            </w:pPr>
            <w:r w:rsidDel="00000000" w:rsidR="00000000" w:rsidRPr="00000000">
              <w:rPr>
                <w:sz w:val="24"/>
                <w:szCs w:val="24"/>
                <w:rtl w:val="0"/>
              </w:rPr>
              <w:t xml:space="preserve">LS-Cisco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A">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B">
            <w:pPr>
              <w:jc w:val="center"/>
              <w:rPr>
                <w:b w:val="1"/>
                <w:sz w:val="24"/>
                <w:szCs w:val="24"/>
              </w:rPr>
            </w:pPr>
            <w:r w:rsidDel="00000000" w:rsidR="00000000" w:rsidRPr="00000000">
              <w:rPr>
                <w:sz w:val="24"/>
                <w:szCs w:val="24"/>
                <w:rtl w:val="0"/>
              </w:rPr>
              <w:t xml:space="preserve">0.00 ± 0.05</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C">
            <w:pPr>
              <w:jc w:val="center"/>
              <w:rPr>
                <w:sz w:val="24"/>
                <w:szCs w:val="24"/>
              </w:rPr>
            </w:pPr>
            <w:r w:rsidDel="00000000" w:rsidR="00000000" w:rsidRPr="00000000">
              <w:rPr>
                <w:sz w:val="24"/>
                <w:szCs w:val="24"/>
                <w:rtl w:val="0"/>
              </w:rPr>
              <w:t xml:space="preserve">0.32 ± 0.07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D">
            <w:pPr>
              <w:jc w:val="center"/>
              <w:rPr>
                <w:sz w:val="24"/>
                <w:szCs w:val="24"/>
              </w:rPr>
            </w:pPr>
            <w:r w:rsidDel="00000000" w:rsidR="00000000" w:rsidRPr="00000000">
              <w:rPr>
                <w:sz w:val="24"/>
                <w:szCs w:val="24"/>
                <w:rtl w:val="0"/>
              </w:rPr>
              <w:t xml:space="preserve">916</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0">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1">
            <w:pPr>
              <w:jc w:val="center"/>
              <w:rPr>
                <w:b w:val="1"/>
                <w:sz w:val="24"/>
                <w:szCs w:val="24"/>
              </w:rPr>
            </w:pPr>
            <w:r w:rsidDel="00000000" w:rsidR="00000000" w:rsidRPr="00000000">
              <w:rPr>
                <w:sz w:val="24"/>
                <w:szCs w:val="24"/>
                <w:rtl w:val="0"/>
              </w:rPr>
              <w:t xml:space="preserve">0.00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2">
            <w:pPr>
              <w:jc w:val="center"/>
              <w:rPr>
                <w:sz w:val="24"/>
                <w:szCs w:val="24"/>
              </w:rPr>
            </w:pPr>
            <w:r w:rsidDel="00000000" w:rsidR="00000000" w:rsidRPr="00000000">
              <w:rPr>
                <w:sz w:val="24"/>
                <w:szCs w:val="24"/>
                <w:rtl w:val="0"/>
              </w:rPr>
              <w:t xml:space="preserve">0.47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3">
            <w:pPr>
              <w:jc w:val="center"/>
              <w:rPr>
                <w:sz w:val="24"/>
                <w:szCs w:val="24"/>
              </w:rPr>
            </w:pPr>
            <w:r w:rsidDel="00000000" w:rsidR="00000000" w:rsidRPr="00000000">
              <w:rPr>
                <w:sz w:val="24"/>
                <w:szCs w:val="24"/>
                <w:rtl w:val="0"/>
              </w:rPr>
              <w:t xml:space="preserve">856</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6">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7">
            <w:pPr>
              <w:jc w:val="center"/>
              <w:rPr>
                <w:b w:val="1"/>
                <w:sz w:val="24"/>
                <w:szCs w:val="24"/>
              </w:rPr>
            </w:pPr>
            <w:r w:rsidDel="00000000" w:rsidR="00000000" w:rsidRPr="00000000">
              <w:rPr>
                <w:sz w:val="24"/>
                <w:szCs w:val="24"/>
                <w:rtl w:val="0"/>
              </w:rPr>
              <w:t xml:space="preserve">0.00 ± 0.14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8">
            <w:pPr>
              <w:jc w:val="center"/>
              <w:rPr>
                <w:sz w:val="24"/>
                <w:szCs w:val="24"/>
              </w:rPr>
            </w:pPr>
            <w:r w:rsidDel="00000000" w:rsidR="00000000" w:rsidRPr="00000000">
              <w:rPr>
                <w:sz w:val="24"/>
                <w:szCs w:val="24"/>
                <w:rtl w:val="0"/>
              </w:rPr>
              <w:t xml:space="preserve">0.33 ± 0.12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9">
            <w:pPr>
              <w:jc w:val="center"/>
              <w:rPr>
                <w:sz w:val="24"/>
                <w:szCs w:val="24"/>
              </w:rPr>
            </w:pPr>
            <w:r w:rsidDel="00000000" w:rsidR="00000000" w:rsidRPr="00000000">
              <w:rPr>
                <w:sz w:val="24"/>
                <w:szCs w:val="24"/>
                <w:rtl w:val="0"/>
              </w:rPr>
              <w:t xml:space="preserve">892</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C">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D">
            <w:pPr>
              <w:jc w:val="center"/>
              <w:rPr>
                <w:b w:val="1"/>
                <w:sz w:val="24"/>
                <w:szCs w:val="24"/>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E">
            <w:pPr>
              <w:jc w:val="center"/>
              <w:rPr>
                <w:sz w:val="24"/>
                <w:szCs w:val="24"/>
              </w:rPr>
            </w:pPr>
            <w:r w:rsidDel="00000000" w:rsidR="00000000" w:rsidRPr="00000000">
              <w:rPr>
                <w:sz w:val="24"/>
                <w:szCs w:val="24"/>
                <w:rtl w:val="0"/>
              </w:rPr>
              <w:t xml:space="preserve">0.11 ± 0.04</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F">
            <w:pPr>
              <w:jc w:val="center"/>
              <w:rPr>
                <w:sz w:val="24"/>
                <w:szCs w:val="24"/>
              </w:rPr>
            </w:pPr>
            <w:r w:rsidDel="00000000" w:rsidR="00000000" w:rsidRPr="00000000">
              <w:rPr>
                <w:sz w:val="24"/>
                <w:szCs w:val="24"/>
                <w:rtl w:val="0"/>
              </w:rPr>
              <w:t xml:space="preserve">836</w:t>
            </w:r>
          </w:p>
        </w:tc>
      </w:tr>
      <w:tr>
        <w:trPr>
          <w:trHeight w:val="288" w:hRule="atLeast"/>
        </w:trPr>
        <w:tc>
          <w:tcPr>
            <w:vMerge w:val="restart"/>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20">
            <w:pPr>
              <w:jc w:val="center"/>
              <w:rPr>
                <w:sz w:val="24"/>
                <w:szCs w:val="24"/>
              </w:rPr>
            </w:pPr>
            <w:r w:rsidDel="00000000" w:rsidR="00000000" w:rsidRPr="00000000">
              <w:rPr>
                <w:rtl w:val="0"/>
              </w:rPr>
            </w:r>
          </w:p>
        </w:tc>
        <w:tc>
          <w:tcPr>
            <w:vMerge w:val="restart"/>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21">
            <w:pPr>
              <w:jc w:val="center"/>
              <w:rPr>
                <w:sz w:val="24"/>
                <w:szCs w:val="24"/>
              </w:rPr>
            </w:pPr>
            <w:r w:rsidDel="00000000" w:rsidR="00000000" w:rsidRPr="00000000">
              <w:rPr>
                <w:sz w:val="24"/>
                <w:szCs w:val="24"/>
                <w:rtl w:val="0"/>
              </w:rPr>
              <w:t xml:space="preserve">LO-Cisco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22">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23">
            <w:pPr>
              <w:jc w:val="center"/>
              <w:rPr>
                <w:b w:val="1"/>
                <w:sz w:val="24"/>
                <w:szCs w:val="24"/>
              </w:rPr>
            </w:pPr>
            <w:r w:rsidDel="00000000" w:rsidR="00000000" w:rsidRPr="00000000">
              <w:rPr>
                <w:sz w:val="24"/>
                <w:szCs w:val="24"/>
                <w:rtl w:val="0"/>
              </w:rPr>
              <w:t xml:space="preserve">0.00 ± 0.10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24">
            <w:pPr>
              <w:jc w:val="center"/>
              <w:rPr>
                <w:sz w:val="24"/>
                <w:szCs w:val="24"/>
              </w:rPr>
            </w:pPr>
            <w:r w:rsidDel="00000000" w:rsidR="00000000" w:rsidRPr="00000000">
              <w:rPr>
                <w:sz w:val="24"/>
                <w:szCs w:val="24"/>
                <w:rtl w:val="0"/>
              </w:rPr>
              <w:t xml:space="preserve">0.17 ± 0.17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25">
            <w:pPr>
              <w:jc w:val="center"/>
              <w:rPr>
                <w:sz w:val="24"/>
                <w:szCs w:val="24"/>
              </w:rPr>
            </w:pPr>
            <w:r w:rsidDel="00000000" w:rsidR="00000000" w:rsidRPr="00000000">
              <w:rPr>
                <w:sz w:val="24"/>
                <w:szCs w:val="24"/>
                <w:rtl w:val="0"/>
              </w:rPr>
              <w:t xml:space="preserve">2043</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8">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9">
            <w:pPr>
              <w:jc w:val="center"/>
              <w:rPr>
                <w:b w:val="1"/>
                <w:sz w:val="24"/>
                <w:szCs w:val="24"/>
              </w:rPr>
            </w:pPr>
            <w:r w:rsidDel="00000000" w:rsidR="00000000" w:rsidRPr="00000000">
              <w:rPr>
                <w:sz w:val="24"/>
                <w:szCs w:val="24"/>
                <w:rtl w:val="0"/>
              </w:rPr>
              <w:t xml:space="preserve">0.00 ± 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A">
            <w:pPr>
              <w:jc w:val="center"/>
              <w:rPr>
                <w:sz w:val="24"/>
                <w:szCs w:val="24"/>
              </w:rPr>
            </w:pPr>
            <w:r w:rsidDel="00000000" w:rsidR="00000000" w:rsidRPr="00000000">
              <w:rPr>
                <w:sz w:val="24"/>
                <w:szCs w:val="24"/>
                <w:rtl w:val="0"/>
              </w:rPr>
              <w:t xml:space="preserve">0.30 ± 0.25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B">
            <w:pPr>
              <w:jc w:val="center"/>
              <w:rPr>
                <w:sz w:val="24"/>
                <w:szCs w:val="24"/>
              </w:rPr>
            </w:pPr>
            <w:r w:rsidDel="00000000" w:rsidR="00000000" w:rsidRPr="00000000">
              <w:rPr>
                <w:sz w:val="24"/>
                <w:szCs w:val="24"/>
                <w:rtl w:val="0"/>
              </w:rPr>
              <w:t xml:space="preserve">2012</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E">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F">
            <w:pPr>
              <w:jc w:val="center"/>
              <w:rPr>
                <w:b w:val="1"/>
                <w:sz w:val="24"/>
                <w:szCs w:val="24"/>
              </w:rPr>
            </w:pPr>
            <w:r w:rsidDel="00000000" w:rsidR="00000000" w:rsidRPr="00000000">
              <w:rPr>
                <w:sz w:val="24"/>
                <w:szCs w:val="24"/>
                <w:rtl w:val="0"/>
              </w:rPr>
              <w:t xml:space="preserve">0.00 ± 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0">
            <w:pPr>
              <w:jc w:val="center"/>
              <w:rPr>
                <w:sz w:val="24"/>
                <w:szCs w:val="24"/>
              </w:rPr>
            </w:pPr>
            <w:r w:rsidDel="00000000" w:rsidR="00000000" w:rsidRPr="00000000">
              <w:rPr>
                <w:sz w:val="24"/>
                <w:szCs w:val="24"/>
                <w:rtl w:val="0"/>
              </w:rPr>
              <w:t xml:space="preserve">0.19 ± 0.08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1">
            <w:pPr>
              <w:jc w:val="center"/>
              <w:rPr>
                <w:sz w:val="24"/>
                <w:szCs w:val="24"/>
              </w:rPr>
            </w:pPr>
            <w:r w:rsidDel="00000000" w:rsidR="00000000" w:rsidRPr="00000000">
              <w:rPr>
                <w:sz w:val="24"/>
                <w:szCs w:val="24"/>
                <w:rtl w:val="0"/>
              </w:rPr>
              <w:t xml:space="preserve">2022</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34">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35">
            <w:pPr>
              <w:jc w:val="center"/>
              <w:rPr>
                <w:b w:val="1"/>
                <w:sz w:val="24"/>
                <w:szCs w:val="24"/>
              </w:rPr>
            </w:pPr>
            <w:r w:rsidDel="00000000" w:rsidR="00000000" w:rsidRPr="00000000">
              <w:rPr>
                <w:sz w:val="24"/>
                <w:szCs w:val="24"/>
                <w:rtl w:val="0"/>
              </w:rPr>
              <w:t xml:space="preserve">0.18 ± 0.06</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36">
            <w:pPr>
              <w:jc w:val="center"/>
              <w:rPr>
                <w:sz w:val="24"/>
                <w:szCs w:val="24"/>
              </w:rPr>
            </w:pPr>
            <w:r w:rsidDel="00000000" w:rsidR="00000000" w:rsidRPr="00000000">
              <w:rPr>
                <w:sz w:val="24"/>
                <w:szCs w:val="24"/>
                <w:rtl w:val="0"/>
              </w:rPr>
              <w:t xml:space="preserve">0.10 ± 0.03</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37">
            <w:pPr>
              <w:jc w:val="center"/>
              <w:rPr>
                <w:sz w:val="24"/>
                <w:szCs w:val="24"/>
              </w:rPr>
            </w:pPr>
            <w:r w:rsidDel="00000000" w:rsidR="00000000" w:rsidRPr="00000000">
              <w:rPr>
                <w:sz w:val="24"/>
                <w:szCs w:val="24"/>
                <w:rtl w:val="0"/>
              </w:rPr>
              <w:t xml:space="preserve">1987</w:t>
            </w:r>
          </w:p>
        </w:tc>
      </w:tr>
      <w:tr>
        <w:trPr>
          <w:trHeight w:val="288" w:hRule="atLeast"/>
        </w:trPr>
        <w:tc>
          <w:tcPr>
            <w:vMerge w:val="restart"/>
            <w:tcBorders>
              <w:top w:color="000000" w:space="0" w:sz="8" w:val="single"/>
              <w:left w:color="000000" w:space="0" w:sz="0" w:val="nil"/>
              <w:right w:color="000000" w:space="0" w:sz="0" w:val="nil"/>
            </w:tcBorders>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Incubation Period (DPF)</w:t>
            </w:r>
          </w:p>
        </w:tc>
        <w:tc>
          <w:tcPr>
            <w:vMerge w:val="restart"/>
            <w:tcBorders>
              <w:top w:color="000000" w:space="0" w:sz="8" w:val="single"/>
              <w:left w:color="000000" w:space="0" w:sz="0" w:val="nil"/>
              <w:right w:color="000000" w:space="0" w:sz="0" w:val="nil"/>
            </w:tcBorders>
            <w:vAlign w:val="cente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LK-Vendace</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A">
            <w:pPr>
              <w:jc w:val="center"/>
              <w:rPr/>
            </w:pPr>
            <w:r w:rsidDel="00000000" w:rsidR="00000000" w:rsidRPr="00000000">
              <w:rPr>
                <w:sz w:val="24"/>
                <w:szCs w:val="24"/>
                <w:rtl w:val="0"/>
              </w:rPr>
              <w:t xml:space="preserve">2.2</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B">
            <w:pPr>
              <w:jc w:val="center"/>
              <w:rPr/>
            </w:pPr>
            <w:r w:rsidDel="00000000" w:rsidR="00000000" w:rsidRPr="00000000">
              <w:rPr>
                <w:sz w:val="24"/>
                <w:szCs w:val="24"/>
                <w:rtl w:val="0"/>
              </w:rPr>
              <w:t xml:space="preserve">0.07 ± 0.06</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C">
            <w:pPr>
              <w:jc w:val="center"/>
              <w:rPr/>
            </w:pPr>
            <w:r w:rsidDel="00000000" w:rsidR="00000000" w:rsidRPr="00000000">
              <w:rPr>
                <w:sz w:val="24"/>
                <w:szCs w:val="24"/>
                <w:rtl w:val="0"/>
              </w:rPr>
              <w:t xml:space="preserve">0.16 ± 0.04</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D">
            <w:pPr>
              <w:jc w:val="center"/>
              <w:rPr/>
            </w:pPr>
            <w:r w:rsidDel="00000000" w:rsidR="00000000" w:rsidRPr="00000000">
              <w:rPr>
                <w:sz w:val="24"/>
                <w:szCs w:val="24"/>
                <w:rtl w:val="0"/>
              </w:rPr>
              <w:t xml:space="preserve">667</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right w:color="000000" w:space="0" w:sz="0" w:val="nil"/>
            </w:tcBorders>
            <w:vAlign w:val="center"/>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0">
            <w:pPr>
              <w:jc w:val="center"/>
              <w:rPr/>
            </w:pPr>
            <w:r w:rsidDel="00000000" w:rsidR="00000000" w:rsidRPr="00000000">
              <w:rPr>
                <w:sz w:val="24"/>
                <w:szCs w:val="24"/>
                <w:rtl w:val="0"/>
              </w:rPr>
              <w:t xml:space="preserve">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1">
            <w:pPr>
              <w:jc w:val="center"/>
              <w:rPr/>
            </w:pPr>
            <w:r w:rsidDel="00000000" w:rsidR="00000000" w:rsidRPr="00000000">
              <w:rPr>
                <w:sz w:val="24"/>
                <w:szCs w:val="24"/>
                <w:rtl w:val="0"/>
              </w:rPr>
              <w:t xml:space="preserve">0.22 ± 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2">
            <w:pPr>
              <w:jc w:val="center"/>
              <w:rPr/>
            </w:pPr>
            <w:r w:rsidDel="00000000" w:rsidR="00000000" w:rsidRPr="00000000">
              <w:rPr>
                <w:sz w:val="24"/>
                <w:szCs w:val="24"/>
                <w:rtl w:val="0"/>
              </w:rPr>
              <w:t xml:space="preserve">0.07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3">
            <w:pPr>
              <w:jc w:val="center"/>
              <w:rPr/>
            </w:pPr>
            <w:r w:rsidDel="00000000" w:rsidR="00000000" w:rsidRPr="00000000">
              <w:rPr>
                <w:sz w:val="24"/>
                <w:szCs w:val="24"/>
                <w:rtl w:val="0"/>
              </w:rPr>
              <w:t xml:space="preserve">985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right w:color="000000" w:space="0" w:sz="0" w:val="nil"/>
            </w:tcBorders>
            <w:vAlign w:val="center"/>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6">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7">
            <w:pPr>
              <w:jc w:val="center"/>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8">
            <w:pPr>
              <w:jc w:val="center"/>
              <w:rPr/>
            </w:pPr>
            <w:r w:rsidDel="00000000" w:rsidR="00000000" w:rsidRPr="00000000">
              <w:rPr>
                <w:sz w:val="24"/>
                <w:szCs w:val="24"/>
                <w:rtl w:val="0"/>
              </w:rPr>
              <w:t xml:space="preserve">0.17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9">
            <w:pPr>
              <w:jc w:val="center"/>
              <w:rPr/>
            </w:pPr>
            <w:r w:rsidDel="00000000" w:rsidR="00000000" w:rsidRPr="00000000">
              <w:rPr>
                <w:sz w:val="24"/>
                <w:szCs w:val="24"/>
                <w:rtl w:val="0"/>
              </w:rPr>
              <w:t xml:space="preserve">961</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right w:color="000000" w:space="0" w:sz="0" w:val="nil"/>
            </w:tcBorders>
            <w:vAlign w:val="center"/>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4C">
            <w:pPr>
              <w:jc w:val="center"/>
              <w:rPr/>
            </w:pPr>
            <w:r w:rsidDel="00000000" w:rsidR="00000000" w:rsidRPr="00000000">
              <w:rPr>
                <w:sz w:val="24"/>
                <w:szCs w:val="24"/>
                <w:rtl w:val="0"/>
              </w:rPr>
              <w:t xml:space="preserve">8.0</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4D">
            <w:pPr>
              <w:jc w:val="center"/>
              <w:rPr/>
            </w:pPr>
            <w:r w:rsidDel="00000000" w:rsidR="00000000" w:rsidRPr="00000000">
              <w:rPr>
                <w:sz w:val="24"/>
                <w:szCs w:val="24"/>
                <w:rtl w:val="0"/>
              </w:rPr>
              <w:t xml:space="preserve">0.02 ± 0.05</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4E">
            <w:pPr>
              <w:jc w:val="center"/>
              <w:rPr/>
            </w:pPr>
            <w:r w:rsidDel="00000000" w:rsidR="00000000" w:rsidRPr="00000000">
              <w:rPr>
                <w:sz w:val="24"/>
                <w:szCs w:val="24"/>
                <w:rtl w:val="0"/>
              </w:rPr>
              <w:t xml:space="preserve">0.42 ± 0.05</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4F">
            <w:pPr>
              <w:jc w:val="center"/>
              <w:rPr/>
            </w:pPr>
            <w:r w:rsidDel="00000000" w:rsidR="00000000" w:rsidRPr="00000000">
              <w:rPr>
                <w:sz w:val="24"/>
                <w:szCs w:val="24"/>
                <w:rtl w:val="0"/>
              </w:rPr>
              <w:t xml:space="preserve">994</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LS-Cisco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52">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53">
            <w:pPr>
              <w:jc w:val="center"/>
              <w:rPr/>
            </w:pPr>
            <w:r w:rsidDel="00000000" w:rsidR="00000000" w:rsidRPr="00000000">
              <w:rPr>
                <w:sz w:val="24"/>
                <w:szCs w:val="24"/>
                <w:rtl w:val="0"/>
              </w:rPr>
              <w:t xml:space="preserve">0.00 ± 0.04</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54">
            <w:pPr>
              <w:jc w:val="center"/>
              <w:rPr/>
            </w:pPr>
            <w:r w:rsidDel="00000000" w:rsidR="00000000" w:rsidRPr="00000000">
              <w:rPr>
                <w:sz w:val="24"/>
                <w:szCs w:val="24"/>
                <w:rtl w:val="0"/>
              </w:rPr>
              <w:t xml:space="preserve">0.41 ± 0.04</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55">
            <w:pPr>
              <w:jc w:val="center"/>
              <w:rPr/>
            </w:pPr>
            <w:r w:rsidDel="00000000" w:rsidR="00000000" w:rsidRPr="00000000">
              <w:rPr>
                <w:sz w:val="24"/>
                <w:szCs w:val="24"/>
                <w:rtl w:val="0"/>
              </w:rPr>
              <w:t xml:space="preserve">916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8">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9">
            <w:pPr>
              <w:jc w:val="center"/>
              <w:rPr/>
            </w:pPr>
            <w:r w:rsidDel="00000000" w:rsidR="00000000" w:rsidRPr="00000000">
              <w:rPr>
                <w:sz w:val="24"/>
                <w:szCs w:val="24"/>
                <w:rtl w:val="0"/>
              </w:rPr>
              <w:t xml:space="preserve">0.19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A">
            <w:pPr>
              <w:jc w:val="center"/>
              <w:rPr/>
            </w:pPr>
            <w:r w:rsidDel="00000000" w:rsidR="00000000" w:rsidRPr="00000000">
              <w:rPr>
                <w:sz w:val="24"/>
                <w:szCs w:val="24"/>
                <w:rtl w:val="0"/>
              </w:rPr>
              <w:t xml:space="preserve">0.21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B">
            <w:pPr>
              <w:jc w:val="center"/>
              <w:rPr/>
            </w:pPr>
            <w:r w:rsidDel="00000000" w:rsidR="00000000" w:rsidRPr="00000000">
              <w:rPr>
                <w:sz w:val="24"/>
                <w:szCs w:val="24"/>
                <w:rtl w:val="0"/>
              </w:rPr>
              <w:t xml:space="preserve">856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E">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F">
            <w:pPr>
              <w:jc w:val="center"/>
              <w:rPr/>
            </w:pPr>
            <w:r w:rsidDel="00000000" w:rsidR="00000000" w:rsidRPr="00000000">
              <w:rPr>
                <w:sz w:val="24"/>
                <w:szCs w:val="24"/>
                <w:rtl w:val="0"/>
              </w:rPr>
              <w:t xml:space="preserve">0.26 ± 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0">
            <w:pPr>
              <w:jc w:val="center"/>
              <w:rPr/>
            </w:pPr>
            <w:r w:rsidDel="00000000" w:rsidR="00000000" w:rsidRPr="00000000">
              <w:rPr>
                <w:sz w:val="24"/>
                <w:szCs w:val="24"/>
                <w:rtl w:val="0"/>
              </w:rPr>
              <w:t xml:space="preserve">0.12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1">
            <w:pPr>
              <w:jc w:val="center"/>
              <w:rPr/>
            </w:pPr>
            <w:r w:rsidDel="00000000" w:rsidR="00000000" w:rsidRPr="00000000">
              <w:rPr>
                <w:sz w:val="24"/>
                <w:szCs w:val="24"/>
                <w:rtl w:val="0"/>
              </w:rPr>
              <w:t xml:space="preserve">892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64">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65">
            <w:pPr>
              <w:jc w:val="center"/>
              <w:rPr/>
            </w:pPr>
            <w:r w:rsidDel="00000000" w:rsidR="00000000" w:rsidRPr="00000000">
              <w:rPr>
                <w:sz w:val="24"/>
                <w:szCs w:val="24"/>
                <w:rtl w:val="0"/>
              </w:rPr>
              <w:t xml:space="preserve">0.14 ± 0.12</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66">
            <w:pPr>
              <w:jc w:val="center"/>
              <w:rPr/>
            </w:pPr>
            <w:r w:rsidDel="00000000" w:rsidR="00000000" w:rsidRPr="00000000">
              <w:rPr>
                <w:sz w:val="24"/>
                <w:szCs w:val="24"/>
                <w:rtl w:val="0"/>
              </w:rPr>
              <w:t xml:space="preserve">0.02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67">
            <w:pPr>
              <w:jc w:val="center"/>
              <w:rPr/>
            </w:pPr>
            <w:r w:rsidDel="00000000" w:rsidR="00000000" w:rsidRPr="00000000">
              <w:rPr>
                <w:sz w:val="24"/>
                <w:szCs w:val="24"/>
                <w:rtl w:val="0"/>
              </w:rPr>
              <w:t xml:space="preserve">836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LO-Cisco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A">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B">
            <w:pPr>
              <w:jc w:val="center"/>
              <w:rPr/>
            </w:pPr>
            <w:r w:rsidDel="00000000" w:rsidR="00000000" w:rsidRPr="00000000">
              <w:rPr>
                <w:sz w:val="24"/>
                <w:szCs w:val="24"/>
                <w:rtl w:val="0"/>
              </w:rPr>
              <w:t xml:space="preserve">0.27 ± 0.02</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C">
            <w:pPr>
              <w:jc w:val="center"/>
              <w:rPr/>
            </w:pPr>
            <w:r w:rsidDel="00000000" w:rsidR="00000000" w:rsidRPr="00000000">
              <w:rPr>
                <w:sz w:val="24"/>
                <w:szCs w:val="24"/>
                <w:rtl w:val="0"/>
              </w:rPr>
              <w:t xml:space="preserve">0.46 ± 0.02</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D">
            <w:pPr>
              <w:jc w:val="center"/>
              <w:rPr/>
            </w:pPr>
            <w:r w:rsidDel="00000000" w:rsidR="00000000" w:rsidRPr="00000000">
              <w:rPr>
                <w:sz w:val="24"/>
                <w:szCs w:val="24"/>
                <w:rtl w:val="0"/>
              </w:rPr>
              <w:t xml:space="preserve">2043</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0">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1">
            <w:pPr>
              <w:jc w:val="center"/>
              <w:rPr/>
            </w:pPr>
            <w:r w:rsidDel="00000000" w:rsidR="00000000" w:rsidRPr="00000000">
              <w:rPr>
                <w:sz w:val="24"/>
                <w:szCs w:val="24"/>
                <w:rtl w:val="0"/>
              </w:rPr>
              <w:t xml:space="preserve">0.38 ± 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2">
            <w:pPr>
              <w:jc w:val="center"/>
              <w:rPr/>
            </w:pPr>
            <w:r w:rsidDel="00000000" w:rsidR="00000000" w:rsidRPr="00000000">
              <w:rPr>
                <w:sz w:val="24"/>
                <w:szCs w:val="24"/>
                <w:rtl w:val="0"/>
              </w:rPr>
              <w:t xml:space="preserve">0.30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3">
            <w:pPr>
              <w:jc w:val="center"/>
              <w:rPr/>
            </w:pPr>
            <w:r w:rsidDel="00000000" w:rsidR="00000000" w:rsidRPr="00000000">
              <w:rPr>
                <w:sz w:val="24"/>
                <w:szCs w:val="24"/>
                <w:rtl w:val="0"/>
              </w:rPr>
              <w:t xml:space="preserve">2012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6">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7">
            <w:pPr>
              <w:jc w:val="center"/>
              <w:rPr/>
            </w:pPr>
            <w:r w:rsidDel="00000000" w:rsidR="00000000" w:rsidRPr="00000000">
              <w:rPr>
                <w:sz w:val="24"/>
                <w:szCs w:val="24"/>
                <w:rtl w:val="0"/>
              </w:rPr>
              <w:t xml:space="preserve">0.22 ± 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8">
            <w:pPr>
              <w:jc w:val="center"/>
              <w:rPr/>
            </w:pPr>
            <w:r w:rsidDel="00000000" w:rsidR="00000000" w:rsidRPr="00000000">
              <w:rPr>
                <w:sz w:val="24"/>
                <w:szCs w:val="24"/>
                <w:rtl w:val="0"/>
              </w:rPr>
              <w:t xml:space="preserve">0.37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9">
            <w:pPr>
              <w:jc w:val="center"/>
              <w:rPr/>
            </w:pPr>
            <w:r w:rsidDel="00000000" w:rsidR="00000000" w:rsidRPr="00000000">
              <w:rPr>
                <w:sz w:val="24"/>
                <w:szCs w:val="24"/>
                <w:rtl w:val="0"/>
              </w:rPr>
              <w:t xml:space="preserve">2022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7C">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7D">
            <w:pPr>
              <w:jc w:val="center"/>
              <w:rPr/>
            </w:pPr>
            <w:r w:rsidDel="00000000" w:rsidR="00000000" w:rsidRPr="00000000">
              <w:rPr>
                <w:sz w:val="24"/>
                <w:szCs w:val="24"/>
                <w:rtl w:val="0"/>
              </w:rPr>
              <w:t xml:space="preserve">0.12 ± 0.04</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7E">
            <w:pPr>
              <w:jc w:val="center"/>
              <w:rPr/>
            </w:pPr>
            <w:r w:rsidDel="00000000" w:rsidR="00000000" w:rsidRPr="00000000">
              <w:rPr>
                <w:sz w:val="24"/>
                <w:szCs w:val="24"/>
                <w:rtl w:val="0"/>
              </w:rPr>
              <w:t xml:space="preserve">0.26 ± 0.03</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7F">
            <w:pPr>
              <w:jc w:val="center"/>
              <w:rPr/>
            </w:pPr>
            <w:r w:rsidDel="00000000" w:rsidR="00000000" w:rsidRPr="00000000">
              <w:rPr>
                <w:sz w:val="24"/>
                <w:szCs w:val="24"/>
                <w:rtl w:val="0"/>
              </w:rPr>
              <w:t xml:space="preserve">1987</w:t>
            </w:r>
            <w:r w:rsidDel="00000000" w:rsidR="00000000" w:rsidRPr="00000000">
              <w:rPr>
                <w:rtl w:val="0"/>
              </w:rPr>
            </w:r>
          </w:p>
        </w:tc>
      </w:tr>
      <w:tr>
        <w:trPr>
          <w:trHeight w:val="288" w:hRule="atLeast"/>
        </w:trPr>
        <w:tc>
          <w:tcPr>
            <w:vMerge w:val="restart"/>
            <w:tcBorders>
              <w:top w:color="000000" w:space="0" w:sz="8" w:val="single"/>
              <w:left w:color="000000" w:space="0" w:sz="0" w:val="nil"/>
              <w:right w:color="000000" w:space="0" w:sz="0" w:val="nil"/>
            </w:tcBorders>
          </w:tcPr>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Incubation Period (ADD)</w:t>
            </w:r>
            <w:r w:rsidDel="00000000" w:rsidR="00000000" w:rsidRPr="00000000">
              <w:rPr>
                <w:rtl w:val="0"/>
              </w:rPr>
            </w:r>
          </w:p>
        </w:tc>
        <w:tc>
          <w:tcPr>
            <w:vMerge w:val="restart"/>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LK-Vendace</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2">
            <w:pPr>
              <w:jc w:val="center"/>
              <w:rPr/>
            </w:pPr>
            <w:r w:rsidDel="00000000" w:rsidR="00000000" w:rsidRPr="00000000">
              <w:rPr>
                <w:sz w:val="24"/>
                <w:szCs w:val="24"/>
                <w:rtl w:val="0"/>
              </w:rPr>
              <w:t xml:space="preserve">2.2</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3">
            <w:pPr>
              <w:jc w:val="center"/>
              <w:rPr/>
            </w:pPr>
            <w:r w:rsidDel="00000000" w:rsidR="00000000" w:rsidRPr="00000000">
              <w:rPr>
                <w:sz w:val="24"/>
                <w:szCs w:val="24"/>
                <w:rtl w:val="0"/>
              </w:rPr>
              <w:t xml:space="preserve">0.13 ± 0.09</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4">
            <w:pPr>
              <w:jc w:val="center"/>
              <w:rPr/>
            </w:pPr>
            <w:r w:rsidDel="00000000" w:rsidR="00000000" w:rsidRPr="00000000">
              <w:rPr>
                <w:sz w:val="24"/>
                <w:szCs w:val="24"/>
                <w:rtl w:val="0"/>
              </w:rPr>
              <w:t xml:space="preserve">0.13 ± 0.05</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5">
            <w:pPr>
              <w:jc w:val="center"/>
              <w:rPr/>
            </w:pPr>
            <w:r w:rsidDel="00000000" w:rsidR="00000000" w:rsidRPr="00000000">
              <w:rPr>
                <w:sz w:val="24"/>
                <w:szCs w:val="24"/>
                <w:rtl w:val="0"/>
              </w:rPr>
              <w:t xml:space="preserve">667</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8">
            <w:pPr>
              <w:jc w:val="center"/>
              <w:rPr/>
            </w:pPr>
            <w:r w:rsidDel="00000000" w:rsidR="00000000" w:rsidRPr="00000000">
              <w:rPr>
                <w:sz w:val="24"/>
                <w:szCs w:val="24"/>
                <w:rtl w:val="0"/>
              </w:rPr>
              <w:t xml:space="preserve">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9">
            <w:pPr>
              <w:jc w:val="center"/>
              <w:rPr/>
            </w:pPr>
            <w:r w:rsidDel="00000000" w:rsidR="00000000" w:rsidRPr="00000000">
              <w:rPr>
                <w:sz w:val="24"/>
                <w:szCs w:val="24"/>
                <w:rtl w:val="0"/>
              </w:rPr>
              <w:t xml:space="preserve">0.22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A">
            <w:pPr>
              <w:jc w:val="center"/>
              <w:rPr/>
            </w:pPr>
            <w:r w:rsidDel="00000000" w:rsidR="00000000" w:rsidRPr="00000000">
              <w:rPr>
                <w:sz w:val="24"/>
                <w:szCs w:val="24"/>
                <w:rtl w:val="0"/>
              </w:rPr>
              <w:t xml:space="preserve">0.07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B">
            <w:pPr>
              <w:jc w:val="center"/>
              <w:rPr/>
            </w:pPr>
            <w:r w:rsidDel="00000000" w:rsidR="00000000" w:rsidRPr="00000000">
              <w:rPr>
                <w:sz w:val="24"/>
                <w:szCs w:val="24"/>
                <w:rtl w:val="0"/>
              </w:rPr>
              <w:t xml:space="preserve">985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E">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F">
            <w:pPr>
              <w:jc w:val="center"/>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0">
            <w:pPr>
              <w:jc w:val="center"/>
              <w:rPr/>
            </w:pPr>
            <w:r w:rsidDel="00000000" w:rsidR="00000000" w:rsidRPr="00000000">
              <w:rPr>
                <w:sz w:val="24"/>
                <w:szCs w:val="24"/>
                <w:rtl w:val="0"/>
              </w:rPr>
              <w:t xml:space="preserve">0.17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1">
            <w:pPr>
              <w:jc w:val="center"/>
              <w:rPr/>
            </w:pPr>
            <w:r w:rsidDel="00000000" w:rsidR="00000000" w:rsidRPr="00000000">
              <w:rPr>
                <w:sz w:val="24"/>
                <w:szCs w:val="24"/>
                <w:rtl w:val="0"/>
              </w:rPr>
              <w:t xml:space="preserve">961</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94">
            <w:pPr>
              <w:jc w:val="center"/>
              <w:rPr/>
            </w:pPr>
            <w:r w:rsidDel="00000000" w:rsidR="00000000" w:rsidRPr="00000000">
              <w:rPr>
                <w:sz w:val="24"/>
                <w:szCs w:val="24"/>
                <w:rtl w:val="0"/>
              </w:rPr>
              <w:t xml:space="preserve">8.0</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95">
            <w:pPr>
              <w:jc w:val="center"/>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96">
            <w:pPr>
              <w:jc w:val="center"/>
              <w:rPr/>
            </w:pPr>
            <w:r w:rsidDel="00000000" w:rsidR="00000000" w:rsidRPr="00000000">
              <w:rPr>
                <w:sz w:val="24"/>
                <w:szCs w:val="24"/>
                <w:rtl w:val="0"/>
              </w:rPr>
              <w:t xml:space="preserve">0.42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97">
            <w:pPr>
              <w:jc w:val="center"/>
              <w:rPr/>
            </w:pPr>
            <w:r w:rsidDel="00000000" w:rsidR="00000000" w:rsidRPr="00000000">
              <w:rPr>
                <w:sz w:val="24"/>
                <w:szCs w:val="24"/>
                <w:rtl w:val="0"/>
              </w:rPr>
              <w:t xml:space="preserve">994</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LS-Cisco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A">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B">
            <w:pPr>
              <w:jc w:val="center"/>
              <w:rPr/>
            </w:pPr>
            <w:r w:rsidDel="00000000" w:rsidR="00000000" w:rsidRPr="00000000">
              <w:rPr>
                <w:sz w:val="24"/>
                <w:szCs w:val="24"/>
                <w:rtl w:val="0"/>
              </w:rPr>
              <w:t xml:space="preserve">0.00 ± 0.04</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C">
            <w:pPr>
              <w:jc w:val="center"/>
              <w:rPr/>
            </w:pPr>
            <w:r w:rsidDel="00000000" w:rsidR="00000000" w:rsidRPr="00000000">
              <w:rPr>
                <w:sz w:val="24"/>
                <w:szCs w:val="24"/>
                <w:rtl w:val="0"/>
              </w:rPr>
              <w:t xml:space="preserve">0.41 ± 0.04</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D">
            <w:pPr>
              <w:jc w:val="center"/>
              <w:rPr/>
            </w:pPr>
            <w:r w:rsidDel="00000000" w:rsidR="00000000" w:rsidRPr="00000000">
              <w:rPr>
                <w:sz w:val="24"/>
                <w:szCs w:val="24"/>
                <w:rtl w:val="0"/>
              </w:rPr>
              <w:t xml:space="preserve">916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0">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1">
            <w:pPr>
              <w:jc w:val="center"/>
              <w:rPr/>
            </w:pPr>
            <w:r w:rsidDel="00000000" w:rsidR="00000000" w:rsidRPr="00000000">
              <w:rPr>
                <w:sz w:val="24"/>
                <w:szCs w:val="24"/>
                <w:rtl w:val="0"/>
              </w:rPr>
              <w:t xml:space="preserve">0.19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2">
            <w:pPr>
              <w:jc w:val="center"/>
              <w:rPr/>
            </w:pPr>
            <w:r w:rsidDel="00000000" w:rsidR="00000000" w:rsidRPr="00000000">
              <w:rPr>
                <w:sz w:val="24"/>
                <w:szCs w:val="24"/>
                <w:rtl w:val="0"/>
              </w:rPr>
              <w:t xml:space="preserve">0.21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3">
            <w:pPr>
              <w:jc w:val="center"/>
              <w:rPr/>
            </w:pPr>
            <w:r w:rsidDel="00000000" w:rsidR="00000000" w:rsidRPr="00000000">
              <w:rPr>
                <w:sz w:val="24"/>
                <w:szCs w:val="24"/>
                <w:rtl w:val="0"/>
              </w:rPr>
              <w:t xml:space="preserve">856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6">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7">
            <w:pPr>
              <w:jc w:val="center"/>
              <w:rPr/>
            </w:pPr>
            <w:r w:rsidDel="00000000" w:rsidR="00000000" w:rsidRPr="00000000">
              <w:rPr>
                <w:sz w:val="24"/>
                <w:szCs w:val="24"/>
                <w:rtl w:val="0"/>
              </w:rPr>
              <w:t xml:space="preserve">0.26 ± 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8">
            <w:pPr>
              <w:jc w:val="center"/>
              <w:rPr/>
            </w:pPr>
            <w:r w:rsidDel="00000000" w:rsidR="00000000" w:rsidRPr="00000000">
              <w:rPr>
                <w:sz w:val="24"/>
                <w:szCs w:val="24"/>
                <w:rtl w:val="0"/>
              </w:rPr>
              <w:t xml:space="preserve">0.12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9">
            <w:pPr>
              <w:jc w:val="center"/>
              <w:rPr/>
            </w:pPr>
            <w:r w:rsidDel="00000000" w:rsidR="00000000" w:rsidRPr="00000000">
              <w:rPr>
                <w:sz w:val="24"/>
                <w:szCs w:val="24"/>
                <w:rtl w:val="0"/>
              </w:rPr>
              <w:t xml:space="preserve">892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C">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D">
            <w:pPr>
              <w:jc w:val="center"/>
              <w:rPr/>
            </w:pPr>
            <w:r w:rsidDel="00000000" w:rsidR="00000000" w:rsidRPr="00000000">
              <w:rPr>
                <w:sz w:val="24"/>
                <w:szCs w:val="24"/>
                <w:rtl w:val="0"/>
              </w:rPr>
              <w:t xml:space="preserve">0.14 ± 0.11</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E">
            <w:pPr>
              <w:jc w:val="center"/>
              <w:rPr/>
            </w:pPr>
            <w:r w:rsidDel="00000000" w:rsidR="00000000" w:rsidRPr="00000000">
              <w:rPr>
                <w:sz w:val="24"/>
                <w:szCs w:val="24"/>
                <w:rtl w:val="0"/>
              </w:rPr>
              <w:t xml:space="preserve">0.02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F">
            <w:pPr>
              <w:jc w:val="center"/>
              <w:rPr/>
            </w:pPr>
            <w:r w:rsidDel="00000000" w:rsidR="00000000" w:rsidRPr="00000000">
              <w:rPr>
                <w:sz w:val="24"/>
                <w:szCs w:val="24"/>
                <w:rtl w:val="0"/>
              </w:rPr>
              <w:t xml:space="preserve">836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1">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LO-Cisco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2">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3">
            <w:pPr>
              <w:jc w:val="center"/>
              <w:rPr/>
            </w:pPr>
            <w:r w:rsidDel="00000000" w:rsidR="00000000" w:rsidRPr="00000000">
              <w:rPr>
                <w:sz w:val="24"/>
                <w:szCs w:val="24"/>
                <w:rtl w:val="0"/>
              </w:rPr>
              <w:t xml:space="preserve">0.28 ± 0.03</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4">
            <w:pPr>
              <w:jc w:val="center"/>
              <w:rPr/>
            </w:pPr>
            <w:r w:rsidDel="00000000" w:rsidR="00000000" w:rsidRPr="00000000">
              <w:rPr>
                <w:sz w:val="24"/>
                <w:szCs w:val="24"/>
                <w:rtl w:val="0"/>
              </w:rPr>
              <w:t xml:space="preserve">0.44 ± 0.02</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5">
            <w:pPr>
              <w:jc w:val="center"/>
              <w:rPr/>
            </w:pPr>
            <w:r w:rsidDel="00000000" w:rsidR="00000000" w:rsidRPr="00000000">
              <w:rPr>
                <w:sz w:val="24"/>
                <w:szCs w:val="24"/>
                <w:rtl w:val="0"/>
              </w:rPr>
              <w:t xml:space="preserve">2043</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8">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9">
            <w:pPr>
              <w:jc w:val="center"/>
              <w:rPr/>
            </w:pPr>
            <w:r w:rsidDel="00000000" w:rsidR="00000000" w:rsidRPr="00000000">
              <w:rPr>
                <w:sz w:val="24"/>
                <w:szCs w:val="24"/>
                <w:rtl w:val="0"/>
              </w:rPr>
              <w:t xml:space="preserve">0.38 ± 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A">
            <w:pPr>
              <w:jc w:val="center"/>
              <w:rPr/>
            </w:pPr>
            <w:r w:rsidDel="00000000" w:rsidR="00000000" w:rsidRPr="00000000">
              <w:rPr>
                <w:sz w:val="24"/>
                <w:szCs w:val="24"/>
                <w:rtl w:val="0"/>
              </w:rPr>
              <w:t xml:space="preserve">0.30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B">
            <w:pPr>
              <w:jc w:val="center"/>
              <w:rPr/>
            </w:pPr>
            <w:r w:rsidDel="00000000" w:rsidR="00000000" w:rsidRPr="00000000">
              <w:rPr>
                <w:sz w:val="24"/>
                <w:szCs w:val="24"/>
                <w:rtl w:val="0"/>
              </w:rPr>
              <w:t xml:space="preserve">2012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E">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F">
            <w:pPr>
              <w:jc w:val="center"/>
              <w:rPr/>
            </w:pPr>
            <w:r w:rsidDel="00000000" w:rsidR="00000000" w:rsidRPr="00000000">
              <w:rPr>
                <w:sz w:val="24"/>
                <w:szCs w:val="24"/>
                <w:rtl w:val="0"/>
              </w:rPr>
              <w:t xml:space="preserve">0.22 ± 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0">
            <w:pPr>
              <w:jc w:val="center"/>
              <w:rPr/>
            </w:pPr>
            <w:r w:rsidDel="00000000" w:rsidR="00000000" w:rsidRPr="00000000">
              <w:rPr>
                <w:sz w:val="24"/>
                <w:szCs w:val="24"/>
                <w:rtl w:val="0"/>
              </w:rPr>
              <w:t xml:space="preserve">0.37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1">
            <w:pPr>
              <w:jc w:val="center"/>
              <w:rPr/>
            </w:pPr>
            <w:r w:rsidDel="00000000" w:rsidR="00000000" w:rsidRPr="00000000">
              <w:rPr>
                <w:sz w:val="24"/>
                <w:szCs w:val="24"/>
                <w:rtl w:val="0"/>
              </w:rPr>
              <w:t xml:space="preserve">2022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C4">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C5">
            <w:pPr>
              <w:jc w:val="center"/>
              <w:rPr/>
            </w:pPr>
            <w:r w:rsidDel="00000000" w:rsidR="00000000" w:rsidRPr="00000000">
              <w:rPr>
                <w:sz w:val="24"/>
                <w:szCs w:val="24"/>
                <w:rtl w:val="0"/>
              </w:rPr>
              <w:t xml:space="preserve">0.12 ± 0.04</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C6">
            <w:pPr>
              <w:jc w:val="center"/>
              <w:rPr/>
            </w:pPr>
            <w:r w:rsidDel="00000000" w:rsidR="00000000" w:rsidRPr="00000000">
              <w:rPr>
                <w:sz w:val="24"/>
                <w:szCs w:val="24"/>
                <w:rtl w:val="0"/>
              </w:rPr>
              <w:t xml:space="preserve">0.26 ± 0.03</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C7">
            <w:pPr>
              <w:jc w:val="center"/>
              <w:rPr/>
            </w:pPr>
            <w:r w:rsidDel="00000000" w:rsidR="00000000" w:rsidRPr="00000000">
              <w:rPr>
                <w:sz w:val="24"/>
                <w:szCs w:val="24"/>
                <w:rtl w:val="0"/>
              </w:rPr>
              <w:t xml:space="preserve">1987</w:t>
            </w:r>
            <w:r w:rsidDel="00000000" w:rsidR="00000000" w:rsidRPr="00000000">
              <w:rPr>
                <w:rtl w:val="0"/>
              </w:rPr>
            </w:r>
          </w:p>
        </w:tc>
      </w:tr>
    </w:tbl>
    <w:p w:rsidR="00000000" w:rsidDel="00000000" w:rsidP="00000000" w:rsidRDefault="00000000" w:rsidRPr="00000000" w14:paraId="000003C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Bootstrap bias-corrected median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and nongenetic maternal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estimates with number of individuals used (N)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w:t>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tl w:val="0"/>
        </w:rPr>
      </w:r>
    </w:p>
    <w:tbl>
      <w:tblPr>
        <w:tblStyle w:val="Table6"/>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584"/>
        <w:gridCol w:w="1584"/>
        <w:gridCol w:w="1440"/>
        <w:gridCol w:w="1440"/>
        <w:gridCol w:w="864"/>
        <w:tblGridChange w:id="0">
          <w:tblGrid>
            <w:gridCol w:w="1584"/>
            <w:gridCol w:w="1584"/>
            <w:gridCol w:w="1584"/>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B">
            <w:pPr>
              <w:jc w:val="cente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C">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D">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E">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F">
            <w:pPr>
              <w:jc w:val="center"/>
              <w:rPr>
                <w:sz w:val="24"/>
                <w:szCs w:val="24"/>
              </w:rPr>
            </w:pPr>
            <w:r w:rsidDel="00000000" w:rsidR="00000000" w:rsidRPr="00000000">
              <w:rPr>
                <w:sz w:val="24"/>
                <w:szCs w:val="24"/>
                <w:rtl w:val="0"/>
              </w:rPr>
              <w:t xml:space="preserve">m</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0">
            <w:pPr>
              <w:jc w:val="center"/>
              <w:rPr>
                <w:sz w:val="24"/>
                <w:szCs w:val="24"/>
              </w:rPr>
            </w:pPr>
            <w:r w:rsidDel="00000000" w:rsidR="00000000" w:rsidRPr="00000000">
              <w:rPr>
                <w:sz w:val="24"/>
                <w:szCs w:val="24"/>
                <w:rtl w:val="0"/>
              </w:rPr>
              <w:t xml:space="preserve">N</w:t>
            </w:r>
          </w:p>
        </w:tc>
      </w:tr>
      <w:tr>
        <w:trPr>
          <w:trHeight w:val="288" w:hRule="atLeast"/>
        </w:trPr>
        <w:tc>
          <w:tcPr>
            <w:vMerge w:val="restart"/>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D1">
            <w:pPr>
              <w:jc w:val="center"/>
              <w:rPr>
                <w:sz w:val="24"/>
                <w:szCs w:val="24"/>
              </w:rPr>
            </w:pPr>
            <w:r w:rsidDel="00000000" w:rsidR="00000000" w:rsidRPr="00000000">
              <w:rPr>
                <w:sz w:val="24"/>
                <w:szCs w:val="24"/>
                <w:rtl w:val="0"/>
              </w:rPr>
              <w:t xml:space="preserve">Length-at-Hatch</w:t>
            </w:r>
          </w:p>
        </w:tc>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2">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D3">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D4">
            <w:pPr>
              <w:jc w:val="center"/>
              <w:rPr>
                <w:sz w:val="24"/>
                <w:szCs w:val="24"/>
              </w:rPr>
            </w:pPr>
            <w:r w:rsidDel="00000000" w:rsidR="00000000" w:rsidRPr="00000000">
              <w:rPr>
                <w:sz w:val="24"/>
                <w:szCs w:val="24"/>
                <w:rtl w:val="0"/>
              </w:rPr>
              <w:t xml:space="preserve">0.35 ± 0.15</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D5">
            <w:pPr>
              <w:jc w:val="center"/>
              <w:rPr>
                <w:sz w:val="24"/>
                <w:szCs w:val="24"/>
              </w:rPr>
            </w:pPr>
            <w:r w:rsidDel="00000000" w:rsidR="00000000" w:rsidRPr="00000000">
              <w:rPr>
                <w:sz w:val="24"/>
                <w:szCs w:val="24"/>
                <w:rtl w:val="0"/>
              </w:rPr>
              <w:t xml:space="preserve">0.12 ± 0.09</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D6">
            <w:pPr>
              <w:jc w:val="center"/>
              <w:rPr>
                <w:sz w:val="24"/>
                <w:szCs w:val="24"/>
              </w:rPr>
            </w:pPr>
            <w:r w:rsidDel="00000000" w:rsidR="00000000" w:rsidRPr="00000000">
              <w:rPr>
                <w:sz w:val="24"/>
                <w:szCs w:val="24"/>
                <w:rtl w:val="0"/>
              </w:rPr>
              <w:t xml:space="preserve">176</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D9">
            <w:pPr>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DA">
            <w:pPr>
              <w:jc w:val="center"/>
              <w:rPr>
                <w:b w:val="1"/>
                <w:sz w:val="24"/>
                <w:szCs w:val="24"/>
              </w:rPr>
            </w:pPr>
            <w:r w:rsidDel="00000000" w:rsidR="00000000" w:rsidRPr="00000000">
              <w:rPr>
                <w:sz w:val="24"/>
                <w:szCs w:val="24"/>
                <w:rtl w:val="0"/>
              </w:rPr>
              <w:t xml:space="preserve">0.31 ± 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DB">
            <w:pPr>
              <w:jc w:val="center"/>
              <w:rPr>
                <w:sz w:val="24"/>
                <w:szCs w:val="24"/>
              </w:rPr>
            </w:pPr>
            <w:r w:rsidDel="00000000" w:rsidR="00000000" w:rsidRPr="00000000">
              <w:rPr>
                <w:sz w:val="24"/>
                <w:szCs w:val="24"/>
                <w:rtl w:val="0"/>
              </w:rPr>
              <w:t xml:space="preserve">0.18 ± 0.08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DC">
            <w:pPr>
              <w:jc w:val="center"/>
              <w:rPr>
                <w:sz w:val="24"/>
                <w:szCs w:val="24"/>
              </w:rPr>
            </w:pPr>
            <w:r w:rsidDel="00000000" w:rsidR="00000000" w:rsidRPr="00000000">
              <w:rPr>
                <w:sz w:val="24"/>
                <w:szCs w:val="24"/>
                <w:rtl w:val="0"/>
              </w:rPr>
              <w:t xml:space="preserve">180</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DF">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0">
            <w:pPr>
              <w:jc w:val="center"/>
              <w:rPr>
                <w:b w:val="1"/>
                <w:sz w:val="24"/>
                <w:szCs w:val="24"/>
              </w:rPr>
            </w:pPr>
            <w:r w:rsidDel="00000000" w:rsidR="00000000" w:rsidRPr="00000000">
              <w:rPr>
                <w:sz w:val="24"/>
                <w:szCs w:val="24"/>
                <w:rtl w:val="0"/>
              </w:rPr>
              <w:t xml:space="preserve">0.00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1">
            <w:pPr>
              <w:jc w:val="center"/>
              <w:rPr>
                <w:sz w:val="24"/>
                <w:szCs w:val="24"/>
              </w:rPr>
            </w:pPr>
            <w:r w:rsidDel="00000000" w:rsidR="00000000" w:rsidRPr="00000000">
              <w:rPr>
                <w:sz w:val="24"/>
                <w:szCs w:val="24"/>
                <w:rtl w:val="0"/>
              </w:rPr>
              <w:t xml:space="preserve">0.47 ± 0.06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E2">
            <w:pPr>
              <w:jc w:val="center"/>
              <w:rPr>
                <w:sz w:val="24"/>
                <w:szCs w:val="24"/>
              </w:rPr>
            </w:pPr>
            <w:r w:rsidDel="00000000" w:rsidR="00000000" w:rsidRPr="00000000">
              <w:rPr>
                <w:sz w:val="24"/>
                <w:szCs w:val="24"/>
                <w:rtl w:val="0"/>
              </w:rPr>
              <w:t xml:space="preserve">180</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E5">
            <w:pPr>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E6">
            <w:pPr>
              <w:jc w:val="center"/>
              <w:rPr>
                <w:b w:val="1"/>
                <w:sz w:val="24"/>
                <w:szCs w:val="24"/>
              </w:rPr>
            </w:pPr>
            <w:r w:rsidDel="00000000" w:rsidR="00000000" w:rsidRPr="00000000">
              <w:rPr>
                <w:sz w:val="24"/>
                <w:szCs w:val="24"/>
                <w:rtl w:val="0"/>
              </w:rPr>
              <w:t xml:space="preserve">0.23 ± 0.15</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E7">
            <w:pPr>
              <w:jc w:val="center"/>
              <w:rPr>
                <w:sz w:val="24"/>
                <w:szCs w:val="24"/>
              </w:rPr>
            </w:pPr>
            <w:r w:rsidDel="00000000" w:rsidR="00000000" w:rsidRPr="00000000">
              <w:rPr>
                <w:sz w:val="24"/>
                <w:szCs w:val="24"/>
                <w:rtl w:val="0"/>
              </w:rPr>
              <w:t xml:space="preserve">0.23 ± 0.10</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E8">
            <w:pPr>
              <w:jc w:val="center"/>
              <w:rPr>
                <w:sz w:val="24"/>
                <w:szCs w:val="24"/>
              </w:rPr>
            </w:pPr>
            <w:r w:rsidDel="00000000" w:rsidR="00000000" w:rsidRPr="00000000">
              <w:rPr>
                <w:sz w:val="24"/>
                <w:szCs w:val="24"/>
                <w:rtl w:val="0"/>
              </w:rPr>
              <w:t xml:space="preserve">180</w:t>
            </w:r>
          </w:p>
        </w:tc>
      </w:tr>
      <w:tr>
        <w:trPr>
          <w:trHeight w:val="288" w:hRule="atLeast"/>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9">
            <w:pPr>
              <w:jc w:val="center"/>
              <w:rPr>
                <w:sz w:val="24"/>
                <w:szCs w:val="24"/>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EA">
            <w:pPr>
              <w:jc w:val="center"/>
              <w:rPr>
                <w:sz w:val="24"/>
                <w:szCs w:val="24"/>
              </w:rPr>
            </w:pPr>
            <w:r w:rsidDel="00000000" w:rsidR="00000000" w:rsidRPr="00000000">
              <w:rPr>
                <w:sz w:val="24"/>
                <w:szCs w:val="24"/>
                <w:rtl w:val="0"/>
              </w:rPr>
              <w:t xml:space="preserve">LS-Cisco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EB">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3EC">
            <w:pPr>
              <w:jc w:val="center"/>
              <w:rPr>
                <w:b w:val="1"/>
                <w:sz w:val="24"/>
                <w:szCs w:val="24"/>
              </w:rPr>
            </w:pPr>
            <w:r w:rsidDel="00000000" w:rsidR="00000000" w:rsidRPr="00000000">
              <w:rPr>
                <w:sz w:val="24"/>
                <w:szCs w:val="24"/>
                <w:rtl w:val="0"/>
              </w:rPr>
              <w:t xml:space="preserve">0.04 ± 0.08</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3ED">
            <w:pPr>
              <w:jc w:val="center"/>
              <w:rPr>
                <w:sz w:val="24"/>
                <w:szCs w:val="24"/>
              </w:rPr>
            </w:pPr>
            <w:r w:rsidDel="00000000" w:rsidR="00000000" w:rsidRPr="00000000">
              <w:rPr>
                <w:sz w:val="24"/>
                <w:szCs w:val="24"/>
                <w:rtl w:val="0"/>
              </w:rPr>
              <w:t xml:space="preserve">0.56 ± 0.08</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EE">
            <w:pPr>
              <w:jc w:val="center"/>
              <w:rPr>
                <w:sz w:val="24"/>
                <w:szCs w:val="24"/>
              </w:rPr>
            </w:pPr>
            <w:r w:rsidDel="00000000" w:rsidR="00000000" w:rsidRPr="00000000">
              <w:rPr>
                <w:sz w:val="24"/>
                <w:szCs w:val="24"/>
                <w:rtl w:val="0"/>
              </w:rPr>
              <w:t xml:space="preserve">135</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1">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2">
            <w:pPr>
              <w:jc w:val="center"/>
              <w:rPr>
                <w:b w:val="1"/>
                <w:sz w:val="24"/>
                <w:szCs w:val="24"/>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3">
            <w:pPr>
              <w:jc w:val="center"/>
              <w:rPr>
                <w:sz w:val="24"/>
                <w:szCs w:val="24"/>
              </w:rPr>
            </w:pPr>
            <w:r w:rsidDel="00000000" w:rsidR="00000000" w:rsidRPr="00000000">
              <w:rPr>
                <w:sz w:val="24"/>
                <w:szCs w:val="24"/>
                <w:rtl w:val="0"/>
              </w:rPr>
              <w:t xml:space="preserve">0.27 ± 0.10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4">
            <w:pPr>
              <w:jc w:val="center"/>
              <w:rPr>
                <w:sz w:val="24"/>
                <w:szCs w:val="24"/>
              </w:rPr>
            </w:pPr>
            <w:r w:rsidDel="00000000" w:rsidR="00000000" w:rsidRPr="00000000">
              <w:rPr>
                <w:sz w:val="24"/>
                <w:szCs w:val="24"/>
                <w:rtl w:val="0"/>
              </w:rPr>
              <w:t xml:space="preserve">125</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7">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8">
            <w:pPr>
              <w:jc w:val="center"/>
              <w:rPr>
                <w:b w:val="1"/>
                <w:sz w:val="24"/>
                <w:szCs w:val="24"/>
              </w:rPr>
            </w:pPr>
            <w:r w:rsidDel="00000000" w:rsidR="00000000" w:rsidRPr="00000000">
              <w:rPr>
                <w:sz w:val="24"/>
                <w:szCs w:val="24"/>
                <w:rtl w:val="0"/>
              </w:rPr>
              <w:t xml:space="preserve">0.00 ± 0.42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9">
            <w:pPr>
              <w:jc w:val="center"/>
              <w:rPr>
                <w:sz w:val="24"/>
                <w:szCs w:val="24"/>
              </w:rPr>
            </w:pPr>
            <w:r w:rsidDel="00000000" w:rsidR="00000000" w:rsidRPr="00000000">
              <w:rPr>
                <w:sz w:val="24"/>
                <w:szCs w:val="24"/>
                <w:rtl w:val="0"/>
              </w:rPr>
              <w:t xml:space="preserve">0.37 ± 0.19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A">
            <w:pPr>
              <w:jc w:val="center"/>
              <w:rPr>
                <w:sz w:val="24"/>
                <w:szCs w:val="24"/>
              </w:rPr>
            </w:pPr>
            <w:r w:rsidDel="00000000" w:rsidR="00000000" w:rsidRPr="00000000">
              <w:rPr>
                <w:sz w:val="24"/>
                <w:szCs w:val="24"/>
                <w:rtl w:val="0"/>
              </w:rPr>
              <w:t xml:space="preserve">55</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FD">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FE">
            <w:pPr>
              <w:jc w:val="center"/>
              <w:rPr>
                <w:b w:val="1"/>
                <w:sz w:val="24"/>
                <w:szCs w:val="24"/>
              </w:rPr>
            </w:pPr>
            <w:r w:rsidDel="00000000" w:rsidR="00000000" w:rsidRPr="00000000">
              <w:rPr>
                <w:sz w:val="24"/>
                <w:szCs w:val="24"/>
                <w:rtl w:val="0"/>
              </w:rPr>
              <w:t xml:space="preserve">0.00 ± 0.44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FF">
            <w:pPr>
              <w:jc w:val="center"/>
              <w:rPr>
                <w:sz w:val="24"/>
                <w:szCs w:val="24"/>
              </w:rPr>
            </w:pPr>
            <w:r w:rsidDel="00000000" w:rsidR="00000000" w:rsidRPr="00000000">
              <w:rPr>
                <w:sz w:val="24"/>
                <w:szCs w:val="24"/>
                <w:rtl w:val="0"/>
              </w:rPr>
              <w:t xml:space="preserve">0.42 ± 0.12</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00">
            <w:pPr>
              <w:jc w:val="center"/>
              <w:rPr>
                <w:sz w:val="24"/>
                <w:szCs w:val="24"/>
              </w:rPr>
            </w:pPr>
            <w:r w:rsidDel="00000000" w:rsidR="00000000" w:rsidRPr="00000000">
              <w:rPr>
                <w:sz w:val="24"/>
                <w:szCs w:val="24"/>
                <w:rtl w:val="0"/>
              </w:rPr>
              <w:t xml:space="preserve">54</w:t>
            </w:r>
          </w:p>
        </w:tc>
      </w:tr>
      <w:tr>
        <w:trPr>
          <w:trHeight w:val="288" w:hRule="atLeast"/>
        </w:trPr>
        <w:tc>
          <w:tcPr>
            <w:vMerge w:val="restart"/>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01">
            <w:pPr>
              <w:jc w:val="center"/>
              <w:rPr>
                <w:sz w:val="24"/>
                <w:szCs w:val="24"/>
              </w:rPr>
            </w:pPr>
            <w:r w:rsidDel="00000000" w:rsidR="00000000" w:rsidRPr="00000000">
              <w:rPr>
                <w:rtl w:val="0"/>
              </w:rPr>
            </w:r>
          </w:p>
        </w:tc>
        <w:tc>
          <w:tcPr>
            <w:vMerge w:val="restart"/>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02">
            <w:pPr>
              <w:jc w:val="center"/>
              <w:rPr>
                <w:sz w:val="24"/>
                <w:szCs w:val="24"/>
              </w:rPr>
            </w:pPr>
            <w:r w:rsidDel="00000000" w:rsidR="00000000" w:rsidRPr="00000000">
              <w:rPr>
                <w:sz w:val="24"/>
                <w:szCs w:val="24"/>
                <w:rtl w:val="0"/>
              </w:rPr>
              <w:t xml:space="preserve">LO-Cisco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03">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04">
            <w:pPr>
              <w:jc w:val="center"/>
              <w:rPr>
                <w:b w:val="1"/>
                <w:sz w:val="24"/>
                <w:szCs w:val="24"/>
              </w:rPr>
            </w:pPr>
            <w:r w:rsidDel="00000000" w:rsidR="00000000" w:rsidRPr="00000000">
              <w:rPr>
                <w:sz w:val="24"/>
                <w:szCs w:val="24"/>
                <w:rtl w:val="0"/>
              </w:rPr>
              <w:t xml:space="preserve">0.00 ± 0.09</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05">
            <w:pPr>
              <w:jc w:val="center"/>
              <w:rPr>
                <w:sz w:val="24"/>
                <w:szCs w:val="24"/>
              </w:rPr>
            </w:pPr>
            <w:r w:rsidDel="00000000" w:rsidR="00000000" w:rsidRPr="00000000">
              <w:rPr>
                <w:sz w:val="24"/>
                <w:szCs w:val="24"/>
                <w:rtl w:val="0"/>
              </w:rPr>
              <w:t xml:space="preserve">0.29 ± 0.07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06">
            <w:pPr>
              <w:jc w:val="center"/>
              <w:rPr>
                <w:sz w:val="24"/>
                <w:szCs w:val="24"/>
              </w:rPr>
            </w:pPr>
            <w:r w:rsidDel="00000000" w:rsidR="00000000" w:rsidRPr="00000000">
              <w:rPr>
                <w:sz w:val="24"/>
                <w:szCs w:val="24"/>
                <w:rtl w:val="0"/>
              </w:rPr>
              <w:t xml:space="preserve">240</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9">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A">
            <w:pPr>
              <w:jc w:val="center"/>
              <w:rPr>
                <w:b w:val="1"/>
                <w:sz w:val="24"/>
                <w:szCs w:val="24"/>
              </w:rPr>
            </w:pPr>
            <w:r w:rsidDel="00000000" w:rsidR="00000000" w:rsidRPr="00000000">
              <w:rPr>
                <w:sz w:val="24"/>
                <w:szCs w:val="24"/>
                <w:rtl w:val="0"/>
              </w:rPr>
              <w:t xml:space="preserve">0.00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B">
            <w:pPr>
              <w:jc w:val="center"/>
              <w:rPr>
                <w:sz w:val="24"/>
                <w:szCs w:val="24"/>
              </w:rPr>
            </w:pPr>
            <w:r w:rsidDel="00000000" w:rsidR="00000000" w:rsidRPr="00000000">
              <w:rPr>
                <w:sz w:val="24"/>
                <w:szCs w:val="24"/>
                <w:rtl w:val="0"/>
              </w:rPr>
              <w:t xml:space="preserve">0.11 ± 0.06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C">
            <w:pPr>
              <w:jc w:val="center"/>
              <w:rPr>
                <w:sz w:val="24"/>
                <w:szCs w:val="24"/>
              </w:rPr>
            </w:pPr>
            <w:r w:rsidDel="00000000" w:rsidR="00000000" w:rsidRPr="00000000">
              <w:rPr>
                <w:sz w:val="24"/>
                <w:szCs w:val="24"/>
                <w:rtl w:val="0"/>
              </w:rPr>
              <w:t xml:space="preserve">235</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F">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0">
            <w:pPr>
              <w:jc w:val="center"/>
              <w:rPr>
                <w:b w:val="1"/>
                <w:sz w:val="24"/>
                <w:szCs w:val="24"/>
              </w:rPr>
            </w:pPr>
            <w:r w:rsidDel="00000000" w:rsidR="00000000" w:rsidRPr="00000000">
              <w:rPr>
                <w:sz w:val="24"/>
                <w:szCs w:val="24"/>
                <w:rtl w:val="0"/>
              </w:rPr>
              <w:t xml:space="preserve">0.00 ± 0.27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1">
            <w:pPr>
              <w:jc w:val="center"/>
              <w:rPr>
                <w:sz w:val="24"/>
                <w:szCs w:val="24"/>
              </w:rPr>
            </w:pPr>
            <w:r w:rsidDel="00000000" w:rsidR="00000000" w:rsidRPr="00000000">
              <w:rPr>
                <w:sz w:val="24"/>
                <w:szCs w:val="24"/>
                <w:rtl w:val="0"/>
              </w:rPr>
              <w:t xml:space="preserve">0.37 ± 0.17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12">
            <w:pPr>
              <w:jc w:val="center"/>
              <w:rPr>
                <w:sz w:val="24"/>
                <w:szCs w:val="24"/>
              </w:rPr>
            </w:pPr>
            <w:r w:rsidDel="00000000" w:rsidR="00000000" w:rsidRPr="00000000">
              <w:rPr>
                <w:sz w:val="24"/>
                <w:szCs w:val="24"/>
                <w:rtl w:val="0"/>
              </w:rPr>
              <w:t xml:space="preserve">191</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415">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416">
            <w:pPr>
              <w:jc w:val="center"/>
              <w:rPr>
                <w:b w:val="1"/>
                <w:sz w:val="24"/>
                <w:szCs w:val="24"/>
              </w:rPr>
            </w:pPr>
            <w:r w:rsidDel="00000000" w:rsidR="00000000" w:rsidRPr="00000000">
              <w:rPr>
                <w:sz w:val="24"/>
                <w:szCs w:val="24"/>
                <w:rtl w:val="0"/>
              </w:rPr>
              <w:t xml:space="preserve">0.00 ± 0.18</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417">
            <w:pPr>
              <w:jc w:val="center"/>
              <w:rPr>
                <w:sz w:val="24"/>
                <w:szCs w:val="24"/>
              </w:rPr>
            </w:pPr>
            <w:r w:rsidDel="00000000" w:rsidR="00000000" w:rsidRPr="00000000">
              <w:rPr>
                <w:sz w:val="24"/>
                <w:szCs w:val="24"/>
                <w:rtl w:val="0"/>
              </w:rPr>
              <w:t xml:space="preserve">0.00 ± 0.20</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418">
            <w:pPr>
              <w:jc w:val="center"/>
              <w:rPr>
                <w:sz w:val="24"/>
                <w:szCs w:val="24"/>
              </w:rPr>
            </w:pPr>
            <w:r w:rsidDel="00000000" w:rsidR="00000000" w:rsidRPr="00000000">
              <w:rPr>
                <w:sz w:val="24"/>
                <w:szCs w:val="24"/>
                <w:rtl w:val="0"/>
              </w:rPr>
              <w:t xml:space="preserve">164</w:t>
            </w:r>
          </w:p>
        </w:tc>
      </w:tr>
      <w:tr>
        <w:trPr>
          <w:trHeight w:val="288" w:hRule="atLeast"/>
        </w:trPr>
        <w:tc>
          <w:tcPr>
            <w:vMerge w:val="restart"/>
            <w:tcBorders>
              <w:top w:color="000000" w:space="0" w:sz="8" w:val="single"/>
              <w:left w:color="000000" w:space="0" w:sz="0" w:val="nil"/>
              <w:right w:color="000000" w:space="0" w:sz="0" w:val="nil"/>
            </w:tcBorders>
          </w:tcPr>
          <w:p w:rsidR="00000000" w:rsidDel="00000000" w:rsidP="00000000" w:rsidRDefault="00000000" w:rsidRPr="00000000" w14:paraId="00000419">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Yolk-sac Volume</w:t>
            </w:r>
            <w:r w:rsidDel="00000000" w:rsidR="00000000" w:rsidRPr="00000000">
              <w:rPr>
                <w:rtl w:val="0"/>
              </w:rPr>
            </w:r>
          </w:p>
        </w:tc>
        <w:tc>
          <w:tcPr>
            <w:vMerge w:val="restart"/>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A">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LK-Vendace</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B">
            <w:pPr>
              <w:jc w:val="center"/>
              <w:rPr/>
            </w:pPr>
            <w:r w:rsidDel="00000000" w:rsidR="00000000" w:rsidRPr="00000000">
              <w:rPr>
                <w:sz w:val="24"/>
                <w:szCs w:val="24"/>
                <w:rtl w:val="0"/>
              </w:rPr>
              <w:t xml:space="preserve">2.2</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41C">
            <w:pPr>
              <w:jc w:val="center"/>
              <w:rPr/>
            </w:pPr>
            <w:r w:rsidDel="00000000" w:rsidR="00000000" w:rsidRPr="00000000">
              <w:rPr>
                <w:sz w:val="24"/>
                <w:szCs w:val="24"/>
                <w:rtl w:val="0"/>
              </w:rPr>
              <w:t xml:space="preserve">0.00 ± 0.03</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41D">
            <w:pPr>
              <w:jc w:val="center"/>
              <w:rPr/>
            </w:pPr>
            <w:r w:rsidDel="00000000" w:rsidR="00000000" w:rsidRPr="00000000">
              <w:rPr>
                <w:sz w:val="24"/>
                <w:szCs w:val="24"/>
                <w:rtl w:val="0"/>
              </w:rPr>
              <w:t xml:space="preserve">0.11 ± 0.08</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E">
            <w:pPr>
              <w:jc w:val="center"/>
              <w:rPr/>
            </w:pPr>
            <w:r w:rsidDel="00000000" w:rsidR="00000000" w:rsidRPr="00000000">
              <w:rPr>
                <w:sz w:val="24"/>
                <w:szCs w:val="24"/>
                <w:rtl w:val="0"/>
              </w:rPr>
              <w:t xml:space="preserve">176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21">
            <w:pPr>
              <w:jc w:val="center"/>
              <w:rPr/>
            </w:pPr>
            <w:r w:rsidDel="00000000" w:rsidR="00000000" w:rsidRPr="00000000">
              <w:rPr>
                <w:sz w:val="24"/>
                <w:szCs w:val="24"/>
                <w:rtl w:val="0"/>
              </w:rPr>
              <w:t xml:space="preserve">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2">
            <w:pPr>
              <w:jc w:val="center"/>
              <w:rPr/>
            </w:pPr>
            <w:r w:rsidDel="00000000" w:rsidR="00000000" w:rsidRPr="00000000">
              <w:rPr>
                <w:sz w:val="24"/>
                <w:szCs w:val="24"/>
                <w:rtl w:val="0"/>
              </w:rPr>
              <w:t xml:space="preserve">0.23 ± 0.16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3">
            <w:pPr>
              <w:jc w:val="center"/>
              <w:rPr/>
            </w:pPr>
            <w:r w:rsidDel="00000000" w:rsidR="00000000" w:rsidRPr="00000000">
              <w:rPr>
                <w:sz w:val="24"/>
                <w:szCs w:val="24"/>
                <w:rtl w:val="0"/>
              </w:rPr>
              <w:t xml:space="preserve">0.11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24">
            <w:pPr>
              <w:jc w:val="center"/>
              <w:rPr/>
            </w:pPr>
            <w:r w:rsidDel="00000000" w:rsidR="00000000" w:rsidRPr="00000000">
              <w:rPr>
                <w:sz w:val="24"/>
                <w:szCs w:val="24"/>
                <w:rtl w:val="0"/>
              </w:rPr>
              <w:t xml:space="preserve">180</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27">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8">
            <w:pPr>
              <w:jc w:val="center"/>
              <w:rPr/>
            </w:pPr>
            <w:r w:rsidDel="00000000" w:rsidR="00000000" w:rsidRPr="00000000">
              <w:rPr>
                <w:sz w:val="24"/>
                <w:szCs w:val="24"/>
                <w:rtl w:val="0"/>
              </w:rPr>
              <w:t xml:space="preserve">0.00 ± 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9">
            <w:pPr>
              <w:jc w:val="center"/>
              <w:rPr/>
            </w:pPr>
            <w:r w:rsidDel="00000000" w:rsidR="00000000" w:rsidRPr="00000000">
              <w:rPr>
                <w:sz w:val="24"/>
                <w:szCs w:val="24"/>
                <w:rtl w:val="0"/>
              </w:rPr>
              <w:t xml:space="preserve">0.39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2A">
            <w:pPr>
              <w:jc w:val="center"/>
              <w:rPr/>
            </w:pPr>
            <w:r w:rsidDel="00000000" w:rsidR="00000000" w:rsidRPr="00000000">
              <w:rPr>
                <w:sz w:val="24"/>
                <w:szCs w:val="24"/>
                <w:rtl w:val="0"/>
              </w:rPr>
              <w:t xml:space="preserve">180</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2D">
            <w:pPr>
              <w:jc w:val="center"/>
              <w:rPr/>
            </w:pPr>
            <w:r w:rsidDel="00000000" w:rsidR="00000000" w:rsidRPr="00000000">
              <w:rPr>
                <w:sz w:val="24"/>
                <w:szCs w:val="24"/>
                <w:rtl w:val="0"/>
              </w:rPr>
              <w:t xml:space="preserve">8.0</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2E">
            <w:pPr>
              <w:jc w:val="center"/>
              <w:rPr/>
            </w:pPr>
            <w:r w:rsidDel="00000000" w:rsidR="00000000" w:rsidRPr="00000000">
              <w:rPr>
                <w:sz w:val="24"/>
                <w:szCs w:val="24"/>
                <w:rtl w:val="0"/>
              </w:rPr>
              <w:t xml:space="preserve">0.04 ± 0.12</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2F">
            <w:pPr>
              <w:jc w:val="center"/>
              <w:rPr/>
            </w:pPr>
            <w:r w:rsidDel="00000000" w:rsidR="00000000" w:rsidRPr="00000000">
              <w:rPr>
                <w:sz w:val="24"/>
                <w:szCs w:val="24"/>
                <w:rtl w:val="0"/>
              </w:rPr>
              <w:t xml:space="preserve">0.41 ± 0.09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30">
            <w:pPr>
              <w:jc w:val="center"/>
              <w:rPr/>
            </w:pPr>
            <w:r w:rsidDel="00000000" w:rsidR="00000000" w:rsidRPr="00000000">
              <w:rPr>
                <w:sz w:val="24"/>
                <w:szCs w:val="24"/>
                <w:rtl w:val="0"/>
              </w:rPr>
              <w:t xml:space="preserve">180</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2">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LS-Cisco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3">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34">
            <w:pPr>
              <w:jc w:val="center"/>
              <w:rPr/>
            </w:pPr>
            <w:r w:rsidDel="00000000" w:rsidR="00000000" w:rsidRPr="00000000">
              <w:rPr>
                <w:sz w:val="24"/>
                <w:szCs w:val="24"/>
                <w:rtl w:val="0"/>
              </w:rPr>
              <w:t xml:space="preserve">0.00 ± 0.02</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35">
            <w:pPr>
              <w:jc w:val="center"/>
              <w:rPr/>
            </w:pPr>
            <w:r w:rsidDel="00000000" w:rsidR="00000000" w:rsidRPr="00000000">
              <w:rPr>
                <w:sz w:val="24"/>
                <w:szCs w:val="24"/>
                <w:rtl w:val="0"/>
              </w:rPr>
              <w:t xml:space="preserve">0.28 ± 0.10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6">
            <w:pPr>
              <w:jc w:val="center"/>
              <w:rPr/>
            </w:pPr>
            <w:r w:rsidDel="00000000" w:rsidR="00000000" w:rsidRPr="00000000">
              <w:rPr>
                <w:sz w:val="24"/>
                <w:szCs w:val="24"/>
                <w:rtl w:val="0"/>
              </w:rPr>
              <w:t xml:space="preserve">135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9">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A">
            <w:pPr>
              <w:jc w:val="center"/>
              <w:rPr/>
            </w:pPr>
            <w:r w:rsidDel="00000000" w:rsidR="00000000" w:rsidRPr="00000000">
              <w:rPr>
                <w:sz w:val="24"/>
                <w:szCs w:val="24"/>
                <w:rtl w:val="0"/>
              </w:rPr>
              <w:t xml:space="preserve">0.00 ± 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B">
            <w:pPr>
              <w:jc w:val="center"/>
              <w:rPr/>
            </w:pPr>
            <w:r w:rsidDel="00000000" w:rsidR="00000000" w:rsidRPr="00000000">
              <w:rPr>
                <w:sz w:val="24"/>
                <w:szCs w:val="24"/>
                <w:rtl w:val="0"/>
              </w:rPr>
              <w:t xml:space="preserve">0.39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C">
            <w:pPr>
              <w:jc w:val="center"/>
              <w:rPr/>
            </w:pPr>
            <w:r w:rsidDel="00000000" w:rsidR="00000000" w:rsidRPr="00000000">
              <w:rPr>
                <w:sz w:val="24"/>
                <w:szCs w:val="24"/>
                <w:rtl w:val="0"/>
              </w:rPr>
              <w:t xml:space="preserve">125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F">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0">
            <w:pPr>
              <w:jc w:val="center"/>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1">
            <w:pPr>
              <w:jc w:val="center"/>
              <w:rPr/>
            </w:pPr>
            <w:r w:rsidDel="00000000" w:rsidR="00000000" w:rsidRPr="00000000">
              <w:rPr>
                <w:sz w:val="24"/>
                <w:szCs w:val="24"/>
                <w:rtl w:val="0"/>
              </w:rPr>
              <w:t xml:space="preserve">0.44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2">
            <w:pPr>
              <w:jc w:val="center"/>
              <w:rPr/>
            </w:pPr>
            <w:r w:rsidDel="00000000" w:rsidR="00000000" w:rsidRPr="00000000">
              <w:rPr>
                <w:sz w:val="24"/>
                <w:szCs w:val="24"/>
                <w:rtl w:val="0"/>
              </w:rPr>
              <w:t xml:space="preserve">55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45">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46">
            <w:pPr>
              <w:jc w:val="center"/>
              <w:rPr/>
            </w:pPr>
            <w:r w:rsidDel="00000000" w:rsidR="00000000" w:rsidRPr="00000000">
              <w:rPr>
                <w:sz w:val="24"/>
                <w:szCs w:val="24"/>
                <w:rtl w:val="0"/>
              </w:rPr>
              <w:t xml:space="preserve">0.00 ± 0.03</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47">
            <w:pPr>
              <w:jc w:val="center"/>
              <w:rPr/>
            </w:pPr>
            <w:r w:rsidDel="00000000" w:rsidR="00000000" w:rsidRPr="00000000">
              <w:rPr>
                <w:sz w:val="24"/>
                <w:szCs w:val="24"/>
                <w:rtl w:val="0"/>
              </w:rPr>
              <w:t xml:space="preserve">0.04 ± 0.07</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48">
            <w:pPr>
              <w:jc w:val="center"/>
              <w:rPr/>
            </w:pPr>
            <w:r w:rsidDel="00000000" w:rsidR="00000000" w:rsidRPr="00000000">
              <w:rPr>
                <w:sz w:val="24"/>
                <w:szCs w:val="24"/>
                <w:rtl w:val="0"/>
              </w:rPr>
              <w:t xml:space="preserve">54</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A">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LO-Cisco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B">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4C">
            <w:pPr>
              <w:jc w:val="center"/>
              <w:rPr/>
            </w:pPr>
            <w:r w:rsidDel="00000000" w:rsidR="00000000" w:rsidRPr="00000000">
              <w:rPr>
                <w:sz w:val="24"/>
                <w:szCs w:val="24"/>
                <w:rtl w:val="0"/>
              </w:rPr>
              <w:t xml:space="preserve">0.00 ± 0.09</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4D">
            <w:pPr>
              <w:jc w:val="center"/>
              <w:rPr/>
            </w:pPr>
            <w:r w:rsidDel="00000000" w:rsidR="00000000" w:rsidRPr="00000000">
              <w:rPr>
                <w:sz w:val="24"/>
                <w:szCs w:val="24"/>
                <w:rtl w:val="0"/>
              </w:rPr>
              <w:t xml:space="preserve">0.38 ± 0.07</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E">
            <w:pPr>
              <w:jc w:val="center"/>
              <w:rPr/>
            </w:pPr>
            <w:r w:rsidDel="00000000" w:rsidR="00000000" w:rsidRPr="00000000">
              <w:rPr>
                <w:sz w:val="24"/>
                <w:szCs w:val="24"/>
                <w:rtl w:val="0"/>
              </w:rPr>
              <w:t xml:space="preserve">240</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51">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2">
            <w:pPr>
              <w:jc w:val="center"/>
              <w:rPr/>
            </w:pPr>
            <w:r w:rsidDel="00000000" w:rsidR="00000000" w:rsidRPr="00000000">
              <w:rPr>
                <w:sz w:val="24"/>
                <w:szCs w:val="24"/>
                <w:rtl w:val="0"/>
              </w:rPr>
              <w:t xml:space="preserve">0.05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3">
            <w:pPr>
              <w:jc w:val="center"/>
              <w:rPr/>
            </w:pPr>
            <w:r w:rsidDel="00000000" w:rsidR="00000000" w:rsidRPr="00000000">
              <w:rPr>
                <w:sz w:val="24"/>
                <w:szCs w:val="24"/>
                <w:rtl w:val="0"/>
              </w:rPr>
              <w:t xml:space="preserve">0.51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54">
            <w:pPr>
              <w:jc w:val="center"/>
              <w:rPr/>
            </w:pPr>
            <w:r w:rsidDel="00000000" w:rsidR="00000000" w:rsidRPr="00000000">
              <w:rPr>
                <w:sz w:val="24"/>
                <w:szCs w:val="24"/>
                <w:rtl w:val="0"/>
              </w:rPr>
              <w:t xml:space="preserve">235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57">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8">
            <w:pPr>
              <w:jc w:val="center"/>
              <w:rPr/>
            </w:pPr>
            <w:r w:rsidDel="00000000" w:rsidR="00000000" w:rsidRPr="00000000">
              <w:rPr>
                <w:sz w:val="24"/>
                <w:szCs w:val="24"/>
                <w:rtl w:val="0"/>
              </w:rPr>
              <w:t xml:space="preserve">0.00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9">
            <w:pPr>
              <w:jc w:val="center"/>
              <w:rPr/>
            </w:pPr>
            <w:r w:rsidDel="00000000" w:rsidR="00000000" w:rsidRPr="00000000">
              <w:rPr>
                <w:sz w:val="24"/>
                <w:szCs w:val="24"/>
                <w:rtl w:val="0"/>
              </w:rPr>
              <w:t xml:space="preserve">0.40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5A">
            <w:pPr>
              <w:jc w:val="center"/>
              <w:rPr/>
            </w:pPr>
            <w:r w:rsidDel="00000000" w:rsidR="00000000" w:rsidRPr="00000000">
              <w:rPr>
                <w:sz w:val="24"/>
                <w:szCs w:val="24"/>
                <w:rtl w:val="0"/>
              </w:rPr>
              <w:t xml:space="preserve">191</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45D">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5E">
            <w:pPr>
              <w:jc w:val="center"/>
              <w:rPr/>
            </w:pPr>
            <w:r w:rsidDel="00000000" w:rsidR="00000000" w:rsidRPr="00000000">
              <w:rPr>
                <w:sz w:val="24"/>
                <w:szCs w:val="24"/>
                <w:rtl w:val="0"/>
              </w:rPr>
              <w:t xml:space="preserve">0.00 ± 0.14</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5F">
            <w:pPr>
              <w:jc w:val="center"/>
              <w:rPr/>
            </w:pPr>
            <w:r w:rsidDel="00000000" w:rsidR="00000000" w:rsidRPr="00000000">
              <w:rPr>
                <w:sz w:val="24"/>
                <w:szCs w:val="24"/>
                <w:rtl w:val="0"/>
              </w:rPr>
              <w:t xml:space="preserve">0.32 ± 0.09</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460">
            <w:pPr>
              <w:jc w:val="center"/>
              <w:rPr/>
            </w:pPr>
            <w:r w:rsidDel="00000000" w:rsidR="00000000" w:rsidRPr="00000000">
              <w:rPr>
                <w:sz w:val="24"/>
                <w:szCs w:val="24"/>
                <w:rtl w:val="0"/>
              </w:rPr>
              <w:t xml:space="preserve">164</w:t>
            </w:r>
            <w:r w:rsidDel="00000000" w:rsidR="00000000" w:rsidRPr="00000000">
              <w:rPr>
                <w:rtl w:val="0"/>
              </w:rPr>
            </w:r>
          </w:p>
        </w:tc>
      </w:tr>
    </w:tbl>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rtl w:val="0"/>
        </w:rPr>
        <w:t xml:space="preserve">FIGURES:</w:t>
      </w:r>
      <w:r w:rsidDel="00000000" w:rsidR="00000000" w:rsidRPr="00000000">
        <w:rPr>
          <w:rtl w:val="0"/>
        </w:rPr>
      </w:r>
    </w:p>
    <w:p w:rsidR="00000000" w:rsidDel="00000000" w:rsidP="00000000" w:rsidRDefault="00000000" w:rsidRPr="00000000" w14:paraId="000004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8326" cy="2689927"/>
            <wp:effectExtent b="0" l="0" r="0" t="0"/>
            <wp:docPr id="2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58326" cy="2689927"/>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Map showing the location of each lake (LS = Lake Superior; LO = Lake Ontario; LK = Lake Konnevesi) sampled in North America (A) and Europe (B).</w:t>
      </w:r>
    </w:p>
    <w:p w:rsidR="00000000" w:rsidDel="00000000" w:rsidP="00000000" w:rsidRDefault="00000000" w:rsidRPr="00000000" w14:paraId="0000046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6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407" cy="7315200"/>
            <wp:effectExtent b="0" l="0" r="0" t="0"/>
            <wp:docPr id="2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19407"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Crossbreeding design (A) and a theoretical division of families from a single female into microplates (B) when the number of offspring equals 36.</w:t>
      </w:r>
    </w:p>
    <w:p w:rsidR="00000000" w:rsidDel="00000000" w:rsidP="00000000" w:rsidRDefault="00000000" w:rsidRPr="00000000" w14:paraId="0000046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6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65490" cy="7589520"/>
            <wp:effectExtent b="0" l="0" r="0" t="0"/>
            <wp:docPr descr="Chart&#10;&#10;Description automatically generated" id="22" name="image1.png"/>
            <a:graphic>
              <a:graphicData uri="http://schemas.openxmlformats.org/drawingml/2006/picture">
                <pic:pic>
                  <pic:nvPicPr>
                    <pic:cNvPr descr="Chart&#10;&#10;Description automatically generated" id="0" name="image1.png"/>
                    <pic:cNvPicPr preferRelativeResize="0"/>
                  </pic:nvPicPr>
                  <pic:blipFill>
                    <a:blip r:embed="rId15"/>
                    <a:srcRect b="0" l="0" r="0" t="0"/>
                    <a:stretch>
                      <a:fillRect/>
                    </a:stretch>
                  </pic:blipFill>
                  <pic:spPr>
                    <a:xfrm>
                      <a:off x="0" y="0"/>
                      <a:ext cx="5565490" cy="758952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Mean embryo survival (%; ES), incubation period (number of days post-fertilization; DPF), and incubation period (accumulated degree day (°C); ADD) at each incubation temperature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br w:type="page"/>
      </w:r>
      <w:r w:rsidDel="00000000" w:rsidR="00000000" w:rsidRPr="00000000">
        <w:rPr>
          <w:rtl w:val="0"/>
        </w:rPr>
      </w:r>
    </w:p>
    <w:p w:rsidR="00000000" w:rsidDel="00000000" w:rsidP="00000000" w:rsidRDefault="00000000" w:rsidRPr="00000000" w14:paraId="0000047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20640" cy="6400800"/>
            <wp:effectExtent b="0" l="0" r="0" t="0"/>
            <wp:docPr descr="Chart&#10;&#10;Description automatically generated" id="24" name="image4.png"/>
            <a:graphic>
              <a:graphicData uri="http://schemas.openxmlformats.org/drawingml/2006/picture">
                <pic:pic>
                  <pic:nvPicPr>
                    <pic:cNvPr descr="Chart&#10;&#10;Description automatically generated" id="0" name="image4.png"/>
                    <pic:cNvPicPr preferRelativeResize="0"/>
                  </pic:nvPicPr>
                  <pic:blipFill>
                    <a:blip r:embed="rId16"/>
                    <a:srcRect b="0" l="0" r="0" t="0"/>
                    <a:stretch>
                      <a:fillRect/>
                    </a:stretch>
                  </pic:blipFill>
                  <pic:spPr>
                    <a:xfrm>
                      <a:off x="0" y="0"/>
                      <a:ext cx="512064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Mean length-at-hatch (LAH) and yolk-sac volume (YSV) at each incubation temperature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rPr>
          <w:rtl w:val="0"/>
        </w:rPr>
      </w:r>
    </w:p>
    <w:sectPr>
      <w:type w:val="nextPage"/>
      <w:pgSz w:h="15840" w:w="12240" w:orient="portrait"/>
      <w:pgMar w:bottom="720" w:top="720"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ylor Stewart" w:id="19" w:date="2020-11-04T19:37:08Z">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not reviewed these at all. Directly imported from Mendeley.</w:t>
      </w:r>
    </w:p>
  </w:comment>
  <w:comment w:author="Taylor Stewart" w:id="7" w:date="2020-11-04T21:45:35Z">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Juha or Mikko?</w:t>
      </w:r>
    </w:p>
  </w:comment>
  <w:comment w:author="Taylor Stewart" w:id="9" w:date="2020-11-04T21:44:44Z">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Switched to linear equation for now to keep line spacing even. The underscores mean subscript.</w:t>
      </w:r>
    </w:p>
  </w:comment>
  <w:comment w:author="Taylor Stewart" w:id="17" w:date="2020-11-04T21:39:53Z">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about the methods we developed as a way to standarize future work to expand on this study - a way to increase the number of populations and escape the permit issues we had.</w:t>
      </w:r>
    </w:p>
  </w:comment>
  <w:comment w:author="Taylor Stewart" w:id="18" w:date="2020-11-04T21:36:46Z">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 or was it a commercial fisherman? Finnish to English translation is not great!</w:t>
      </w:r>
    </w:p>
  </w:comment>
  <w:comment w:author="Taylor Stewart" w:id="14" w:date="2020-10-30T10:04:00Z">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Reminder to Taylor: The biggest thing to be consistent with here is comparing the reaction norms and not what is best. We do not have enough populations to talk about what population is adapted to what.</w:t>
      </w:r>
    </w:p>
  </w:comment>
  <w:comment w:author="Jason Stockwell" w:id="2" w:date="2020-11-04T02:02:03Z">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sentences later you state YCS is set prior to end of the first growing season. Are these contradictory statements?</w:t>
      </w:r>
    </w:p>
  </w:comment>
  <w:comment w:author="Taylor Stewart" w:id="3" w:date="2020-11-04T14:28:57Z">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the two sentences say different things. Latitudinal variation is driven by YOY surviving through first winter. YOY survival is greatly impacted by early life stages and thus important for populations.</w:t>
      </w:r>
    </w:p>
  </w:comment>
  <w:comment w:author="Jason Stockwell" w:id="12" w:date="2020-11-04T02:25:13Z">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state &lt; 0.60? don't use moderate?</w:t>
      </w:r>
    </w:p>
  </w:comment>
  <w:comment w:author="Taylor Stewart" w:id="13" w:date="2020-11-04T15:05:29Z">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your point with the one above but not this one. It is stating some portion of it. I think it stays.</w:t>
      </w:r>
    </w:p>
  </w:comment>
  <w:comment w:author="Taylor Stewart" w:id="16" w:date="2020-11-03T07:52:00Z">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Juha is going to measure some fertilized embryos this year so we can report mean diameter from each lake.</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worth bringing up fecundity here too. Lots of data in literature.</w:t>
      </w:r>
    </w:p>
  </w:comment>
  <w:comment w:author="Taylor Stewart" w:id="4" w:date="2020-11-04T14:51:50Z">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any hints on a direction of what to add? I can add some background about the parental response (because I do not really have any) and the importance of females and egg quality - I talk about this in the discussion but could move some up here.</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metabolism and fish physiology.</w:t>
      </w:r>
    </w:p>
  </w:comment>
  <w:comment w:author="Jason Stockwell" w:id="5" w:date="2020-11-04T02:11:34Z">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having finished reading this version, I'm wondering how what you have here reflects what we hoped the experiments would do (cross-latitude comparisons) versus what you have in the data (as we discussed before).</w:t>
      </w:r>
    </w:p>
  </w:comment>
  <w:comment w:author="Taylor Stewart" w:id="6" w:date="2020-11-04T12:53:43Z">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right, this does need to change. this was the last section I wrote and the focus largely changed and this did not get updated. I modified it.</w:t>
      </w:r>
    </w:p>
  </w:comment>
  <w:comment w:author="Taylor Stewart" w:id="21" w:date="2020-11-03T20:24:25Z">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or Figure? Hmmmm</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tables vs 4 figures</w:t>
      </w:r>
    </w:p>
  </w:comment>
  <w:comment w:author="Taylor Stewart" w:id="20" w:date="2020-11-03T19:54:24Z">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table borders get messed up going from Word to Docs. Just ignore and I will fix at the end.</w:t>
      </w:r>
    </w:p>
  </w:comment>
  <w:comment w:author="Taylor Stewart" w:id="0" w:date="2020-11-03T14:36:00Z">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more European refs would help</w:t>
      </w:r>
    </w:p>
  </w:comment>
  <w:comment w:author="Jason Stockwell" w:id="1" w:date="2020-11-04T01:58:06Z">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at those Valnathonen (sp?) papers in the introduction to find papers on this topic in Europe.</w:t>
      </w:r>
    </w:p>
  </w:comment>
  <w:comment w:author="Jason Stockwell" w:id="8" w:date="2020-10-16T11:03:00Z">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great to have Jean Adams give a friendly review, or suggest her as a reviewer.</w:t>
      </w:r>
    </w:p>
  </w:comment>
  <w:comment w:author="Taylor Stewart" w:id="15" w:date="2020-10-30T18:44:25Z">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paragraph too crazy and far reaching?</w:t>
      </w:r>
    </w:p>
  </w:comment>
  <w:comment w:author="Taylor Stewart" w:id="10" w:date="2020-10-30T18:42:44Z">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crazy about how repetitive each section is but not sure how else to frame it given that interactions confound everything.</w:t>
      </w:r>
    </w:p>
  </w:comment>
  <w:comment w:author="Jason Stockwell" w:id="11" w:date="2020-11-04T02:22:45Z">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up the sentence structure then. find different ways to say interaction effect was significant.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7A" w15:done="0"/>
  <w15:commentEx w15:paraId="0000047B" w15:done="0"/>
  <w15:commentEx w15:paraId="0000047C" w15:done="0"/>
  <w15:commentEx w15:paraId="0000047D" w15:done="0"/>
  <w15:commentEx w15:paraId="0000047E" w15:done="0"/>
  <w15:commentEx w15:paraId="0000047F" w15:done="0"/>
  <w15:commentEx w15:paraId="00000480" w15:done="0"/>
  <w15:commentEx w15:paraId="00000481" w15:paraIdParent="00000480" w15:done="0"/>
  <w15:commentEx w15:paraId="00000482" w15:done="0"/>
  <w15:commentEx w15:paraId="00000483" w15:paraIdParent="00000482" w15:done="0"/>
  <w15:commentEx w15:paraId="00000486" w15:done="0"/>
  <w15:commentEx w15:paraId="00000489" w15:done="0"/>
  <w15:commentEx w15:paraId="0000048A" w15:done="0"/>
  <w15:commentEx w15:paraId="0000048B" w15:paraIdParent="0000048A" w15:done="0"/>
  <w15:commentEx w15:paraId="0000048D" w15:done="0"/>
  <w15:commentEx w15:paraId="0000048E" w15:done="0"/>
  <w15:commentEx w15:paraId="0000048F" w15:done="0"/>
  <w15:commentEx w15:paraId="00000490" w15:paraIdParent="0000048F" w15:done="0"/>
  <w15:commentEx w15:paraId="00000491" w15:done="0"/>
  <w15:commentEx w15:paraId="00000492" w15:done="0"/>
  <w15:commentEx w15:paraId="00000493" w15:done="0"/>
  <w15:commentEx w15:paraId="00000494" w15:paraIdParent="0000049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F03B03"/>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36ACA"/>
    <w:rPr>
      <w:color w:val="808080"/>
    </w:rPr>
  </w:style>
  <w:style w:type="paragraph" w:styleId="BalloonText">
    <w:name w:val="Balloon Text"/>
    <w:basedOn w:val="Normal"/>
    <w:link w:val="BalloonTextChar"/>
    <w:uiPriority w:val="99"/>
    <w:semiHidden w:val="1"/>
    <w:unhideWhenUsed w:val="1"/>
    <w:rsid w:val="005C60B3"/>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5C60B3"/>
    <w:rPr>
      <w:rFonts w:ascii="Times New Roman" w:cs="Times New Roman" w:hAnsi="Times New Roman"/>
      <w:sz w:val="18"/>
      <w:szCs w:val="18"/>
    </w:rPr>
  </w:style>
  <w:style w:type="paragraph" w:styleId="NormalWeb">
    <w:name w:val="Normal (Web)"/>
    <w:basedOn w:val="Normal"/>
    <w:uiPriority w:val="99"/>
    <w:semiHidden w:val="1"/>
    <w:unhideWhenUsed w:val="1"/>
    <w:rsid w:val="00954CAF"/>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7074D6"/>
    <w:rPr>
      <w:b w:val="1"/>
      <w:bCs w:val="1"/>
    </w:rPr>
  </w:style>
  <w:style w:type="character" w:styleId="CommentSubjectChar" w:customStyle="1">
    <w:name w:val="Comment Subject Char"/>
    <w:basedOn w:val="CommentTextChar"/>
    <w:link w:val="CommentSubject"/>
    <w:uiPriority w:val="99"/>
    <w:semiHidden w:val="1"/>
    <w:rsid w:val="007074D6"/>
    <w:rPr>
      <w:b w:val="1"/>
      <w:bCs w:val="1"/>
      <w:sz w:val="20"/>
      <w:szCs w:val="20"/>
    </w:rPr>
  </w:style>
  <w:style w:type="character" w:styleId="Hyperlink">
    <w:name w:val="Hyperlink"/>
    <w:basedOn w:val="DefaultParagraphFont"/>
    <w:uiPriority w:val="99"/>
    <w:unhideWhenUsed w:val="1"/>
    <w:rsid w:val="00FB7EE4"/>
    <w:rPr>
      <w:color w:val="0563c1" w:themeColor="hyperlink"/>
      <w:u w:val="single"/>
    </w:rPr>
  </w:style>
  <w:style w:type="character" w:styleId="UnresolvedMention">
    <w:name w:val="Unresolved Mention"/>
    <w:basedOn w:val="DefaultParagraphFont"/>
    <w:uiPriority w:val="99"/>
    <w:semiHidden w:val="1"/>
    <w:unhideWhenUsed w:val="1"/>
    <w:rsid w:val="00FB7EE4"/>
    <w:rPr>
      <w:color w:val="605e5c"/>
      <w:shd w:color="auto" w:fill="e1dfdd" w:val="clear"/>
    </w:rPr>
  </w:style>
  <w:style w:type="character" w:styleId="FollowedHyperlink">
    <w:name w:val="FollowedHyperlink"/>
    <w:basedOn w:val="DefaultParagraphFont"/>
    <w:uiPriority w:val="99"/>
    <w:semiHidden w:val="1"/>
    <w:unhideWhenUsed w:val="1"/>
    <w:rsid w:val="00FB7EE4"/>
    <w:rPr>
      <w:color w:val="954f72" w:themeColor="followedHyperlink"/>
      <w:u w:val="single"/>
    </w:rPr>
  </w:style>
  <w:style w:type="table" w:styleId="a" w:customStyle="1">
    <w:basedOn w:val="TableNormal"/>
    <w:rPr>
      <w:rFonts w:ascii="Times New Roman" w:cs="Times New Roman" w:eastAsia="Times New Roman" w:hAnsi="Times New Roman"/>
      <w:sz w:val="20"/>
      <w:szCs w:val="20"/>
    </w:rPr>
    <w:tblPr>
      <w:tblStyleRowBandSize w:val="1"/>
      <w:tblStyleColBandSize w:val="1"/>
    </w:tblPr>
  </w:style>
  <w:style w:type="paragraph" w:styleId="ListParagraph">
    <w:name w:val="List Paragraph"/>
    <w:basedOn w:val="Normal"/>
    <w:uiPriority w:val="34"/>
    <w:qFormat w:val="1"/>
    <w:rsid w:val="00C154CA"/>
    <w:pPr>
      <w:ind w:left="720"/>
      <w:contextualSpacing w:val="1"/>
    </w:pPr>
  </w:style>
  <w:style w:type="table" w:styleId="a0" w:customStyle="1">
    <w:basedOn w:val="TableNormal"/>
    <w:rPr>
      <w:rFonts w:ascii="Times New Roman" w:cs="Times New Roman" w:eastAsia="Times New Roman" w:hAnsi="Times New Roman"/>
      <w:sz w:val="20"/>
      <w:szCs w:val="20"/>
    </w:rPr>
    <w:tblPr>
      <w:tblStyleRowBandSize w:val="1"/>
      <w:tblStyleColBandSize w:val="1"/>
    </w:tblPr>
  </w:style>
  <w:style w:type="table" w:styleId="a1" w:customStyle="1">
    <w:basedOn w:val="TableNormal"/>
    <w:rPr>
      <w:rFonts w:ascii="Times New Roman" w:cs="Times New Roman" w:eastAsia="Times New Roman" w:hAnsi="Times New Roman"/>
      <w:sz w:val="20"/>
      <w:szCs w:val="20"/>
    </w:rPr>
    <w:tblPr>
      <w:tblStyleRowBandSize w:val="1"/>
      <w:tblStyleColBandSize w:val="1"/>
    </w:tblPr>
  </w:style>
  <w:style w:type="table" w:styleId="a2" w:customStyle="1">
    <w:basedOn w:val="TableNormal"/>
    <w:rPr>
      <w:rFonts w:ascii="Times New Roman" w:cs="Times New Roman" w:eastAsia="Times New Roman" w:hAnsi="Times New Roman"/>
      <w:sz w:val="20"/>
      <w:szCs w:val="20"/>
    </w:rPr>
    <w:tblPr>
      <w:tblStyleRowBandSize w:val="1"/>
      <w:tblStyleColBandSize w:val="1"/>
    </w:tblPr>
  </w:style>
  <w:style w:type="table" w:styleId="a3" w:customStyle="1">
    <w:basedOn w:val="TableNormal"/>
    <w:rPr>
      <w:rFonts w:ascii="Times New Roman" w:cs="Times New Roman" w:eastAsia="Times New Roman" w:hAnsi="Times New Roman"/>
      <w:sz w:val="20"/>
      <w:szCs w:val="20"/>
    </w:rPr>
    <w:tblPr>
      <w:tblStyleRowBandSize w:val="1"/>
      <w:tblStyleColBandSize w:val="1"/>
    </w:tblPr>
  </w:style>
  <w:style w:type="table" w:styleId="a4" w:customStyle="1">
    <w:basedOn w:val="TableNormal"/>
    <w:rPr>
      <w:rFonts w:ascii="Times New Roman" w:cs="Times New Roman" w:eastAsia="Times New Roman" w:hAnsi="Times New Roman"/>
      <w:sz w:val="20"/>
      <w:szCs w:val="20"/>
    </w:rPr>
    <w:tblPr>
      <w:tblStyleRowBandSize w:val="1"/>
      <w:tblStyleColBandSize w:val="1"/>
    </w:tblPr>
  </w:style>
  <w:style w:type="table" w:styleId="a5" w:customStyle="1">
    <w:basedOn w:val="TableNormal"/>
    <w:rPr>
      <w:rFonts w:ascii="Times New Roman" w:cs="Times New Roman" w:eastAsia="Times New Roman" w:hAnsi="Times New Roman"/>
      <w:sz w:val="20"/>
      <w:szCs w:val="20"/>
    </w:rPr>
    <w:tblPr>
      <w:tblStyleRowBandSize w:val="1"/>
      <w:tblStyleColBandSize w:val="1"/>
    </w:tblPr>
  </w:style>
  <w:style w:type="table" w:styleId="a6" w:customStyle="1">
    <w:basedOn w:val="TableNormal"/>
    <w:rPr>
      <w:rFonts w:ascii="Times New Roman" w:cs="Times New Roman" w:eastAsia="Times New Roman" w:hAnsi="Times New Roman"/>
      <w:sz w:val="20"/>
      <w:szCs w:val="20"/>
    </w:rPr>
    <w:tblPr>
      <w:tblStyleRowBandSize w:val="1"/>
      <w:tblStyleColBandSize w:val="1"/>
    </w:tblPr>
  </w:style>
  <w:style w:type="table" w:styleId="a7" w:customStyle="1">
    <w:basedOn w:val="TableNormal"/>
    <w:rPr>
      <w:rFonts w:ascii="Times New Roman" w:cs="Times New Roman" w:eastAsia="Times New Roman" w:hAnsi="Times New Roman"/>
      <w:sz w:val="20"/>
      <w:szCs w:val="20"/>
    </w:rPr>
    <w:tblPr>
      <w:tblStyleRowBandSize w:val="1"/>
      <w:tblStyleColBandSize w:val="1"/>
    </w:tblPr>
  </w:style>
  <w:style w:type="table" w:styleId="a8" w:customStyle="1">
    <w:basedOn w:val="TableNormal"/>
    <w:rPr>
      <w:rFonts w:ascii="Times New Roman" w:cs="Times New Roman" w:eastAsia="Times New Roman" w:hAnsi="Times New Roman"/>
      <w:sz w:val="20"/>
      <w:szCs w:val="20"/>
    </w:rPr>
    <w:tblPr>
      <w:tblStyleRowBandSize w:val="1"/>
      <w:tblStyleColBandSize w:val="1"/>
    </w:tblPr>
  </w:style>
  <w:style w:type="table" w:styleId="a9" w:customStyle="1">
    <w:basedOn w:val="TableNormal"/>
    <w:rPr>
      <w:rFonts w:ascii="Times New Roman" w:cs="Times New Roman" w:eastAsia="Times New Roman" w:hAnsi="Times New Roman"/>
      <w:sz w:val="20"/>
      <w:szCs w:val="20"/>
    </w:rPr>
    <w:tblPr>
      <w:tblStyleRowBandSize w:val="1"/>
      <w:tblStyleColBandSize w:val="1"/>
    </w:tblPr>
  </w:style>
  <w:style w:type="table" w:styleId="aa" w:customStyle="1">
    <w:basedOn w:val="TableNormal"/>
    <w:rPr>
      <w:rFonts w:ascii="Times New Roman" w:cs="Times New Roman" w:eastAsia="Times New Roman" w:hAnsi="Times New Roman"/>
      <w:sz w:val="20"/>
      <w:szCs w:val="20"/>
    </w:rPr>
    <w:tblPr>
      <w:tblStyleRowBandSize w:val="1"/>
      <w:tblStyleColBandSize w:val="1"/>
    </w:tblPr>
  </w:style>
  <w:style w:type="table" w:styleId="ab" w:customStyle="1">
    <w:basedOn w:val="TableNormal"/>
    <w:rPr>
      <w:rFonts w:ascii="Times New Roman" w:cs="Times New Roman" w:eastAsia="Times New Roman" w:hAnsi="Times New Roman"/>
      <w:sz w:val="20"/>
      <w:szCs w:val="20"/>
    </w:rPr>
    <w:tblPr>
      <w:tblStyleRowBandSize w:val="1"/>
      <w:tblStyleColBandSize w:val="1"/>
    </w:tblPr>
  </w:style>
  <w:style w:type="table" w:styleId="ac" w:customStyle="1">
    <w:basedOn w:val="TableNormal"/>
    <w:rPr>
      <w:rFonts w:ascii="Times New Roman" w:cs="Times New Roman" w:eastAsia="Times New Roman" w:hAnsi="Times New Roman"/>
      <w:sz w:val="20"/>
      <w:szCs w:val="20"/>
    </w:rPr>
    <w:tblPr>
      <w:tblStyleRowBandSize w:val="1"/>
      <w:tblStyleColBandSize w:val="1"/>
    </w:tblPr>
  </w:style>
  <w:style w:type="table" w:styleId="ad" w:customStyle="1">
    <w:basedOn w:val="TableNormal"/>
    <w:rPr>
      <w:rFonts w:ascii="Times New Roman" w:cs="Times New Roman" w:eastAsia="Times New Roman" w:hAnsi="Times New Roman"/>
      <w:sz w:val="20"/>
      <w:szCs w:val="20"/>
    </w:rPr>
    <w:tblPr>
      <w:tblStyleRowBandSize w:val="1"/>
      <w:tblStyleColBandSize w:val="1"/>
    </w:tblPr>
  </w:style>
  <w:style w:type="table" w:styleId="ae" w:customStyle="1">
    <w:basedOn w:val="TableNormal"/>
    <w:rPr>
      <w:rFonts w:ascii="Times New Roman" w:cs="Times New Roman" w:eastAsia="Times New Roman" w:hAnsi="Times New Roman"/>
      <w:sz w:val="20"/>
      <w:szCs w:val="20"/>
    </w:rPr>
    <w:tblPr>
      <w:tblStyleRowBandSize w:val="1"/>
      <w:tblStyleColBandSize w:val="1"/>
    </w:tblPr>
  </w:style>
  <w:style w:type="table" w:styleId="af" w:customStyle="1">
    <w:basedOn w:val="TableNormal"/>
    <w:rPr>
      <w:rFonts w:ascii="Times New Roman" w:cs="Times New Roman" w:eastAsia="Times New Roman" w:hAnsi="Times New Roman"/>
      <w:sz w:val="20"/>
      <w:szCs w:val="20"/>
    </w:rPr>
    <w:tblPr>
      <w:tblStyleRowBandSize w:val="1"/>
      <w:tblStyleColBandSize w:val="1"/>
    </w:tblPr>
  </w:style>
  <w:style w:type="table" w:styleId="af0" w:customStyle="1">
    <w:basedOn w:val="TableNormal"/>
    <w:rPr>
      <w:rFonts w:ascii="Times New Roman" w:cs="Times New Roman" w:eastAsia="Times New Roman" w:hAnsi="Times New Roman"/>
      <w:sz w:val="20"/>
      <w:szCs w:val="20"/>
    </w:rPr>
    <w:tblPr>
      <w:tblStyleRowBandSize w:val="1"/>
      <w:tblStyleColBandSize w:val="1"/>
    </w:tblPr>
  </w:style>
  <w:style w:type="table" w:styleId="af1" w:customStyle="1">
    <w:basedOn w:val="TableNormal"/>
    <w:rPr>
      <w:rFonts w:ascii="Times New Roman" w:cs="Times New Roman" w:eastAsia="Times New Roman" w:hAnsi="Times New Roman"/>
      <w:sz w:val="20"/>
      <w:szCs w:val="20"/>
    </w:rPr>
    <w:tblPr>
      <w:tblStyleRowBandSize w:val="1"/>
      <w:tblStyleColBandSize w:val="1"/>
    </w:tblPr>
  </w:style>
  <w:style w:type="paragraph" w:styleId="Footer">
    <w:name w:val="footer"/>
    <w:basedOn w:val="Normal"/>
    <w:link w:val="FooterChar"/>
    <w:uiPriority w:val="99"/>
    <w:unhideWhenUsed w:val="1"/>
    <w:rsid w:val="001D4A78"/>
    <w:pPr>
      <w:tabs>
        <w:tab w:val="center" w:pos="4680"/>
        <w:tab w:val="right" w:pos="9360"/>
      </w:tabs>
    </w:pPr>
  </w:style>
  <w:style w:type="character" w:styleId="FooterChar" w:customStyle="1">
    <w:name w:val="Footer Char"/>
    <w:basedOn w:val="DefaultParagraphFont"/>
    <w:link w:val="Footer"/>
    <w:uiPriority w:val="99"/>
    <w:rsid w:val="001D4A78"/>
  </w:style>
  <w:style w:type="character" w:styleId="PageNumber">
    <w:name w:val="page number"/>
    <w:basedOn w:val="DefaultParagraphFont"/>
    <w:uiPriority w:val="99"/>
    <w:semiHidden w:val="1"/>
    <w:unhideWhenUsed w:val="1"/>
    <w:rsid w:val="001D4A78"/>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aMoPLUBKd5pWSHq/yOnLGxqHmg==">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2020-09-17T13:44:00Z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