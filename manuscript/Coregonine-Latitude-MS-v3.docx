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00" w:lineRule="auto"/>
        <w:rPr>
          <w:rFonts w:ascii="Times New Roman" w:cs="Times New Roman" w:eastAsia="Times New Roman" w:hAnsi="Times New Roman"/>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Influence of warming temperatures on coregonine embryogenesis at local to global scales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0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R. Stewart</w:t>
      </w:r>
      <w:r w:rsidDel="00000000" w:rsidR="00000000" w:rsidRPr="00000000">
        <w:rPr>
          <w:rFonts w:ascii="Times New Roman" w:cs="Times New Roman" w:eastAsia="Times New Roman" w:hAnsi="Times New Roman"/>
          <w:vertAlign w:val="superscript"/>
          <w:rtl w:val="0"/>
        </w:rPr>
        <w:t xml:space="preserve">1,5</w:t>
      </w:r>
      <w:r w:rsidDel="00000000" w:rsidR="00000000" w:rsidRPr="00000000">
        <w:rPr>
          <w:rFonts w:ascii="Times New Roman" w:cs="Times New Roman" w:eastAsia="Times New Roman" w:hAnsi="Times New Roman"/>
          <w:rtl w:val="0"/>
        </w:rPr>
        <w:t xml:space="preserve">, Mikko Makinen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Chloé Goulon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Jean Guillard</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Timo Marjomäki</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Emilien Lasne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Juha Karjalainen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Jason D. Stockwell</w:t>
      </w: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tl w:val="0"/>
        </w:rPr>
      </w:r>
    </w:p>
    <w:p w:rsidR="00000000" w:rsidDel="00000000" w:rsidP="00000000" w:rsidRDefault="00000000" w:rsidRPr="00000000" w14:paraId="0000000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Department of Biology, University of Vermont, USA</w:t>
      </w:r>
    </w:p>
    <w:p w:rsidR="00000000" w:rsidDel="00000000" w:rsidP="00000000" w:rsidRDefault="00000000" w:rsidRPr="00000000" w14:paraId="0000000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University of Jyväskylä, Finland</w:t>
      </w:r>
    </w:p>
    <w:p w:rsidR="00000000" w:rsidDel="00000000" w:rsidP="00000000" w:rsidRDefault="00000000" w:rsidRPr="00000000" w14:paraId="0000000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UMR CARRTEL INRAE-Université Savoie Mont Blanc, France</w:t>
      </w:r>
    </w:p>
    <w:p w:rsidR="00000000" w:rsidDel="00000000" w:rsidP="00000000" w:rsidRDefault="00000000" w:rsidRPr="00000000" w14:paraId="0000000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UMR ESE Agrocampus Ouest-INRAE, France</w:t>
      </w:r>
    </w:p>
    <w:p w:rsidR="00000000" w:rsidDel="00000000" w:rsidP="00000000" w:rsidRDefault="00000000" w:rsidRPr="00000000" w14:paraId="0000000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5</w:t>
      </w:r>
      <w:r w:rsidDel="00000000" w:rsidR="00000000" w:rsidRPr="00000000">
        <w:rPr>
          <w:rFonts w:ascii="Times New Roman" w:cs="Times New Roman" w:eastAsia="Times New Roman" w:hAnsi="Times New Roman"/>
          <w:rtl w:val="0"/>
        </w:rPr>
        <w:t xml:space="preserve">Rubenstein Ecosystem Science Laboratory, University of Vermont, USA</w:t>
      </w:r>
    </w:p>
    <w:p w:rsidR="00000000" w:rsidDel="00000000" w:rsidP="00000000" w:rsidRDefault="00000000" w:rsidRPr="00000000" w14:paraId="0000000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Will write after feedback.</w:t>
      </w:r>
      <w:r w:rsidDel="00000000" w:rsidR="00000000" w:rsidRPr="00000000">
        <w:rPr>
          <w:rtl w:val="0"/>
        </w:rPr>
      </w:r>
    </w:p>
    <w:p w:rsidR="00000000" w:rsidDel="00000000" w:rsidP="00000000" w:rsidRDefault="00000000" w:rsidRPr="00000000" w14:paraId="0000000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INTRODUCTION:</w:t>
      </w:r>
      <w:r w:rsidDel="00000000" w:rsidR="00000000" w:rsidRPr="00000000">
        <w:rPr>
          <w:rtl w:val="0"/>
        </w:rPr>
      </w:r>
    </w:p>
    <w:p w:rsidR="00000000" w:rsidDel="00000000" w:rsidP="00000000" w:rsidRDefault="00000000" w:rsidRPr="00000000" w14:paraId="0000000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lakes are one of the most sensitive ecosystems to climate change (Woolway et al. 2020). One of the greatest threats of climate change to lakes is the unprecedented rise of water temperatures on a global scale (Austin and Colman 2007, O’Reilly et al. 2015, Woolway et al. 2017), although the rise is not projected to be consistent across regions, seasons, or lake types (O’Reilly et al. 2015, McCullough et al. 2019). </w:t>
      </w:r>
      <w:r w:rsidDel="00000000" w:rsidR="00000000" w:rsidRPr="00000000">
        <w:rPr>
          <w:rFonts w:ascii="Times New Roman" w:cs="Times New Roman" w:eastAsia="Times New Roman" w:hAnsi="Times New Roman"/>
          <w:rtl w:val="0"/>
        </w:rPr>
        <w:t xml:space="preserve">The greatest seasonal increase in water temperature of seasonally ice-covered lakes is projected to take place during the spring (Schindler et al. 1990, Winslow et al. 2017), and the greatest seasonal increase in air temperature is expected during winter in northern Europe and North America (Christensen et al. 2007). </w:t>
      </w:r>
    </w:p>
    <w:p w:rsidR="00000000" w:rsidDel="00000000" w:rsidP="00000000" w:rsidRDefault="00000000" w:rsidRPr="00000000" w14:paraId="0000001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Warming</w:t>
      </w:r>
      <w:r w:rsidDel="00000000" w:rsidR="00000000" w:rsidRPr="00000000">
        <w:rPr>
          <w:rFonts w:ascii="Times New Roman" w:cs="Times New Roman" w:eastAsia="Times New Roman" w:hAnsi="Times New Roman"/>
          <w:rtl w:val="0"/>
        </w:rPr>
        <w:t xml:space="preserve"> spring water temperatures and increases in the length of the frost-free season can prolong annual growing seasons with warmer summers, longer autumns, and shorter ice-cover duration (Meehl et al. 2007). Temperature is an abiotic master factor for aquatic ecosystems because water temperature directly affects the physical and chemical properties of water, and phenological and reproductive events, metabolic rates, growth, and survival of aquatic organisms (Brett 1979, Gillooly et al. 2002, Brown et al. 2004, Ohlberger et al. 2007, Busch et al. 2012, Little et al. 2020). Although the broader impacts of climate-derived changes in lake dynamics remain unclear (Shatwell et al. 2019), the responses of many lake organisms are projected to be inadequate to counter the speed and magnitude of climate change, leaving some species vulnerable to decline and extinction (Hoffmann and Sgrò 2011). These pressures present challenges for biodiversity conservation and sustainability of ecosystem services. To navigate challenges, a foundational understanding of the primary threats to aquatic ecosystems and organisms across a range of spatial scales from local to global is needed (Vörösmarty et al. 2010, Halpern et al. 2015, Langhans et al. 2019).</w:t>
      </w:r>
    </w:p>
    <w:p w:rsidR="00000000" w:rsidDel="00000000" w:rsidP="00000000" w:rsidRDefault="00000000" w:rsidRPr="00000000" w14:paraId="0000001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effects of increasing temperature on lake fishes are predicted to lead to declines in cold-water species and increases in warm-water species (Comte et al. 2013, Hansen et al. 2017). Species that possess narrow optimal thermal ranges, live near their thermal limits, or have long development times at cold temperatures are at-risk under warming climate scenarios as temperature can have strong effects at early-life stages (Blaxter 1991, Pepin 1991, Ficke et al. 2007, Lim et al. 2017, Dahlke et al. 2020). Unlike their marine counterparts, most freshwater fishes are restricted to lake systems, where their ability to evade the effects of climate change is impeded due to the isolated nature of lakes (Ficke et al. 2007). Fundamental questions for eco-evolutionary and conservation biologists in a global change context include how lake fishes will respond to rising water temperatures and what adaptive mechanisms may be involved (Hairston et al. 2005, Kinnison and Hairston 2007, Pelletier et al. 2009). Shifts in physiology of lake fish populations living close to their upper thermal limits will be required if species are to persist under increasingly stressful thermal conditions (Woolsey et al. 2015, Howells et al. 2016). </w:t>
      </w:r>
    </w:p>
    <w:p w:rsidR="00000000" w:rsidDel="00000000" w:rsidP="00000000" w:rsidRDefault="00000000" w:rsidRPr="00000000" w14:paraId="0000001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whitefishes, Salmonidae Coregoninae (hereafter coregonines), are of great socio-economic value (Nyberg et al. 2001, Ebener et al. 2008b, 2008a, Vonlanthen et al. 2009, 2012, Lynch et al. 2015, 2016), and are also considered to be critically sensitive to the effects of climate change because they are cold, stenothermic fishes (Stockwell et al. 2009, Elliott and Bell 2011, Jeppesen et al. 2012, Isaak 2014, Jonsson and Jonsson 2014, Karjalainen et al. 2015, 2016a). Coregonine fisheries worldwide have experienced population declines due to highly variable and weak year-class strengths (Nyberg et al. 2001, Vonlanthen et al. 2012, Anneville et al. 2015, Myers et al. 2015). In the 20th century, causes of decline included fishing and stocking practices (Anneville et al. 2015) and eutrophication causing poor incubation conditions (Müller 1992, Vonlanthen et al. 2012). Today, the trophic state of lakes and fisheries management practices are improving, but coregonines continue to be the focus of r</w:t>
      </w:r>
      <w:r w:rsidDel="00000000" w:rsidR="00000000" w:rsidRPr="00000000">
        <w:rPr>
          <w:rFonts w:ascii="Times New Roman" w:cs="Times New Roman" w:eastAsia="Times New Roman" w:hAnsi="Times New Roman"/>
          <w:rtl w:val="0"/>
        </w:rPr>
        <w:t xml:space="preserve">eintroduction, restoration, and conservation efforts</w:t>
      </w:r>
      <w:r w:rsidDel="00000000" w:rsidR="00000000" w:rsidRPr="00000000">
        <w:rPr>
          <w:rFonts w:ascii="Times New Roman" w:cs="Times New Roman" w:eastAsia="Times New Roman" w:hAnsi="Times New Roman"/>
          <w:rtl w:val="0"/>
        </w:rPr>
        <w:t xml:space="preserve"> in many lakes (Favé and Turgeon 2008, Zimmerman and Krueger 2009, Bronte et al. 2017). Reasons for declining recruitment are unknown, but climate change, increasing water temperatures, and habitat degradation are hypothesized as causal factors (Nyberg et al. 2001, Marjomäki et al. 2004, Jeppesen et al. 2012, Anneville et al. 2015, Karjalainen et al. 2015, 2016a). </w:t>
      </w:r>
    </w:p>
    <w:p w:rsidR="00000000" w:rsidDel="00000000" w:rsidP="00000000" w:rsidRDefault="00000000" w:rsidRPr="00000000" w14:paraId="0000001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Coregonines generally spawn during late-autumn, embryos incubate over winter, and hatch in late-spring (Karjalainen et al. 2000, Stockwell et al. 2009). The time between fertilization and hatching is inversely related to water temperature (Colby and Brooke 1970, 1973, Luczynski and Kirklewska 1984, Pauly and Pullin 1988, Karjalainen et al. 2016a). Rising spring water temperatures trigger hatching in autumn-spawned coregonine embryos (Häkkinen et al. 2002, Urpanen et al. 2005, Karjalainen et al. 2015). The length of the newly-hatched larvae is positively and negatively correlated with the length and temperature of incubation, respectively (Colby and Brooke 1970, 1973, Luczynski et al. 1984, Karjalainen et al. 2015). The long period between spawning and hatching exposes coregonines to a variety of thermal conditions, potentially resulting in a wide range of environmentally-induced phenotypes or plastic responses (Karjalainen et al. 2015, 2016a, 2016b). Some coregonines have </w:t>
      </w:r>
      <w:r w:rsidDel="00000000" w:rsidR="00000000" w:rsidRPr="00000000">
        <w:rPr>
          <w:rFonts w:ascii="Times New Roman" w:cs="Times New Roman" w:eastAsia="Times New Roman" w:hAnsi="Times New Roman"/>
          <w:rtl w:val="0"/>
        </w:rPr>
        <w:t xml:space="preserve">demonstrated the ability</w:t>
      </w:r>
      <w:r w:rsidDel="00000000" w:rsidR="00000000" w:rsidRPr="00000000">
        <w:rPr>
          <w:rFonts w:ascii="Times New Roman" w:cs="Times New Roman" w:eastAsia="Times New Roman" w:hAnsi="Times New Roman"/>
          <w:rtl w:val="0"/>
        </w:rPr>
        <w:t xml:space="preserve"> to respond to winter temperature changes within the limits of phenotypic plasticity and through genetic adaptive changes, such as different embryo developmental rates under short and long winter conditions (Karjalainen et al. 2015, 2016a).</w:t>
      </w:r>
    </w:p>
    <w:p w:rsidR="00000000" w:rsidDel="00000000" w:rsidP="00000000" w:rsidRDefault="00000000" w:rsidRPr="00000000" w14:paraId="0000001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variation is also important to consider with phenotypic plasticity. Many fishes in high-latitudes are adapted to relatively colder waters, extensive periods of ice cover, and decreased daylight (Reist et al. 2006). Thus, in high-latitude environments, populations can show differential long-term adaptation to climates across a latitudinal gradient (Conover and Present 1990, Yamahira and Conover 2002, Chavarie et al. 2010, Wilder et al. 2020). </w:t>
      </w:r>
      <w:r w:rsidDel="00000000" w:rsidR="00000000" w:rsidRPr="00000000">
        <w:rPr>
          <w:rFonts w:ascii="Times New Roman" w:cs="Times New Roman" w:eastAsia="Times New Roman" w:hAnsi="Times New Roman"/>
          <w:rtl w:val="0"/>
        </w:rPr>
        <w:t xml:space="preserve">For example, a number of fishes have demonstrated an inverse relationship between length of the growing season and reproductive characteristics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countergradient variation; Conover and Present 1990, Conover and Schultz 1995, Schultz et al. 1996, 1998, Billerbeck et al. 2000, Jonassen 2000, Yamahira and Conover 2002, Chavarie et al. 2010). Fishes at high latitudes experience lower temperatures overall and shorter growing seasons and should exhibit lower standard metabolic rates, growth rates, and smaller size-at-age than individuals at low latitudes (Reist et al. 2006)</w:t>
      </w:r>
      <w:r w:rsidDel="00000000" w:rsidR="00000000" w:rsidRPr="00000000">
        <w:rPr>
          <w:rFonts w:ascii="Times New Roman" w:cs="Times New Roman" w:eastAsia="Times New Roman" w:hAnsi="Times New Roman"/>
          <w:rtl w:val="0"/>
        </w:rPr>
        <w:t xml:space="preserve">. However, for cold-water stenothermic fishes, water temperatures at low latitudes may exceed their optimal range for significant portions of the growing season, or the amount of optimal thermal habitat narrow, while water temperatures at high latitudes may remain near the optimum for maximal growth efficiency throughout the growing season (Conover and Schultz 1995). Because water temperature has a great influence on fish physiology and can vary across latitudes, a wide range of responses by populations to increasing temperatures across latitudes is possible (Reist et al. 2006). Coregonines occur broadly across northern latitudes and are an ideal group to test how cold-water fishes may adapt 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 (Hoffmann and Sgrò 2011).</w:t>
      </w:r>
    </w:p>
    <w:p w:rsidR="00000000" w:rsidDel="00000000" w:rsidP="00000000" w:rsidRDefault="00000000" w:rsidRPr="00000000" w14:paraId="0000001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objective was to experimentally analyze the response of early-life stage coregonines</w:t>
      </w:r>
      <w:sdt>
        <w:sdtPr>
          <w:tag w:val="goog_rdk_4"/>
        </w:sdtPr>
        <w:sdtContent>
          <w:commentRangeStart w:id="4"/>
        </w:sdtContent>
      </w:sdt>
      <w:sdt>
        <w:sdtPr>
          <w:tag w:val="goog_rdk_5"/>
        </w:sdtPr>
        <w:sdtContent>
          <w:commentRangeStart w:id="5"/>
        </w:sdtContent>
      </w:sdt>
      <w:r w:rsidDel="00000000" w:rsidR="00000000" w:rsidRPr="00000000">
        <w:rPr>
          <w:rFonts w:ascii="Times New Roman" w:cs="Times New Roman" w:eastAsia="Times New Roman" w:hAnsi="Times New Roman"/>
          <w:rtl w:val="0"/>
        </w:rPr>
        <w:t xml:space="preserve">, within conspecifics across lake systems, between congeners within the same lake system, and among congeners across all lake systems, to a thermal gradient using a novel incubation method that enables global comparisons.</w:t>
      </w:r>
      <w:commentRangeEnd w:id="4"/>
      <w:r w:rsidDel="00000000" w:rsidR="00000000" w:rsidRPr="00000000">
        <w:commentReference w:id="4"/>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We hypothesized that coregonines would have differential levels of phenotypic plasticity in life-history and morphological traits of embryos in response to warming winter incubation conditions based on their </w:t>
      </w:r>
      <w:r w:rsidDel="00000000" w:rsidR="00000000" w:rsidRPr="00000000">
        <w:rPr>
          <w:rFonts w:ascii="Times New Roman" w:cs="Times New Roman" w:eastAsia="Times New Roman" w:hAnsi="Times New Roman"/>
          <w:rtl w:val="0"/>
        </w:rPr>
        <w:t xml:space="preserve">locally adapted environments</w:t>
      </w:r>
      <w:r w:rsidDel="00000000" w:rsidR="00000000" w:rsidRPr="00000000">
        <w:rPr>
          <w:rFonts w:ascii="Times New Roman" w:cs="Times New Roman" w:eastAsia="Times New Roman" w:hAnsi="Times New Roman"/>
          <w:rtl w:val="0"/>
        </w:rPr>
        <w:t xml:space="preserve">. We predicted coregonines that share the same thermal environment respond similarly and geographically distinct groups with different thermal environments respond dissimilarly to increasing incubation temperatures. Alternatively, coregonines adapted to lower incubation water temperatures and longer winters have more efficient physiological processes and higher flexibility in development rates, compared to coregonines living at warmer water temperatures and in locations with short winters.</w:t>
      </w:r>
    </w:p>
    <w:p w:rsidR="00000000" w:rsidDel="00000000" w:rsidP="00000000" w:rsidRDefault="00000000" w:rsidRPr="00000000" w14:paraId="0000001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1E">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Study Species and Locations</w:t>
      </w:r>
    </w:p>
    <w:p w:rsidR="00000000" w:rsidDel="00000000" w:rsidP="00000000" w:rsidRDefault="00000000" w:rsidRPr="00000000" w14:paraId="0000001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cross-lake, cross-continent, cross-species approach to evaluate the responses and thermal tolerances of coregonine embryos to changing thermal regimes. Wild-caught populations of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in Lake Superior (LS-Cisco; USA/Canada) and Lake Ontario (LO-Cisco; USA/Canada), and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LK-Vendace)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LK-Whitefish) in Lake Southern Konnevesi (Finland; Figure 1) were sampled. </w:t>
      </w:r>
    </w:p>
    <w:p w:rsidR="00000000" w:rsidDel="00000000" w:rsidP="00000000" w:rsidRDefault="00000000" w:rsidRPr="00000000" w14:paraId="0000002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Cisco</w:t>
      </w:r>
      <w:r w:rsidDel="00000000" w:rsidR="00000000" w:rsidRPr="00000000">
        <w:rPr>
          <w:rFonts w:ascii="Times New Roman" w:cs="Times New Roman" w:eastAsia="Times New Roman" w:hAnsi="Times New Roman"/>
          <w:rtl w:val="0"/>
        </w:rPr>
        <w:t xml:space="preserve"> is </w:t>
      </w:r>
      <w:r w:rsidDel="00000000" w:rsidR="00000000" w:rsidRPr="00000000">
        <w:rPr>
          <w:rFonts w:ascii="Times New Roman" w:cs="Times New Roman" w:eastAsia="Times New Roman" w:hAnsi="Times New Roman"/>
          <w:rtl w:val="0"/>
        </w:rPr>
        <w:t xml:space="preserve">one of the most widespread of the North American species of coregonines (Eshenroder et al. 2016) and were one of the most abundant fish in the Great Lakes (Yule et al. 2013). Cisco is found in north-central to eastern United States and throughout most of Canada, with the lower Great Lakes close to its southernmost extent (Scott and Crossman 1973). Cisco spawning is initiated when water temperatures reach 4-5°C (Pritchard 1931, Eshenroder et al. 2016) and takes place over different spawning habitats and depths. Spawning can occur at depths ranging from 1-5 m over bedrock shoals in Lake Ontario (Pritchard 1931, Paufve 2019) and at depths ranging from 10-64 m over soft sediment in Lake Superior (Dryer and Beil 1964, </w:t>
      </w:r>
      <w:r w:rsidDel="00000000" w:rsidR="00000000" w:rsidRPr="00000000">
        <w:rPr>
          <w:rFonts w:ascii="Times New Roman" w:cs="Times New Roman" w:eastAsia="Times New Roman" w:hAnsi="Times New Roman"/>
          <w:rtl w:val="0"/>
        </w:rPr>
        <w:t xml:space="preserve">Paufve 2019</w:t>
      </w:r>
      <w:r w:rsidDel="00000000" w:rsidR="00000000" w:rsidRPr="00000000">
        <w:rPr>
          <w:rFonts w:ascii="Times New Roman" w:cs="Times New Roman" w:eastAsia="Times New Roman" w:hAnsi="Times New Roman"/>
          <w:rtl w:val="0"/>
        </w:rPr>
        <w:t xml:space="preserve">). Thermal optima for normal cisco embryo development is between 2 and 8°C (Colby and Brooke 1970, Brooke and Colby 1980). However, temperature data at historical spawning grounds indicate that </w:t>
      </w:r>
      <w:r w:rsidDel="00000000" w:rsidR="00000000" w:rsidRPr="00000000">
        <w:rPr>
          <w:rFonts w:ascii="Times New Roman" w:cs="Times New Roman" w:eastAsia="Times New Roman" w:hAnsi="Times New Roman"/>
          <w:i w:val="1"/>
          <w:rtl w:val="0"/>
        </w:rPr>
        <w:t xml:space="preserve">in-situ</w:t>
      </w:r>
      <w:r w:rsidDel="00000000" w:rsidR="00000000" w:rsidRPr="00000000">
        <w:rPr>
          <w:rFonts w:ascii="Times New Roman" w:cs="Times New Roman" w:eastAsia="Times New Roman" w:hAnsi="Times New Roman"/>
          <w:rtl w:val="0"/>
        </w:rPr>
        <w:t xml:space="preserve"> incubations typically occur between 1 and 4°C, with Lake Ontario warmer than Lake Superior (</w:t>
      </w:r>
      <w:sdt>
        <w:sdtPr>
          <w:tag w:val="goog_rdk_6"/>
        </w:sdtPr>
        <w:sdtContent>
          <w:commentRangeStart w:id="6"/>
        </w:sdtContent>
      </w:sdt>
      <w:r w:rsidDel="00000000" w:rsidR="00000000" w:rsidRPr="00000000">
        <w:rPr>
          <w:rFonts w:ascii="Times New Roman" w:cs="Times New Roman" w:eastAsia="Times New Roman" w:hAnsi="Times New Roman"/>
          <w:rtl w:val="0"/>
        </w:rPr>
        <w:t xml:space="preserve">Figure X; unpublished data</w:t>
      </w:r>
      <w:commentRangeEnd w:id="6"/>
      <w:r w:rsidDel="00000000" w:rsidR="00000000" w:rsidRPr="00000000">
        <w:commentReference w:id="6"/>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line="300" w:lineRule="auto"/>
        <w:rPr>
          <w:rFonts w:ascii="Times New Roman" w:cs="Times New Roman" w:eastAsia="Times New Roman" w:hAnsi="Times New Roman"/>
          <w:i w:val="1"/>
        </w:rPr>
      </w:pPr>
      <w:sdt>
        <w:sdtPr>
          <w:tag w:val="goog_rdk_7"/>
        </w:sdtPr>
        <w:sdtContent>
          <w:commentRangeStart w:id="7"/>
        </w:sdtContent>
      </w:sdt>
      <w:r w:rsidDel="00000000" w:rsidR="00000000" w:rsidRPr="00000000">
        <w:rPr>
          <w:rFonts w:ascii="Times New Roman" w:cs="Times New Roman" w:eastAsia="Times New Roman" w:hAnsi="Times New Roman"/>
          <w:rtl w:val="0"/>
        </w:rPr>
        <w:t xml:space="preserve">Vendace (</w:t>
      </w:r>
      <w:r w:rsidDel="00000000" w:rsidR="00000000" w:rsidRPr="00000000">
        <w:rPr>
          <w:rFonts w:ascii="Times New Roman" w:cs="Times New Roman" w:eastAsia="Times New Roman" w:hAnsi="Times New Roman"/>
          <w:i w:val="1"/>
          <w:rtl w:val="0"/>
        </w:rPr>
        <w:t xml:space="preserve">C. albula)</w:t>
      </w:r>
    </w:p>
    <w:p w:rsidR="00000000" w:rsidDel="00000000" w:rsidP="00000000" w:rsidRDefault="00000000" w:rsidRPr="00000000" w14:paraId="00000024">
      <w:pPr>
        <w:spacing w:line="30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European whitefish (</w:t>
      </w:r>
      <w:r w:rsidDel="00000000" w:rsidR="00000000" w:rsidRPr="00000000">
        <w:rPr>
          <w:rFonts w:ascii="Times New Roman" w:cs="Times New Roman" w:eastAsia="Times New Roman" w:hAnsi="Times New Roman"/>
          <w:i w:val="1"/>
          <w:rtl w:val="0"/>
        </w:rPr>
        <w:t xml:space="preserve">C. lavaretus)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25">
      <w:pPr>
        <w:spacing w:line="300" w:lineRule="auto"/>
        <w:rPr>
          <w:rFonts w:ascii="Times New Roman" w:cs="Times New Roman" w:eastAsia="Times New Roman" w:hAnsi="Times New Roman"/>
          <w:i w:val="1"/>
        </w:rPr>
      </w:pPr>
      <w:sdt>
        <w:sdtPr>
          <w:tag w:val="goog_rdk_8"/>
        </w:sdtPr>
        <w:sdtContent>
          <w:commentRangeStart w:id="8"/>
        </w:sdtContent>
      </w:sdt>
      <w:sdt>
        <w:sdtPr>
          <w:tag w:val="goog_rdk_9"/>
        </w:sdtPr>
        <w:sdtContent>
          <w:commentRangeStart w:id="9"/>
        </w:sdtContent>
      </w:sdt>
      <w:r w:rsidDel="00000000" w:rsidR="00000000" w:rsidRPr="00000000">
        <w:rPr>
          <w:rFonts w:ascii="Times New Roman" w:cs="Times New Roman" w:eastAsia="Times New Roman" w:hAnsi="Times New Roman"/>
          <w:color w:val="ff0000"/>
        </w:rPr>
        <w:drawing>
          <wp:inline distB="114300" distT="114300" distL="114300" distR="114300">
            <wp:extent cx="5129213" cy="2992041"/>
            <wp:effectExtent b="0" l="0" r="0" t="0"/>
            <wp:docPr id="4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29213" cy="2992041"/>
                    </a:xfrm>
                    <a:prstGeom prst="rect"/>
                    <a:ln/>
                  </pic:spPr>
                </pic:pic>
              </a:graphicData>
            </a:graphic>
          </wp:inline>
        </w:drawing>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6">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Adult Collections</w:t>
      </w:r>
    </w:p>
    <w:p w:rsidR="00000000" w:rsidDel="00000000" w:rsidP="00000000" w:rsidRDefault="00000000" w:rsidRPr="00000000" w14:paraId="0000002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Adults were sampled using gillnets in Lake Superior, trap nets in Lake Ontario, and seines in Lake Southern Konnevesi. Adult field collections occurred during coregonine spawning periods for Lake Ontario and Lake Superior. On Lake Southern Konnevesi, adults were collected prior to spawning and held in</w:t>
      </w:r>
      <w:r w:rsidDel="00000000" w:rsidR="00000000" w:rsidRPr="00000000">
        <w:rPr>
          <w:rFonts w:ascii="Times New Roman" w:cs="Times New Roman" w:eastAsia="Times New Roman" w:hAnsi="Times New Roman"/>
          <w:rtl w:val="0"/>
        </w:rPr>
        <w:t xml:space="preserve"> aquaculture pool</w:t>
      </w:r>
      <w:r w:rsidDel="00000000" w:rsidR="00000000" w:rsidRPr="00000000">
        <w:rPr>
          <w:rFonts w:ascii="Times New Roman" w:cs="Times New Roman" w:eastAsia="Times New Roman" w:hAnsi="Times New Roman"/>
          <w:rtl w:val="0"/>
        </w:rPr>
        <w:t xml:space="preserve">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rsidR="00000000" w:rsidDel="00000000" w:rsidP="00000000" w:rsidRDefault="00000000" w:rsidRPr="00000000" w14:paraId="0000002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clarity, our operational use of a study group is to represent a single species within a single lake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cisco in Lake Superior).</w:t>
      </w:r>
    </w:p>
    <w:p w:rsidR="00000000" w:rsidDel="00000000" w:rsidP="00000000" w:rsidRDefault="00000000" w:rsidRPr="00000000" w14:paraId="0000002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Crossing Design and Fertilization</w:t>
      </w:r>
    </w:p>
    <w:p w:rsidR="00000000" w:rsidDel="00000000" w:rsidP="00000000" w:rsidRDefault="00000000" w:rsidRPr="00000000" w14:paraId="0000002C">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Eggs and milt were stripped from dams and sires from each study group and artificially fertilized under a blocked, nested full-sib, half-sib fertilization design (Figure 2) to create a maximum of 48 full-sibling families nested within half-siblings per group. The crossing design maximized the amount of genetic variation and minimized the potential loss of multiple families if a dam or sire produced poor quality gametes, compared to a full-factorial design. Adults used in the experiment were divided into three or four fertilization blocks. A single block consisted of four sires each paired to three unrelated dams, where all offspring of a given dam were full siblings. Fertilizations were performed block by block to ensure germ cell survival.</w:t>
      </w:r>
    </w:p>
    <w:p w:rsidR="00000000" w:rsidDel="00000000" w:rsidP="00000000" w:rsidRDefault="00000000" w:rsidRPr="00000000" w14:paraId="0000002D">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Approximately 200 eggs per dam were fertilized with an equal amount of milt (5-15 μl) from each sire in the block. After the addition of milt, water was added to activate the germ cells and gently mixed for one minute. The embryos were rinsed with water 2-3 times until the water was clear.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total length, mass, and egg diameter) were collected on adults. Fertilization success was determined by haphazardly taking 10 embryos from each family and assessing under microscopy within 72-hours post-fertilization (Oberlercher and Wanzenböck 2016). If fertilization was low (&lt;30%), the family was removed from the experimental setup. </w:t>
      </w:r>
    </w:p>
    <w:p w:rsidR="00000000" w:rsidDel="00000000" w:rsidP="00000000" w:rsidRDefault="00000000" w:rsidRPr="00000000" w14:paraId="0000002F">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Rearing Conditions</w:t>
      </w:r>
    </w:p>
    <w:p w:rsidR="00000000" w:rsidDel="00000000" w:rsidP="00000000" w:rsidRDefault="00000000" w:rsidRPr="00000000" w14:paraId="0000003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Embryos from successfully fertilized families were individually distributed into 24-well cell culture microplates and incubated in 2 ml of reconstructed fresh water.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IPP260Plus) and climate-controlled rooms at JYU (Huurre</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Experimental incubation temperature treatments were chosen to mimic in situ temperatures and to exceed optimum embryonic development temperatures. Forced airflow was used in both the climate-controlled chambers and rooms to ensure equal air circulation around the microplates. All microplates were covered to minimize evaporation. Microplate orientation and position were rotated weekly to eliminate any temperature heterogeneity within the chambers and rooms. Water temperatures were recorded hourly with loggers (HOBO</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Fonts w:ascii="Times New Roman" w:cs="Times New Roman" w:eastAsia="Times New Roman" w:hAnsi="Times New Roman"/>
          <w:rtl w:val="0"/>
        </w:rPr>
        <w:t xml:space="preserve"> Water Temperature Pro v2 at UVM and Escort iMini at JYU) and daily mean water temperatures calculated. Incubations took place in the dark, with the exception of short </w:t>
      </w:r>
      <w:sdt>
        <w:sdtPr>
          <w:tag w:val="goog_rdk_10"/>
        </w:sdtPr>
        <w:sdtContent>
          <w:ins w:author="Jason Stockwell" w:id="0" w:date="2020-12-04T13:02:31Z"/>
          <w:sdt>
            <w:sdtPr>
              <w:tag w:val="goog_rdk_11"/>
            </w:sdtPr>
            <w:sdtContent>
              <w:commentRangeStart w:id="10"/>
            </w:sdtContent>
          </w:sdt>
          <w:ins w:author="Jason Stockwell" w:id="0" w:date="2020-12-04T13:02:31Z">
            <w:r w:rsidDel="00000000" w:rsidR="00000000" w:rsidRPr="00000000">
              <w:rPr>
                <w:rFonts w:ascii="Times New Roman" w:cs="Times New Roman" w:eastAsia="Times New Roman" w:hAnsi="Times New Roman"/>
                <w:rtl w:val="0"/>
              </w:rPr>
              <w:t xml:space="preserve">(&lt; XX mins?) </w:t>
            </w:r>
          </w:ins>
        </w:sdtContent>
      </w:sdt>
      <w:commentRangeEnd w:id="10"/>
      <w:r w:rsidDel="00000000" w:rsidR="00000000" w:rsidRPr="00000000">
        <w:commentReference w:id="10"/>
      </w:r>
      <w:r w:rsidDel="00000000" w:rsidR="00000000" w:rsidRPr="00000000">
        <w:rPr>
          <w:rFonts w:ascii="Times New Roman" w:cs="Times New Roman" w:eastAsia="Times New Roman" w:hAnsi="Times New Roman"/>
          <w:rtl w:val="0"/>
        </w:rPr>
        <w:t xml:space="preserve">maintenance periods. Microplates were checked weekly for dead eggs and the eye-up stage. During the hatch period, microplates were checked on a two-day cycle for newly hatched larvae. All newly hatched larvae were photographed for life-history and morphological traits. For Lake Southern Konnevesi, the larvae were preserved in ethanol at hatch and flushed and soak in distilled water for 15 min before measuring the total length and fresh mass under the microscope (Karjalainen 1992).</w:t>
      </w:r>
    </w:p>
    <w:p w:rsidR="00000000" w:rsidDel="00000000" w:rsidP="00000000" w:rsidRDefault="00000000" w:rsidRPr="00000000" w14:paraId="0000003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during incubations were maintained near the target incubation temperature for the cold and warm treatments at each lab. Incubation water temperatures for the cold and warmest treatments were lower than the target incubation temperature at JYU, but not at UVM (Table 1).</w:t>
      </w:r>
    </w:p>
    <w:p w:rsidR="00000000" w:rsidDel="00000000" w:rsidP="00000000" w:rsidRDefault="00000000" w:rsidRPr="00000000" w14:paraId="0000003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u w:val="single"/>
          <w:rtl w:val="0"/>
        </w:rPr>
        <w:t xml:space="preserve">Life-History and Morphological Traits</w:t>
      </w:r>
      <w:r w:rsidDel="00000000" w:rsidR="00000000" w:rsidRPr="00000000">
        <w:rPr>
          <w:rtl w:val="0"/>
        </w:rPr>
      </w:r>
    </w:p>
    <w:p w:rsidR="00000000" w:rsidDel="00000000" w:rsidP="00000000" w:rsidRDefault="00000000" w:rsidRPr="00000000" w14:paraId="0000003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estimated as the percent of embryos surviving between the eye-up and hatch stages. Incubation period was assessed by two variables: the number of days from fertilization to hatching (days post-fertilization; DPF) and the sum of the degree-days (accumulated degree-days; ADD). Total length-at-hatch (mm) and yolk-sac volume (YSV;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were measured from five individuals per family at, or as close as possible to, 50% hatching for each family. Yolk-sac volume was calculated assuming the shape of an ellipse (Blaxter 1963): </w:t>
      </w:r>
    </w:p>
    <w:p w:rsidR="00000000" w:rsidDel="00000000" w:rsidP="00000000" w:rsidRDefault="00000000" w:rsidRPr="00000000" w14:paraId="00000037">
      <w:pPr>
        <w:jc w:val="center"/>
        <w:rPr>
          <w:rFonts w:ascii="Times New Roman" w:cs="Times New Roman" w:eastAsia="Times New Roman" w:hAnsi="Times New Roman"/>
        </w:rPr>
      </w:pPr>
      <m:oMath>
        <m:r>
          <w:rPr>
            <w:rFonts w:ascii="Times New Roman" w:cs="Times New Roman" w:eastAsia="Times New Roman" w:hAnsi="Times New Roman"/>
          </w:rPr>
          <m:t xml:space="preserve">YSV=  </m:t>
        </m:r>
        <m:f>
          <m:fPr>
            <m:ctrlPr>
              <w:rPr>
                <w:rFonts w:ascii="Times New Roman" w:cs="Times New Roman" w:eastAsia="Times New Roman" w:hAnsi="Times New Roman"/>
              </w:rPr>
            </m:ctrlPr>
          </m:fPr>
          <m:num>
            <m:r>
              <w:rPr>
                <w:rFonts w:ascii="Times New Roman" w:cs="Times New Roman" w:eastAsia="Times New Roman" w:hAnsi="Times New Roman"/>
              </w:rPr>
              <m:t>π</m:t>
            </m:r>
          </m:num>
          <m:den>
            <m:r>
              <w:rPr>
                <w:rFonts w:ascii="Times New Roman" w:cs="Times New Roman" w:eastAsia="Times New Roman" w:hAnsi="Times New Roman"/>
              </w:rPr>
              <m:t xml:space="preserve">6</m:t>
            </m:r>
          </m:den>
        </m:f>
        <m:r>
          <w:rPr>
            <w:rFonts w:ascii="Times New Roman" w:cs="Times New Roman" w:eastAsia="Times New Roman" w:hAnsi="Times New Roman"/>
          </w:rPr>
          <m:t xml:space="preserve"> a</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b</m:t>
            </m:r>
          </m:e>
          <m:sup>
            <m:r>
              <w:rPr>
                <w:rFonts w:ascii="Times New Roman" w:cs="Times New Roman" w:eastAsia="Times New Roman" w:hAnsi="Times New Roman"/>
              </w:rPr>
              <m:t xml:space="preserve">2</m:t>
            </m:r>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3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 = length of the yolk sac (mm) and b = height of the yolk sac (mm). </w:t>
      </w:r>
    </w:p>
    <w:p w:rsidR="00000000" w:rsidDel="00000000" w:rsidP="00000000" w:rsidRDefault="00000000" w:rsidRPr="00000000" w14:paraId="0000003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Statistical Analyses and Estimation of Variance Components</w:t>
      </w:r>
    </w:p>
    <w:p w:rsidR="00000000" w:rsidDel="00000000" w:rsidP="00000000" w:rsidRDefault="00000000" w:rsidRPr="00000000" w14:paraId="0000003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analyzed as a binomial response variable, and incubation period, length-at-hatch, and yolk-sac volume at hatching as continuous response variables. Early embryo mortality induced from fertilization failure produced inequalities in the number of offspring among families and an unbalanced design. The sample size for incubation period is a function of embryo survival and subsequently resulted in an unbalanced design. Therefore, binary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embryo survival) were analyzed with binomial generalized linear mixed-effects models (LMM) and normally distributed data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incubation period, length-at-hatch, and yolk-sac volume) were analyzed with restricted maximum likelihood LMMs with the lme4 package (Bates et al. 2015).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w:t>
      </w:r>
      <w:sdt>
        <w:sdtPr>
          <w:tag w:val="goog_rdk_12"/>
        </w:sdtPr>
        <w:sdtContent>
          <w:commentRangeStart w:id="11"/>
        </w:sdtContent>
      </w:sdt>
      <w:sdt>
        <w:sdtPr>
          <w:tag w:val="goog_rdk_13"/>
        </w:sdtPr>
        <w:sdtContent>
          <w:commentRangeStart w:id="12"/>
        </w:sdtContent>
      </w:sdt>
      <w:r w:rsidDel="00000000" w:rsidR="00000000" w:rsidRPr="00000000">
        <w:rPr>
          <w:rFonts w:ascii="Times New Roman" w:cs="Times New Roman" w:eastAsia="Times New Roman" w:hAnsi="Times New Roman"/>
          <w:rtl w:val="0"/>
        </w:rPr>
        <w:t xml:space="preserve">fixed effects</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Times New Roman" w:cs="Times New Roman" w:eastAsia="Times New Roman" w:hAnsi="Times New Roman"/>
          <w:rtl w:val="0"/>
        </w:rPr>
        <w:t xml:space="preserve"> and sire, dam, family (sire and dam combination), and fertilization block as random effects. Because embryos were raised independently, the replication unit in the statistical models is the individual embryo. All traits were examined </w:t>
      </w:r>
      <w:r w:rsidDel="00000000" w:rsidR="00000000" w:rsidRPr="00000000">
        <w:rPr>
          <w:rFonts w:ascii="Times New Roman" w:cs="Times New Roman" w:eastAsia="Times New Roman" w:hAnsi="Times New Roman"/>
          <w:rtl w:val="0"/>
        </w:rPr>
        <w:t xml:space="preserve">for population </w:t>
      </w:r>
      <w:r w:rsidDel="00000000" w:rsidR="00000000" w:rsidRPr="00000000">
        <w:rPr>
          <w:rFonts w:ascii="Times New Roman" w:cs="Times New Roman" w:eastAsia="Times New Roman" w:hAnsi="Times New Roman"/>
          <w:rtl w:val="0"/>
        </w:rPr>
        <w:t xml:space="preserve">or species, depending on the continent, and incubation temperature effects in addition to individual parental effects (dam, sire, and family effects), fertilization block, and all possible interactions with backward, stepwise effect-selection using the buildmer package (Voeten 2020).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rsidR="00000000" w:rsidDel="00000000" w:rsidP="00000000" w:rsidRDefault="00000000" w:rsidRPr="00000000" w14:paraId="0000003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allow for interspecific comparisons, the response to temperature for each trait was standardized to the optimal temperature for each study group.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rsidR="00000000" w:rsidDel="00000000" w:rsidP="00000000" w:rsidRDefault="00000000" w:rsidRPr="00000000" w14:paraId="0000003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phenotypic variance components were partitioned into random effects for dam, sire, dam:sire interaction, and random residual variance components using mixed-effects models with the fullfact package (Houde and Pitcher 2019) for each study group and incubation temperature treatment. Negative variance components were treated as zero (Neff and Pitcher 2005). The percent of total phenotypic variation was used to calculate the correlation between each variance component and the increase in incubation temperature for each study group. European whitefish from Lake Southern Konnevesi were removed from this analysis due to a low embryo survival and a low number of families.</w:t>
      </w:r>
    </w:p>
    <w:p w:rsidR="00000000" w:rsidDel="00000000" w:rsidP="00000000" w:rsidRDefault="00000000" w:rsidRPr="00000000" w14:paraId="0000004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analyses were performed in R version 4.0.3 (R Core Team 2020).</w:t>
      </w:r>
    </w:p>
    <w:p w:rsidR="00000000" w:rsidDel="00000000" w:rsidP="00000000" w:rsidRDefault="00000000" w:rsidRPr="00000000" w14:paraId="0000004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44">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Spawning Adults</w:t>
      </w:r>
    </w:p>
    <w:p w:rsidR="00000000" w:rsidDel="00000000" w:rsidP="00000000" w:rsidRDefault="00000000" w:rsidRPr="00000000" w14:paraId="0000004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lengths and fresh mass of spawning adults used for gamete collection varied widely among study groups (Table 2). LK-Vendace were notably smaller than all other study groups. The remaining study groups varied less in size, but LK-Whitefish were smaller than LS-Cisco and LO-Cisco. The size of spawning adults was negatively related to latitude and differed among species (Table 2). </w:t>
      </w:r>
    </w:p>
    <w:p w:rsidR="00000000" w:rsidDel="00000000" w:rsidP="00000000" w:rsidRDefault="00000000" w:rsidRPr="00000000" w14:paraId="0000004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LK-Vendace females had the smallest egg diameters and LO-Cisco females had the largest egg diameters among the study groups (Table 3). LK-Whitefish and LS-Cisco egg diameters were similar (Table 3).</w:t>
      </w:r>
    </w:p>
    <w:p w:rsidR="00000000" w:rsidDel="00000000" w:rsidP="00000000" w:rsidRDefault="00000000" w:rsidRPr="00000000" w14:paraId="0000004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0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Life-History and Morphological Traits and Variance Components</w:t>
      </w:r>
    </w:p>
    <w:p w:rsidR="00000000" w:rsidDel="00000000" w:rsidP="00000000" w:rsidRDefault="00000000" w:rsidRPr="00000000" w14:paraId="0000004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cisco traits, except LAH, had significant interaction effects between population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Tables 4 and 5). </w:t>
      </w:r>
      <w:sdt>
        <w:sdtPr>
          <w:tag w:val="goog_rdk_14"/>
        </w:sdtPr>
        <w:sdtContent>
          <w:commentRangeStart w:id="13"/>
        </w:sdtContent>
      </w:sdt>
      <w:sdt>
        <w:sdtPr>
          <w:tag w:val="goog_rdk_15"/>
        </w:sdtPr>
        <w:sdtContent>
          <w:commentRangeStart w:id="14"/>
        </w:sdtContent>
      </w:sdt>
      <w:sdt>
        <w:sdtPr>
          <w:tag w:val="goog_rdk_16"/>
        </w:sdtPr>
        <w:sdtContent>
          <w:commentRangeStart w:id="15"/>
        </w:sdtContent>
      </w:sdt>
      <w:r w:rsidDel="00000000" w:rsidR="00000000" w:rsidRPr="00000000">
        <w:rPr>
          <w:rFonts w:ascii="Times New Roman" w:cs="Times New Roman" w:eastAsia="Times New Roman" w:hAnsi="Times New Roman"/>
          <w:rtl w:val="0"/>
        </w:rPr>
        <w:t xml:space="preserve">All vendace and European whitefish traits had significant interaction effects between species and incubation temperature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0.031; Tables 4 and 5). </w:t>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The interaction effects precluded any interpretation of main effects, but did suggest </w:t>
      </w:r>
      <w:r w:rsidDel="00000000" w:rsidR="00000000" w:rsidRPr="00000000">
        <w:rPr>
          <w:rFonts w:ascii="Times New Roman" w:cs="Times New Roman" w:eastAsia="Times New Roman" w:hAnsi="Times New Roman"/>
          <w:rtl w:val="0"/>
        </w:rPr>
        <w:t xml:space="preserve">contrast</w:t>
      </w:r>
      <w:r w:rsidDel="00000000" w:rsidR="00000000" w:rsidRPr="00000000">
        <w:rPr>
          <w:rFonts w:ascii="Times New Roman" w:cs="Times New Roman" w:eastAsia="Times New Roman" w:hAnsi="Times New Roman"/>
          <w:rtl w:val="0"/>
        </w:rPr>
        <w:t xml:space="preserve">ing norms of reaction for the model groups. Below we describe the interaction effects and the temperature and population pairwise comparisons for cisco LAH.  The dam effect was significant in all traits for all study groups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 0.001; Tables 4 and 5). The sire effect was significant for DPF and ADD in all study groups, and LAH in vendace and European whitefish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0.025; Tables 4 and 5). </w:t>
      </w:r>
      <w:r w:rsidDel="00000000" w:rsidR="00000000" w:rsidRPr="00000000">
        <w:rPr>
          <w:rFonts w:ascii="Times New Roman" w:cs="Times New Roman" w:eastAsia="Times New Roman" w:hAnsi="Times New Roman"/>
          <w:rtl w:val="0"/>
        </w:rPr>
        <w:t xml:space="preserve">The dam:sire effect was significant in all traits</w:t>
      </w:r>
      <w:r w:rsidDel="00000000" w:rsidR="00000000" w:rsidRPr="00000000">
        <w:rPr>
          <w:rFonts w:ascii="Times New Roman" w:cs="Times New Roman" w:eastAsia="Times New Roman" w:hAnsi="Times New Roman"/>
          <w:rtl w:val="0"/>
        </w:rPr>
        <w:t xml:space="preserve">, except LAH in cisco and YSV, for all study groups (maximum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0.004; Tables 4 and 5). All statistical model results can be found in Tables 4 and 5.</w:t>
      </w:r>
    </w:p>
    <w:p w:rsidR="00000000" w:rsidDel="00000000" w:rsidP="00000000" w:rsidRDefault="00000000" w:rsidRPr="00000000" w14:paraId="0000004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Embryo Survival</w:t>
      </w:r>
    </w:p>
    <w:p w:rsidR="00000000" w:rsidDel="00000000" w:rsidP="00000000" w:rsidRDefault="00000000" w:rsidRPr="00000000" w14:paraId="0000004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was highest among all study groups at</w:t>
      </w:r>
      <w:r w:rsidDel="00000000" w:rsidR="00000000" w:rsidRPr="00000000">
        <w:rPr>
          <w:rFonts w:ascii="Times New Roman" w:cs="Times New Roman" w:eastAsia="Times New Roman" w:hAnsi="Times New Roman"/>
          <w:rtl w:val="0"/>
        </w:rPr>
        <w:t xml:space="preserve"> the coldest temperature and lowest at the warmest temperature (Figure 3). The effect of population for cisco depended on temperature because embryo survival was higher for LO-Cisco (99.3%) than LS-Cisco (80.0%) at the coldest temperature but not different between populations (&lt;0.1%) at the warmest temperature (Figure 3). </w:t>
      </w:r>
      <w:sdt>
        <w:sdtPr>
          <w:tag w:val="goog_rdk_17"/>
        </w:sdtPr>
        <w:sdtContent>
          <w:commentRangeStart w:id="16"/>
        </w:sdtContent>
      </w:sdt>
      <w:sdt>
        <w:sdtPr>
          <w:tag w:val="goog_rdk_18"/>
        </w:sdtPr>
        <w:sdtContent>
          <w:commentRangeStart w:id="17"/>
        </w:sdtContent>
      </w:sdt>
      <w:r w:rsidDel="00000000" w:rsidR="00000000" w:rsidRPr="00000000">
        <w:rPr>
          <w:rFonts w:ascii="Times New Roman" w:cs="Times New Roman" w:eastAsia="Times New Roman" w:hAnsi="Times New Roman"/>
          <w:rtl w:val="0"/>
        </w:rPr>
        <w:t xml:space="preserve">LS-Cisco and LO-Cisco embryo survival responded differently to increased incubation temperature.</w:t>
      </w:r>
      <w:commentRangeEnd w:id="16"/>
      <w:r w:rsidDel="00000000" w:rsidR="00000000" w:rsidRPr="00000000">
        <w:commentReference w:id="16"/>
      </w:r>
      <w:commentRangeEnd w:id="17"/>
      <w:r w:rsidDel="00000000" w:rsidR="00000000" w:rsidRPr="00000000">
        <w:commentReference w:id="17"/>
      </w:r>
      <w:r w:rsidDel="00000000" w:rsidR="00000000" w:rsidRPr="00000000">
        <w:rPr>
          <w:rFonts w:ascii="Times New Roman" w:cs="Times New Roman" w:eastAsia="Times New Roman" w:hAnsi="Times New Roman"/>
          <w:rtl w:val="0"/>
        </w:rPr>
        <w:t xml:space="preserve"> </w:t>
      </w:r>
      <w:sdt>
        <w:sdtPr>
          <w:tag w:val="goog_rdk_19"/>
        </w:sdtPr>
        <w:sdtContent>
          <w:commentRangeStart w:id="18"/>
        </w:sdtContent>
      </w:sdt>
      <w:r w:rsidDel="00000000" w:rsidR="00000000" w:rsidRPr="00000000">
        <w:rPr>
          <w:rFonts w:ascii="Times New Roman" w:cs="Times New Roman" w:eastAsia="Times New Roman" w:hAnsi="Times New Roman"/>
          <w:rtl w:val="0"/>
        </w:rPr>
        <w:t xml:space="preserve">For Lake Southern Konnevesi, the effect of species depended on temperature because the difference in embryo survival between LK-Vendace and LK-Whitefish was less pronounced at the coldest temperature (29.0%) than at the warmest temperature (50.5%; Figure 3). </w:t>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rsidR="00000000" w:rsidDel="00000000" w:rsidP="00000000" w:rsidRDefault="00000000" w:rsidRPr="00000000" w14:paraId="0000004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00" w:lineRule="auto"/>
        <w:rPr>
          <w:rFonts w:ascii="Times New Roman" w:cs="Times New Roman" w:eastAsia="Times New Roman" w:hAnsi="Times New Roman"/>
        </w:rPr>
      </w:pPr>
      <w:sdt>
        <w:sdtPr>
          <w:tag w:val="goog_rdk_20"/>
        </w:sdtPr>
        <w:sdtContent>
          <w:commentRangeStart w:id="19"/>
        </w:sdtContent>
      </w:sdt>
      <w:r w:rsidDel="00000000" w:rsidR="00000000" w:rsidRPr="00000000">
        <w:rPr>
          <w:rFonts w:ascii="Times New Roman" w:cs="Times New Roman" w:eastAsia="Times New Roman" w:hAnsi="Times New Roman"/>
          <w:rtl w:val="0"/>
        </w:rPr>
        <w:t xml:space="preserve">In</w:t>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 the phenotypic variance component analysis, the residual error was the largest component of phenotypic variation in embryo survival (means &gt;55.2%) for all study groups (Figure 4, SI Table 1). The mean dam variance had the highest percentage, excluding error, of the phenotypic variation in embryo survival for LK-Vendace (17.4%), LS-Cisco (24.1%), and LO-Cisco (19.9%; Figure 4, SI Table 1). The dam variance component correlations for embryo survival had either negative or no correlations to increasing temperature; however, sire and error variances had either positive and no correlation suggesting that as the dam component decreases at higher temperatures the importance of the sire component and environmentally-induced error increases (Table 6).</w:t>
      </w:r>
    </w:p>
    <w:p w:rsidR="00000000" w:rsidDel="00000000" w:rsidP="00000000" w:rsidRDefault="00000000" w:rsidRPr="00000000" w14:paraId="0000005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keepNext w:val="1"/>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(days post-fertilization)</w:t>
      </w:r>
    </w:p>
    <w:p w:rsidR="00000000" w:rsidDel="00000000" w:rsidP="00000000" w:rsidRDefault="00000000" w:rsidRPr="00000000" w14:paraId="0000005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rsidR="00000000" w:rsidDel="00000000" w:rsidP="00000000" w:rsidRDefault="00000000" w:rsidRPr="00000000" w14:paraId="0000005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Lake Southern Konnevesi, the effect of species depended on temperature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rsidR="00000000" w:rsidDel="00000000" w:rsidP="00000000" w:rsidRDefault="00000000" w:rsidRPr="00000000" w14:paraId="0000005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DPF (means &gt;60.8%) for LK-Vendace and LS-Cisco (Figure 4, SI Table 1). The mean dam variance was the highest percentage, including error, of the phenotypic variation in DPF for LO-Cisco (47.1%). LK-Vendace and LS-Cisco had similar mean dam variances for DPF across all temperatures, with 28.1 and 21.0%, respectively (Figure 4, SI Table 1). The DPF correlations for dam and error variances had a differential response to temperature with negative dam correlations and positive error correlations for LS-Cisco and LO-Cisco, while LK-Vendace had positive sire correlations and negative error correlations (Table 6).</w:t>
      </w:r>
    </w:p>
    <w:p w:rsidR="00000000" w:rsidDel="00000000" w:rsidP="00000000" w:rsidRDefault="00000000" w:rsidRPr="00000000" w14:paraId="0000005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Incubation Period (accumulated degree-days)</w:t>
      </w:r>
    </w:p>
    <w:p w:rsidR="00000000" w:rsidDel="00000000" w:rsidP="00000000" w:rsidRDefault="00000000" w:rsidRPr="00000000" w14:paraId="00000058">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Accumulated degree-days were highest for all study groups at 6.9°C (Figure 3). The effect of population for cisco depended on temperature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species depended on temperature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rsidR="00000000" w:rsidDel="00000000" w:rsidP="00000000" w:rsidRDefault="00000000" w:rsidRPr="00000000" w14:paraId="00000059">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and correlations, ADD had a similar response as DPF among all study groups as the data only had a different temperature scaling factor (Figure 4, SI Table 1, Table 6). </w:t>
      </w:r>
    </w:p>
    <w:p w:rsidR="00000000" w:rsidDel="00000000" w:rsidP="00000000" w:rsidRDefault="00000000" w:rsidRPr="00000000" w14:paraId="0000005B">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Length-at-Hatch</w:t>
      </w:r>
    </w:p>
    <w:p w:rsidR="00000000" w:rsidDel="00000000" w:rsidP="00000000" w:rsidRDefault="00000000" w:rsidRPr="00000000" w14:paraId="0000005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study groups had a common, decreasing response in LAH as temperature increased (Figure 5). Temperature and population main effects were significant for cisco. All pairwise population and temperature comparisons for cisco were significant (maximum</w:t>
      </w:r>
      <w:r w:rsidDel="00000000" w:rsidR="00000000" w:rsidRPr="00000000">
        <w:rPr>
          <w:rFonts w:ascii="Times New Roman" w:cs="Times New Roman" w:eastAsia="Times New Roman" w:hAnsi="Times New Roman"/>
          <w:i w:val="1"/>
          <w:rtl w:val="0"/>
        </w:rPr>
        <w:t xml:space="preserve"> P</w:t>
      </w:r>
      <w:r w:rsidDel="00000000" w:rsidR="00000000" w:rsidRPr="00000000">
        <w:rPr>
          <w:rFonts w:ascii="Times New Roman" w:cs="Times New Roman" w:eastAsia="Times New Roman" w:hAnsi="Times New Roman"/>
          <w:rtl w:val="0"/>
        </w:rPr>
        <w:t xml:space="preserve"> &lt; 0.001; Table 5). LS-Cisco and LO-Cisco responded to increasing incubation temperature with a 15.9 and 13.8% respective decrease in LAH from the coldest to warmest treatments. For Lake Southern Konnevesi, the effect of species depended on temperature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rsidR="00000000" w:rsidDel="00000000" w:rsidP="00000000" w:rsidRDefault="00000000" w:rsidRPr="00000000" w14:paraId="0000005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LAH (means &gt;49.2%) for all study groups (Figure 6, SI Table 1). The mean dam variance had the highest percentage, excluding error, of the phenotypic variation in LAH for LK-Vendace (40.6%), LS-Cisco (38.2%), and LO-Cisco (17.1%; Figure 6, SI Table 1). The LAH correlations for each study group had a similar  response to temperature with negative or no dam correlations, negative or no sire correlations, and positive or no dam:sire correlations. All three study groups had different error correlations for LAH, with a negative, positive, and no correlations for LK-Vendace, LS-Cisco, and LO-Cisco, respectively (Table 6).</w:t>
      </w:r>
    </w:p>
    <w:p w:rsidR="00000000" w:rsidDel="00000000" w:rsidP="00000000" w:rsidRDefault="00000000" w:rsidRPr="00000000" w14:paraId="0000006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0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Yolk-sac Volume</w:t>
      </w:r>
    </w:p>
    <w:p w:rsidR="00000000" w:rsidDel="00000000" w:rsidP="00000000" w:rsidRDefault="00000000" w:rsidRPr="00000000" w14:paraId="00000062">
      <w:pPr>
        <w:spacing w:line="300" w:lineRule="auto"/>
        <w:rPr>
          <w:rFonts w:ascii="Times New Roman" w:cs="Times New Roman" w:eastAsia="Times New Roman" w:hAnsi="Times New Roman"/>
        </w:rPr>
      </w:pPr>
      <w:sdt>
        <w:sdtPr>
          <w:tag w:val="goog_rdk_21"/>
        </w:sdtPr>
        <w:sdtContent>
          <w:commentRangeStart w:id="20"/>
        </w:sdtContent>
      </w:sdt>
      <w:r w:rsidDel="00000000" w:rsidR="00000000" w:rsidRPr="00000000">
        <w:rPr>
          <w:rFonts w:ascii="Times New Roman" w:cs="Times New Roman" w:eastAsia="Times New Roman" w:hAnsi="Times New Roman"/>
          <w:rtl w:val="0"/>
        </w:rPr>
        <w:t xml:space="preserve">Yolk-sac volume was highest for all study groups at 9.0°C and decreased as temperature decreased</w:t>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 (Figure 5). For cisco, the difference in YSV was similar between populations at the warmest incubation temperature (0.04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but diverged as incubation temperature decreased; YSV in LO-Cisco (0.40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was smaller than LS-Cisco (0.64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at the coldest temperature (Figure 5). Yolk-sac volume in LS-Cisco and LO-Cisco responded differently to incubation temperature, with a 203.6 and 311.0% respective increase from the coldest to warmest treatment. For Lake Southern Konnevesi, the effect of species depended on temperature because the difference in YSV between LK-Vendace and LK-Whitefish was less pronounced at the coldest temperature (0.20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than at the warmest temperature (1.07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rsidR="00000000" w:rsidDel="00000000" w:rsidP="00000000" w:rsidRDefault="00000000" w:rsidRPr="00000000" w14:paraId="0000006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phenotypic variance component analysis, the residual error was the largest component of phenotypic variation in YSV (means &gt;53.9%) for all study groups (Figure 6, SI Table 1). The mean YSV dam variance was the highest percentage, excluding error, of the phenotypic variation for LK-Vendace (23.9%), LS-Cisco (20.5%), and LO-Cisco (23.9%; Figure 6, SI Table 1). The LAH correlations for dam, dam:sire, and error variance components had differential responses to temperature with positive dam, positive dam:sire, and negative error correlations for LK-Vendace, while LS-Ciso had inverse correlations to LK-Vendace (Table 6). All LO-Cisco variance components had no correlation to temperature (Table 6).</w:t>
      </w:r>
    </w:p>
    <w:p w:rsidR="00000000" w:rsidDel="00000000" w:rsidP="00000000" w:rsidRDefault="00000000" w:rsidRPr="00000000" w14:paraId="00000065">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00" w:lineRule="auto"/>
        <w:rPr>
          <w:rFonts w:ascii="Times New Roman" w:cs="Times New Roman" w:eastAsia="Times New Roman" w:hAnsi="Times New Roman"/>
          <w:b w:val="1"/>
        </w:rPr>
      </w:pPr>
      <w:sdt>
        <w:sdtPr>
          <w:tag w:val="goog_rdk_22"/>
        </w:sdtPr>
        <w:sdtContent>
          <w:commentRangeStart w:id="21"/>
        </w:sdtContent>
      </w:sdt>
      <w:sdt>
        <w:sdtPr>
          <w:tag w:val="goog_rdk_23"/>
        </w:sdtPr>
        <w:sdtContent>
          <w:commentRangeStart w:id="22"/>
        </w:sdtContent>
      </w:sdt>
      <w:r w:rsidDel="00000000" w:rsidR="00000000" w:rsidRPr="00000000">
        <w:rPr>
          <w:rFonts w:ascii="Times New Roman" w:cs="Times New Roman" w:eastAsia="Times New Roman" w:hAnsi="Times New Roman"/>
          <w:b w:val="1"/>
          <w:rtl w:val="0"/>
        </w:rPr>
        <w:t xml:space="preserve">DISCUSSION</w:t>
      </w:r>
      <w:commentRangeEnd w:id="21"/>
      <w:r w:rsidDel="00000000" w:rsidR="00000000" w:rsidRPr="00000000">
        <w:commentReference w:id="21"/>
      </w:r>
      <w:commentRangeEnd w:id="22"/>
      <w:r w:rsidDel="00000000" w:rsidR="00000000" w:rsidRPr="00000000">
        <w:commentReference w:id="22"/>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6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00" w:lineRule="auto"/>
        <w:rPr>
          <w:rFonts w:ascii="Times New Roman" w:cs="Times New Roman" w:eastAsia="Times New Roman" w:hAnsi="Times New Roman"/>
        </w:rPr>
      </w:pPr>
      <w:sdt>
        <w:sdtPr>
          <w:tag w:val="goog_rdk_24"/>
        </w:sdtPr>
        <w:sdtContent>
          <w:commentRangeStart w:id="23"/>
        </w:sdtContent>
      </w:sdt>
      <w:r w:rsidDel="00000000" w:rsidR="00000000" w:rsidRPr="00000000">
        <w:rPr>
          <w:rFonts w:ascii="Times New Roman" w:cs="Times New Roman" w:eastAsia="Times New Roman" w:hAnsi="Times New Roman"/>
          <w:rtl w:val="0"/>
        </w:rPr>
        <w:t xml:space="preserve">Our</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incubation experiments demonstrated both similar and contrasting reaction norms to temperature for life-history and morphological traits in conspecific and congeneric coregonines. </w:t>
      </w:r>
      <w:sdt>
        <w:sdtPr>
          <w:tag w:val="goog_rdk_25"/>
        </w:sdtPr>
        <w:sdtContent>
          <w:commentRangeStart w:id="24"/>
        </w:sdtContent>
      </w:sdt>
      <w:r w:rsidDel="00000000" w:rsidR="00000000" w:rsidRPr="00000000">
        <w:rPr>
          <w:rFonts w:ascii="Times New Roman" w:cs="Times New Roman" w:eastAsia="Times New Roman" w:hAnsi="Times New Roman"/>
          <w:rtl w:val="0"/>
        </w:rPr>
        <w:t xml:space="preserve">First, we found </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contrasting responses to temperature in embryo survival within and among study groups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rsidR="00000000" w:rsidDel="00000000" w:rsidP="00000000" w:rsidRDefault="00000000" w:rsidRPr="00000000" w14:paraId="0000006A">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Embryo survival had an overall negative correlation with increasing temperature among all study groups. However, populations of ciscos and congeneric species from the same lake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vendace and European whitefish) </w:t>
      </w:r>
      <w:r w:rsidDel="00000000" w:rsidR="00000000" w:rsidRPr="00000000">
        <w:rPr>
          <w:rFonts w:ascii="Times New Roman" w:cs="Times New Roman" w:eastAsia="Times New Roman" w:hAnsi="Times New Roman"/>
          <w:rtl w:val="0"/>
        </w:rPr>
        <w:t xml:space="preserve">had contrasting levels of response to temperature. LK-Whitefish embryo survival had the strongest, negative response to temperature (74.4%) and all other study groups were impacted less (&lt; 26% survival loss) by increasing temperatures. The contrasting levels of response in embryo survival to increased incubation temperatures among study groups was surprising </w:t>
      </w:r>
      <w:r w:rsidDel="00000000" w:rsidR="00000000" w:rsidRPr="00000000">
        <w:rPr>
          <w:rFonts w:ascii="Times New Roman" w:cs="Times New Roman" w:eastAsia="Times New Roman" w:hAnsi="Times New Roman"/>
          <w:rtl w:val="0"/>
        </w:rPr>
        <w:t xml:space="preserve">because temperature is known to be the main force determining coregonine embryo development (Karjalainen et al. 2015) and survival (Colby and Brooke 1970, Brooke and Colby 1980, Luczynski and Kirklewska 1984). If temperature was a dominant factor for embryo survival, we would have expected similar responses among all study groups. Additionally, our 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 (Müller 1992). Interaction between temperature and sediments are likely, and temperature increase may act as a catalyzer of embryo sensitivity to sediment stress (Mari et al. 2016). Even though </w:t>
      </w:r>
      <w:r w:rsidDel="00000000" w:rsidR="00000000" w:rsidRPr="00000000">
        <w:rPr>
          <w:rFonts w:ascii="Times New Roman" w:cs="Times New Roman" w:eastAsia="Times New Roman" w:hAnsi="Times New Roman"/>
          <w:rtl w:val="0"/>
        </w:rPr>
        <w:t xml:space="preserve">temperature</w:t>
      </w:r>
      <w:r w:rsidDel="00000000" w:rsidR="00000000" w:rsidRPr="00000000">
        <w:rPr>
          <w:rFonts w:ascii="Times New Roman" w:cs="Times New Roman" w:eastAsia="Times New Roman" w:hAnsi="Times New Roman"/>
          <w:rtl w:val="0"/>
        </w:rPr>
        <w:t xml:space="preserve"> did negatively impact </w:t>
      </w:r>
      <w:r w:rsidDel="00000000" w:rsidR="00000000" w:rsidRPr="00000000">
        <w:rPr>
          <w:rFonts w:ascii="Times New Roman" w:cs="Times New Roman" w:eastAsia="Times New Roman" w:hAnsi="Times New Roman"/>
          <w:rtl w:val="0"/>
        </w:rPr>
        <w:t xml:space="preserve">embryo survival in our experiment, the effect of temperature in the wild could be even stronger.</w:t>
      </w:r>
      <w:r w:rsidDel="00000000" w:rsidR="00000000" w:rsidRPr="00000000">
        <w:rPr>
          <w:rtl w:val="0"/>
        </w:rPr>
      </w:r>
    </w:p>
    <w:p w:rsidR="00000000" w:rsidDel="00000000" w:rsidP="00000000" w:rsidRDefault="00000000" w:rsidRPr="00000000" w14:paraId="0000006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 that i</w:t>
      </w:r>
      <w:r w:rsidDel="00000000" w:rsidR="00000000" w:rsidRPr="00000000">
        <w:rPr>
          <w:rFonts w:ascii="Times New Roman" w:cs="Times New Roman" w:eastAsia="Times New Roman" w:hAnsi="Times New Roman"/>
          <w:rtl w:val="0"/>
        </w:rPr>
        <w:t xml:space="preserve">ncubation periods from LK-Vendace and LK-Whitefish were longe</w:t>
      </w:r>
      <w:r w:rsidDel="00000000" w:rsidR="00000000" w:rsidRPr="00000000">
        <w:rPr>
          <w:rFonts w:ascii="Times New Roman" w:cs="Times New Roman" w:eastAsia="Times New Roman" w:hAnsi="Times New Roman"/>
          <w:rtl w:val="0"/>
        </w:rPr>
        <w:t xml:space="preserve">r and had a stronger responses to increasing temperatures, even at the warmest incubation temperatures, supports previous knowledge that vendace and European whitefish from Lake Southern Konnevesi have a high degree of developmental flexibility (Karjalainen et al. 2015). The contrasting response between vendace and European whitefish was likely due to species differences (Karjalainen et al. 2015) and ecotypes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pelagic versus benthic), as benthic species should develop quicker than pelagic individuals (Mcphee et al. 2012). Additionally</w:t>
      </w:r>
      <w:r w:rsidDel="00000000" w:rsidR="00000000" w:rsidRPr="00000000">
        <w:rPr>
          <w:rFonts w:ascii="Times New Roman" w:cs="Times New Roman" w:eastAsia="Times New Roman" w:hAnsi="Times New Roman"/>
          <w:rtl w:val="0"/>
        </w:rPr>
        <w:t xml:space="preserve">, the different magnitude of temperature responses among all congeners suggests a differential level of developmental plasticity to increasing incubation temperatures among species and locations.</w:t>
      </w:r>
      <w:r w:rsidDel="00000000" w:rsidR="00000000" w:rsidRPr="00000000">
        <w:rPr>
          <w:rFonts w:ascii="Times New Roman" w:cs="Times New Roman" w:eastAsia="Times New Roman" w:hAnsi="Times New Roman"/>
          <w:rtl w:val="0"/>
        </w:rPr>
        <w:t xml:space="preserve"> Long, relatively cold incubations may require a shorter period of spring warming for individuals to initiate hatching, while short, relatively warm incubations may require a longer period of warmer spring conditions to hatch (Karjalainen et al. 2015). If winter water temperatures rise as embryos incubate, the ability to match optimal spring nursery conditions may be weakened (Cushing 1990, Karjalainen et al. 2015, Myers et al. 2015). Populations that are more resilient to increasing or variable winter incubation temperatures may have a better opportunity to regulate ontogeny and control the time of hatching. </w:t>
      </w:r>
    </w:p>
    <w:p w:rsidR="00000000" w:rsidDel="00000000" w:rsidP="00000000" w:rsidRDefault="00000000" w:rsidRPr="00000000" w14:paraId="0000006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Fish spawning strategies are variable, ranging in frequency from daily to once in a lifetime and in timing from the same time each year to across all seasons (McBride et al. 2015). For many species, spawning strategies and breeding patterns are constrained by the adult body condition and the environment (Jørgensen et al. 2006, van Damme et al. 2009, Muir et al. 2014, McBride et al. 2015). 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if water temperatures continue to rise as a result of climate change. However, low-latitude coregonine populations already spawn in late-autumn (Stockwell et al. 2009, Eshenroder et al. 2016), which begs the question: do low-latitude populations have capacity to </w:t>
      </w:r>
      <w:sdt>
        <w:sdtPr>
          <w:tag w:val="goog_rdk_26"/>
        </w:sdtPr>
        <w:sdtContent>
          <w:commentRangeStart w:id="25"/>
        </w:sdtContent>
      </w:sdt>
      <w:r w:rsidDel="00000000" w:rsidR="00000000" w:rsidRPr="00000000">
        <w:rPr>
          <w:rFonts w:ascii="Times New Roman" w:cs="Times New Roman" w:eastAsia="Times New Roman" w:hAnsi="Times New Roman"/>
          <w:rtl w:val="0"/>
        </w:rPr>
        <w:t xml:space="preserve">spawn later</w:t>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 in the winter if temperatures continue to rise? Winter spawning may lead to less vulnerability to contemporary climate change. </w:t>
      </w:r>
      <w:r w:rsidDel="00000000" w:rsidR="00000000" w:rsidRPr="00000000">
        <w:rPr>
          <w:rFonts w:ascii="Times New Roman" w:cs="Times New Roman" w:eastAsia="Times New Roman" w:hAnsi="Times New Roman"/>
          <w:rtl w:val="0"/>
        </w:rPr>
        <w:t xml:space="preserve">For instance, Atlantic herring (</w:t>
      </w:r>
      <w:r w:rsidDel="00000000" w:rsidR="00000000" w:rsidRPr="00000000">
        <w:rPr>
          <w:rFonts w:ascii="Times New Roman" w:cs="Times New Roman" w:eastAsia="Times New Roman" w:hAnsi="Times New Roman"/>
          <w:i w:val="1"/>
          <w:rtl w:val="0"/>
        </w:rPr>
        <w:t xml:space="preserve">Clupea harengus</w:t>
      </w:r>
      <w:r w:rsidDel="00000000" w:rsidR="00000000" w:rsidRPr="00000000">
        <w:rPr>
          <w:rFonts w:ascii="Times New Roman" w:cs="Times New Roman" w:eastAsia="Times New Roman" w:hAnsi="Times New Roman"/>
          <w:rtl w:val="0"/>
        </w:rPr>
        <w:t xml:space="preserve">) have both autumn- and winter-spawning stocks in the North Sea that share the same summer feeding grounds and start oocyte development at the same time (van Damme et al. 2009). Similarly, </w:t>
      </w:r>
      <w:r w:rsidDel="00000000" w:rsidR="00000000" w:rsidRPr="00000000">
        <w:rPr>
          <w:rFonts w:ascii="Times New Roman" w:cs="Times New Roman" w:eastAsia="Times New Roman" w:hAnsi="Times New Roman"/>
          <w:rtl w:val="0"/>
        </w:rPr>
        <w:t xml:space="preserve">coregonines can exhibit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ontrasting spawning strategies.</w:t>
      </w:r>
      <w:r w:rsidDel="00000000" w:rsidR="00000000" w:rsidRPr="00000000">
        <w:rPr>
          <w:rtl w:val="0"/>
        </w:rPr>
      </w:r>
    </w:p>
    <w:p w:rsidR="00000000" w:rsidDel="00000000" w:rsidP="00000000" w:rsidRDefault="00000000" w:rsidRPr="00000000" w14:paraId="0000007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Sympatric coregonine species with autumn, winter, and spring-spawning stocks co-occur in several northern- and central-Eurasian lakes (Eronen and Lahti 1988, Schulz and Freyhof 2003, Schulz et al. 2006, Ohlberger et al. 2008) and allopatric spring-spawning stocks of cisco are found in Lac des Écorces (southwestern Quebec; Pariseau et al. 1983, Hénault and Fortin 1989, 1991). Winter and spring spawners continue oocyte development through autumn which results in a lower number of larger eggs compared to the autumn-spawning stocks (Eronen and Lahti 1988, Hénault and Fortin 1991). Oocyte development is driven by body energy content, and winter- and spring-spawning stocks may give iteroparous females the chance to mitigate the disproportionate energy demand toward somatic growth during the summer when metabolic demands are higher. </w:t>
      </w:r>
      <w:r w:rsidDel="00000000" w:rsidR="00000000" w:rsidRPr="00000000">
        <w:rPr>
          <w:rFonts w:ascii="Times New Roman" w:cs="Times New Roman" w:eastAsia="Times New Roman" w:hAnsi="Times New Roman"/>
          <w:rtl w:val="0"/>
        </w:rPr>
        <w:t xml:space="preserve">Consequently, changes in the environment and the condition of an individual spawning adult could affect future coregonine spawning strategies.</w:t>
      </w:r>
      <w:r w:rsidDel="00000000" w:rsidR="00000000" w:rsidRPr="00000000">
        <w:rPr>
          <w:rFonts w:ascii="Times New Roman" w:cs="Times New Roman" w:eastAsia="Times New Roman" w:hAnsi="Times New Roman"/>
          <w:rtl w:val="0"/>
        </w:rPr>
        <w:t xml:space="preserve"> Our results suggest that embryos from low-latitude, autumn-spawning study groups </w:t>
      </w:r>
      <w:r w:rsidDel="00000000" w:rsidR="00000000" w:rsidRPr="00000000">
        <w:rPr>
          <w:rFonts w:ascii="Times New Roman" w:cs="Times New Roman" w:eastAsia="Times New Roman" w:hAnsi="Times New Roman"/>
          <w:rtl w:val="0"/>
        </w:rPr>
        <w:t xml:space="preserve">may </w:t>
      </w:r>
      <w:r w:rsidDel="00000000" w:rsidR="00000000" w:rsidRPr="00000000">
        <w:rPr>
          <w:rFonts w:ascii="Times New Roman" w:cs="Times New Roman" w:eastAsia="Times New Roman" w:hAnsi="Times New Roman"/>
          <w:rtl w:val="0"/>
        </w:rPr>
        <w:t xml:space="preserve">not have the developmental plasticity to mitigate the effects of increased water temperatures during incubation. In this context, adjusting the time of spawning may be a more efficient long-term life-history strategy than the embryos adapting to increased temperatures. However, </w:t>
      </w:r>
      <w:r w:rsidDel="00000000" w:rsidR="00000000" w:rsidRPr="00000000">
        <w:rPr>
          <w:rFonts w:ascii="Times New Roman" w:cs="Times New Roman" w:eastAsia="Times New Roman" w:hAnsi="Times New Roman"/>
          <w:rtl w:val="0"/>
        </w:rPr>
        <w:t xml:space="preserve">further work is needed to evaluate the reproductive plasticity of coregonine adults in the face of climate change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2">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 (Hénault 1986, Hénault and Fortin 1989, 1991). </w:t>
      </w:r>
      <w:r w:rsidDel="00000000" w:rsidR="00000000" w:rsidRPr="00000000">
        <w:rPr>
          <w:rFonts w:ascii="Times New Roman" w:cs="Times New Roman" w:eastAsia="Times New Roman" w:hAnsi="Times New Roman"/>
          <w:rtl w:val="0"/>
        </w:rPr>
        <w:t xml:space="preserve">This strategy of spawning in deeper, colder water allows for normal embryogenesis throughout the summer to mitigate high water temperatures during the summer period</w:t>
      </w:r>
      <w:r w:rsidDel="00000000" w:rsidR="00000000" w:rsidRPr="00000000">
        <w:rPr>
          <w:rFonts w:ascii="Times New Roman" w:cs="Times New Roman" w:eastAsia="Times New Roman" w:hAnsi="Times New Roman"/>
          <w:rtl w:val="0"/>
        </w:rPr>
        <w:t xml:space="preserve"> at shallow depths. Model projections of suitable thermal and oxythermal habitat for cisco indicate deeper and less eutrophic lakes will likely provide the best cold-water habitat as water temperatures and land uses change (Jacobson et al. 2010, Herb et al. 2014, Schmitt et al. 2020). While deep lakes may possess acceptable thermal refugia for coregonines, access to and requirements for suitable spawning and incubation habitat is unknown for most populations.</w:t>
      </w:r>
    </w:p>
    <w:p w:rsidR="00000000" w:rsidDel="00000000" w:rsidP="00000000" w:rsidRDefault="00000000" w:rsidRPr="00000000" w14:paraId="00000074">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lower survival and shorter incubations as temperature increases, we also found both similar and contrasting responses to temperature in morphological traits (</w:t>
      </w:r>
      <w:sdt>
        <w:sdtPr>
          <w:tag w:val="goog_rdk_27"/>
        </w:sdtPr>
        <w:sdtContent>
          <w:commentRangeStart w:id="26"/>
        </w:sdtContent>
      </w:sdt>
      <w:sdt>
        <w:sdtPr>
          <w:tag w:val="goog_rdk_28"/>
        </w:sdtPr>
        <w:sdtContent>
          <w:commentRangeStart w:id="27"/>
        </w:sdtContent>
      </w:sdt>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length-at-hatch and yolk-sac volume</w:t>
      </w:r>
      <w:commentRangeEnd w:id="26"/>
      <w:r w:rsidDel="00000000" w:rsidR="00000000" w:rsidRPr="00000000">
        <w:commentReference w:id="26"/>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 (Hodson and Blunt 1986, Kamler 2008). </w:t>
      </w:r>
      <w:r w:rsidDel="00000000" w:rsidR="00000000" w:rsidRPr="00000000">
        <w:rPr>
          <w:rFonts w:ascii="Times New Roman" w:cs="Times New Roman" w:eastAsia="Times New Roman" w:hAnsi="Times New Roman"/>
          <w:rtl w:val="0"/>
        </w:rPr>
        <w:t xml:space="preserve">The steady decline in YSV for LK-Vendace and LK-Whitefish as incubation temperatures decreased, but less variability in LAH across temperatures, suggests a </w:t>
      </w:r>
      <w:r w:rsidDel="00000000" w:rsidR="00000000" w:rsidRPr="00000000">
        <w:rPr>
          <w:rFonts w:ascii="Times New Roman" w:cs="Times New Roman" w:eastAsia="Times New Roman" w:hAnsi="Times New Roman"/>
          <w:rtl w:val="0"/>
        </w:rPr>
        <w:t xml:space="preserve">high efficiency to convert yolk into somatic tissues across all temperatures where maximal LAH is constrained by egg size</w:t>
      </w:r>
      <w:r w:rsidDel="00000000" w:rsidR="00000000" w:rsidRPr="00000000">
        <w:rPr>
          <w:rFonts w:ascii="Times New Roman" w:cs="Times New Roman" w:eastAsia="Times New Roman" w:hAnsi="Times New Roman"/>
          <w:rtl w:val="0"/>
        </w:rPr>
        <w:t xml:space="preserve">. In contrast, both cisco populations had a steady decline in YSV and increase in LAH as incubation temperatures decreased, suggesting a low yolk conversion efficiency at warmer temperatures.</w:t>
      </w:r>
      <w:r w:rsidDel="00000000" w:rsidR="00000000" w:rsidRPr="00000000">
        <w:rPr>
          <w:rFonts w:ascii="Times New Roman" w:cs="Times New Roman" w:eastAsia="Times New Roman" w:hAnsi="Times New Roman"/>
          <w:rtl w:val="0"/>
        </w:rPr>
        <w:t xml:space="preserve"> Regardless of the mode, our results suggest a synergistic relationship among species, location, egg size, incubation period, and incubation temperature in determining the phenotype of LAH and YSV. </w:t>
      </w:r>
    </w:p>
    <w:p w:rsidR="00000000" w:rsidDel="00000000" w:rsidP="00000000" w:rsidRDefault="00000000" w:rsidRPr="00000000" w14:paraId="00000076">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trade-off between LAH and YSV is well documented in larval fish physiology (Blaxter 1991). Climate change impacts may only exacerbate the importance of each morphological trait in determining either a match or mismatch between larval coregonines and their zooplankton prey. Using winter water temperatures collected from Lake Superior, we can show the theoretical interactions among water temperature, spawning period, incubation period, LAH, and YSV supported by our results (Figure </w:t>
      </w:r>
      <w:r w:rsidDel="00000000" w:rsidR="00000000" w:rsidRPr="00000000">
        <w:rPr>
          <w:rFonts w:ascii="Times New Roman" w:cs="Times New Roman" w:eastAsia="Times New Roman" w:hAnsi="Times New Roman"/>
          <w:rtl w:val="0"/>
        </w:rPr>
        <w:t xml:space="preserve">7). If spawning does shift to a later period from rising water temperatures, we would expect the size of eggs to increase and the fecundity of females to decrease (Figure 7).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(Karjalainen et al. 2015). Such complex responses challenges our ability to predict the downstream impacts changing autumn, winter, and spring water temperatures may have on embryo and larval phenotypic plasticity. </w:t>
      </w:r>
    </w:p>
    <w:p w:rsidR="00000000" w:rsidDel="00000000" w:rsidP="00000000" w:rsidRDefault="00000000" w:rsidRPr="00000000" w14:paraId="00000078">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Traits of embryos depend not only on species, population, and incubation temperature but also on parental and transgenerational effects (Blaxter 1963, 1991, Kekäläinen et al. 2018). Our results suggest that both dam and sire effects control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 (Wright and Trippel 2009, Oomen and Hutchings 2015, Karjalainen et al. 2016a). In fishes, the dam effect is usually more pronounced than sire and dam:sire interaction effects, and is stronger in traits directly related to egg size (Nagler et al. 2000, Kennedy et al. 2007, Huuskonen et al. 2011), and our results support this trend. Residual error estimates, however, remained high. Intersexual selection and mate pairing has been proposed as an important component affecting coregonine offspring fitness (Wedekind et al. 2008, Huuskonen et al. 2011, Karjalainen and Marjomäki 2018), and may play a role in conserving natural biodiversity within populations (Anneville et al. 2015). The long-term stability of commercially exploited stocks, which may experience fisheries-induced evolution, has been linked to population diversity (Schindler et al. 2010, Freshwater et al. 2019). Spawning stocks that comprise individuals of variable sizes and ages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portfolio effect;  Schindler et al. 2010) may contribute differently to spawning, offspring performance, and recruitment (Luck et al. 2003, Figge 2004), and is likely an important consideration as the rapid rate of climate change adds additional stressors on populations.</w:t>
      </w:r>
    </w:p>
    <w:p w:rsidR="00000000" w:rsidDel="00000000" w:rsidP="00000000" w:rsidRDefault="00000000" w:rsidRPr="00000000" w14:paraId="0000007A">
      <w:pPr>
        <w:spacing w:line="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methods we developed provide reproducible experimental conditions (</w:t>
      </w:r>
      <w:r w:rsidDel="00000000" w:rsidR="00000000" w:rsidRPr="00000000">
        <w:rPr>
          <w:rFonts w:ascii="Times New Roman" w:cs="Times New Roman" w:eastAsia="Times New Roman" w:hAnsi="Times New Roman"/>
          <w:i w:val="1"/>
          <w:rtl w:val="0"/>
        </w:rPr>
        <w:t xml:space="preserve">e.g.,</w:t>
      </w:r>
      <w:r w:rsidDel="00000000" w:rsidR="00000000" w:rsidRPr="00000000">
        <w:rPr>
          <w:rFonts w:ascii="Times New Roman" w:cs="Times New Roman" w:eastAsia="Times New Roman" w:hAnsi="Times New Roman"/>
          <w:rtl w:val="0"/>
        </w:rPr>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developed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rsidR="00000000" w:rsidDel="00000000" w:rsidP="00000000" w:rsidRDefault="00000000" w:rsidRPr="00000000" w14:paraId="0000007C">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w:t>
      </w:r>
      <w:r w:rsidDel="00000000" w:rsidR="00000000" w:rsidRPr="00000000">
        <w:rPr>
          <w:rFonts w:ascii="Times New Roman" w:cs="Times New Roman" w:eastAsia="Times New Roman" w:hAnsi="Times New Roman"/>
          <w:rtl w:val="0"/>
        </w:rPr>
        <w:t xml:space="preserve">Genomic studies will be needed to better understand what is genetically impacted by increasing temperatures, how it is impacted, and when during development (</w:t>
      </w:r>
      <w:r w:rsidDel="00000000" w:rsidR="00000000" w:rsidRPr="00000000">
        <w:rPr>
          <w:rFonts w:ascii="Times New Roman" w:cs="Times New Roman" w:eastAsia="Times New Roman" w:hAnsi="Times New Roman"/>
          <w:i w:val="1"/>
          <w:rtl w:val="0"/>
        </w:rPr>
        <w:t xml:space="preserve">i.e.,</w:t>
      </w:r>
      <w:r w:rsidDel="00000000" w:rsidR="00000000" w:rsidRPr="00000000">
        <w:rPr>
          <w:rFonts w:ascii="Times New Roman" w:cs="Times New Roman" w:eastAsia="Times New Roman" w:hAnsi="Times New Roman"/>
          <w:rtl w:val="0"/>
        </w:rPr>
        <w:t xml:space="preserve"> when is temperature most critical; Narum et al. 2013, Chen et al. 2018).</w:t>
      </w:r>
      <w:r w:rsidDel="00000000" w:rsidR="00000000" w:rsidRPr="00000000">
        <w:rPr>
          <w:rFonts w:ascii="Times New Roman" w:cs="Times New Roman" w:eastAsia="Times New Roman" w:hAnsi="Times New Roman"/>
          <w:rtl w:val="0"/>
        </w:rPr>
        <w:t xml:space="preserve"> A mechanistic understanding of thermal response from populations across latitudes will be essential to predict the vulnerability of species and populations to climate change.</w:t>
      </w:r>
    </w:p>
    <w:p w:rsidR="00000000" w:rsidDel="00000000" w:rsidP="00000000" w:rsidRDefault="00000000" w:rsidRPr="00000000" w14:paraId="0000007E">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temperature is fundamental in regulating fish physiology, and environmental variation during development can play a large role in generating variability in offspring through phenotypic plasticity (Little et al. 2020). How coregonines respond, during the critical embryonic stage, is important to determine whether the capacity to respond to climate change and the projected </w:t>
      </w:r>
      <w:r w:rsidDel="00000000" w:rsidR="00000000" w:rsidRPr="00000000">
        <w:rPr>
          <w:rFonts w:ascii="Times New Roman" w:cs="Times New Roman" w:eastAsia="Times New Roman" w:hAnsi="Times New Roman"/>
          <w:rtl w:val="0"/>
        </w:rPr>
        <w:t xml:space="preserve">increases in their incubation temperatures</w:t>
      </w:r>
      <w:r w:rsidDel="00000000" w:rsidR="00000000" w:rsidRPr="00000000">
        <w:rPr>
          <w:rFonts w:ascii="Times New Roman" w:cs="Times New Roman" w:eastAsia="Times New Roman" w:hAnsi="Times New Roman"/>
          <w:rtl w:val="0"/>
        </w:rPr>
        <w:t xml:space="preserve"> exists. Knowing how populations have adapted historically to environmental variability will help us understand the range of possible responses to climate change and assist managers to </w:t>
      </w:r>
      <w:sdt>
        <w:sdtPr>
          <w:tag w:val="goog_rdk_29"/>
        </w:sdtPr>
        <w:sdtContent>
          <w:commentRangeStart w:id="28"/>
        </w:sdtContent>
      </w:sdt>
      <w:sdt>
        <w:sdtPr>
          <w:tag w:val="goog_rdk_30"/>
        </w:sdtPr>
        <w:sdtContent>
          <w:commentRangeStart w:id="29"/>
        </w:sdtContent>
      </w:sdt>
      <w:r w:rsidDel="00000000" w:rsidR="00000000" w:rsidRPr="00000000">
        <w:rPr>
          <w:rFonts w:ascii="Times New Roman" w:cs="Times New Roman" w:eastAsia="Times New Roman" w:hAnsi="Times New Roman"/>
          <w:rtl w:val="0"/>
        </w:rPr>
        <w:t xml:space="preserve">keep coregonines out of hot water</w:t>
      </w:r>
      <w:commentRangeEnd w:id="28"/>
      <w:r w:rsidDel="00000000" w:rsidR="00000000" w:rsidRPr="00000000">
        <w:commentReference w:id="28"/>
      </w:r>
      <w:commentRangeEnd w:id="29"/>
      <w:r w:rsidDel="00000000" w:rsidR="00000000" w:rsidRPr="00000000">
        <w:commentReference w:id="29"/>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ACKNOWLEDGMENTS:</w:t>
      </w:r>
    </w:p>
    <w:p w:rsidR="00000000" w:rsidDel="00000000" w:rsidP="00000000" w:rsidRDefault="00000000" w:rsidRPr="00000000" w14:paraId="00000082">
      <w:pPr>
        <w:spacing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thank the staff at the Wisconsin Department of Natural Resources Bayfield Fisheries Field Station, United States Geological Survey (USGS) Tunison Laboratory of Aquatic Science,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We acknowledge the French National Research Institute for Agriculture, Food, and Environment and the National Science Foundation (award number 1829451) for supporting a workshop to develop this experiment.</w:t>
      </w:r>
    </w:p>
    <w:p w:rsidR="00000000" w:rsidDel="00000000" w:rsidP="00000000" w:rsidRDefault="00000000" w:rsidRPr="00000000" w14:paraId="00000083">
      <w:pPr>
        <w:spacing w:line="3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0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w:t>
      </w:r>
      <w:sdt>
        <w:sdtPr>
          <w:tag w:val="goog_rdk_31"/>
        </w:sdtPr>
        <w:sdtContent>
          <w:commentRangeStart w:id="30"/>
        </w:sdtContent>
      </w:sdt>
      <w:sdt>
        <w:sdtPr>
          <w:tag w:val="goog_rdk_32"/>
        </w:sdtPr>
        <w:sdtContent>
          <w:commentRangeStart w:id="31"/>
        </w:sdtContent>
      </w:sdt>
      <w:r w:rsidDel="00000000" w:rsidR="00000000" w:rsidRPr="00000000">
        <w:rPr>
          <w:rFonts w:ascii="Times New Roman" w:cs="Times New Roman" w:eastAsia="Times New Roman" w:hAnsi="Times New Roman"/>
          <w:b w:val="1"/>
          <w:rtl w:val="0"/>
        </w:rPr>
        <w:t xml:space="preserve">CITED</w:t>
      </w:r>
      <w:commentRangeEnd w:id="30"/>
      <w:r w:rsidDel="00000000" w:rsidR="00000000" w:rsidRPr="00000000">
        <w:commentReference w:id="30"/>
      </w:r>
      <w:commentRangeEnd w:id="31"/>
      <w:r w:rsidDel="00000000" w:rsidR="00000000" w:rsidRPr="00000000">
        <w:commentReference w:id="31"/>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85">
      <w:pPr>
        <w:spacing w:line="30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Adrian, R., C. M. O’Reilly, H. Zagarese, S. B. Baines, D. O. Hessen, W. Keller, D. M. Livingstone, R. Sommaruga, D. Straile, E. Van Donk, G. A. Weyhenmeyer, and M. Winder. 2009. Lakes as sentinels of climate change. Limnology and Oceanography 54:2283–2297.</w:t>
      </w:r>
    </w:p>
    <w:p w:rsidR="00000000" w:rsidDel="00000000" w:rsidP="00000000" w:rsidRDefault="00000000" w:rsidRPr="00000000" w14:paraId="0000008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Anneville, O., E. Lasne, J. Guillard, R. Eckmann, J. D. Stockwell, C. Gillet, and D. L. Yule. 2015. Impact of Fishing and Stocking Practices on Coregonid Diversity. Food and Nutrition Sciences 06:1045–1055.</w:t>
      </w:r>
    </w:p>
    <w:p w:rsidR="00000000" w:rsidDel="00000000" w:rsidP="00000000" w:rsidRDefault="00000000" w:rsidRPr="00000000" w14:paraId="0000008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Austin, J. A., and S. M. Colman. 2007. Lake Superior summer water temperatures are increasing more rapidly than regional temperatures: A positive ice-albedo feedback. Geophysical Research Letters 34:1–5.</w:t>
      </w:r>
    </w:p>
    <w:p w:rsidR="00000000" w:rsidDel="00000000" w:rsidP="00000000" w:rsidRDefault="00000000" w:rsidRPr="00000000" w14:paraId="0000008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Bates, D., M. Mächler, B. Bolker, and S. Walker. 2015. Fitting Linear Mixed-Effects Models Using lme4. Journal of Statistical Software; Vol 1, Issue 1 (2015).</w:t>
      </w:r>
    </w:p>
    <w:p w:rsidR="00000000" w:rsidDel="00000000" w:rsidP="00000000" w:rsidRDefault="00000000" w:rsidRPr="00000000" w14:paraId="0000008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1963. The influence of egg size on herring larvae (Clupea harengus L). J. Cons. Int. Explor. Mer 28:211–240.</w:t>
      </w:r>
    </w:p>
    <w:p w:rsidR="00000000" w:rsidDel="00000000" w:rsidP="00000000" w:rsidRDefault="00000000" w:rsidRPr="00000000" w14:paraId="0000008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Blaxter, J. H. S. 1991. The effect of temperature on larval fishes. Netherlands Journal of Zoology 42:336–357.</w:t>
      </w:r>
    </w:p>
    <w:p w:rsidR="00000000" w:rsidDel="00000000" w:rsidP="00000000" w:rsidRDefault="00000000" w:rsidRPr="00000000" w14:paraId="0000008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Brett, J. R. 1979. Environmental factors and growth. Fish physiology, vol. VIII. Bioenergetics and growth:599–677.</w:t>
      </w:r>
    </w:p>
    <w:p w:rsidR="00000000" w:rsidDel="00000000" w:rsidP="00000000" w:rsidRDefault="00000000" w:rsidRPr="00000000" w14:paraId="0000008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Brooke, L. T., and P. J. Colby. 1980. Development and survival of embryos of lake herring at different constant oxygen concentrations and temperatures. The Progressive Fish-Culturist 42:3–9.</w:t>
      </w:r>
    </w:p>
    <w:p w:rsidR="00000000" w:rsidDel="00000000" w:rsidP="00000000" w:rsidRDefault="00000000" w:rsidRPr="00000000" w14:paraId="0000008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J. H., J. F. Gillooly, A. P. Allen, V. M. Savage, and G. B. West. 2004. Toward a metabolic theory of ecology. Ecology 85:1771–1789.</w:t>
      </w:r>
    </w:p>
    <w:p w:rsidR="00000000" w:rsidDel="00000000" w:rsidP="00000000" w:rsidRDefault="00000000" w:rsidRPr="00000000" w14:paraId="0000008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Busch, S., G. Kirillin, and T. Mehner. 2012. Plasticity in habitat use determines metabolic response of fish to global warming in stratified lakes. Oecologia 170:275–287.</w:t>
      </w:r>
    </w:p>
    <w:p w:rsidR="00000000" w:rsidDel="00000000" w:rsidP="00000000" w:rsidRDefault="00000000" w:rsidRPr="00000000" w14:paraId="0000009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Chavarie, L., J. B. Dempson, C. J. Schwarz, J. D. Reist, G. Power, and M. Power. 2010. Latitudinal variation in growth among Arctic charr in eastern North America: Evidence for countergradient variation? Hydrobiologia 650:161–177.</w:t>
      </w:r>
    </w:p>
    <w:p w:rsidR="00000000" w:rsidDel="00000000" w:rsidP="00000000" w:rsidRDefault="00000000" w:rsidRPr="00000000" w14:paraId="0000009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rsidR="00000000" w:rsidDel="00000000" w:rsidP="00000000" w:rsidRDefault="00000000" w:rsidRPr="00000000" w14:paraId="0000009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1970. Survival and development of lake herring (Coregonus artedii) eggs at various incubation temperatures. Biology of Coregonid Fishes:417–428.</w:t>
      </w:r>
    </w:p>
    <w:p w:rsidR="00000000" w:rsidDel="00000000" w:rsidP="00000000" w:rsidRDefault="00000000" w:rsidRPr="00000000" w14:paraId="0000009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Colby, P. J., and L. T. Brooke. 1973. Effects of Temperature on Embryonic-Development of Lake Herring (Coregonus-Artedii). Journal of the Fisheries Research Board of Canada 30:799–810.</w:t>
      </w:r>
    </w:p>
    <w:p w:rsidR="00000000" w:rsidDel="00000000" w:rsidP="00000000" w:rsidRDefault="00000000" w:rsidRPr="00000000" w14:paraId="0000009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Comte, L., L. Buisson, M. Daufresne, and G. Grenouillet. 2013. Climate-induced changes in the distribution of freshwater fish: Observed and predicted trends. Freshwater Biology 58:625–639.</w:t>
      </w:r>
    </w:p>
    <w:p w:rsidR="00000000" w:rsidDel="00000000" w:rsidP="00000000" w:rsidRDefault="00000000" w:rsidRPr="00000000" w14:paraId="0000009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M. C. Present. 1990. Countergradient variation in growth rate: compensation for lenth of the growing season among Atlantic silversides from different latitudes. Oecologica 83:316–324.</w:t>
      </w:r>
    </w:p>
    <w:p w:rsidR="00000000" w:rsidDel="00000000" w:rsidP="00000000" w:rsidRDefault="00000000" w:rsidRPr="00000000" w14:paraId="0000009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Conover, D. O., and E. T. Schultz. 1995. Phenotypic similarity and the evolutionary significance of countergradient variation. Trends in Ecology &amp; Evolution 10:248–252.</w:t>
      </w:r>
    </w:p>
    <w:p w:rsidR="00000000" w:rsidDel="00000000" w:rsidP="00000000" w:rsidRDefault="00000000" w:rsidRPr="00000000" w14:paraId="0000009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Cushing, D. H. 1990. Plankton production and year-class strength in fish populations: An update of the match/mismatch hypothesis. Advances in Marine Biology 26:249–293.</w:t>
      </w:r>
    </w:p>
    <w:p w:rsidR="00000000" w:rsidDel="00000000" w:rsidP="00000000" w:rsidRDefault="00000000" w:rsidRPr="00000000" w14:paraId="0000009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Dahlke, F. T., S. Wohlrab, M. Butzin, and H.-O. Pörtner. 2020. Thermal bottlenecks in the life cycle define climate vulnerability of fish. Science 369:65–70.</w:t>
      </w:r>
    </w:p>
    <w:p w:rsidR="00000000" w:rsidDel="00000000" w:rsidP="00000000" w:rsidRDefault="00000000" w:rsidRPr="00000000" w14:paraId="0000009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Damme, C. J. G., M. Dickey-Collas, A. D. Rijnsdorp, and O. S. Kjesbu. 2009. Fecundity, atresia, and spawning strategies of Atlantic herring (Clupea harengus). Canadian Journal of Fisheries &amp; Aquatic Sciences 66.</w:t>
      </w:r>
    </w:p>
    <w:p w:rsidR="00000000" w:rsidDel="00000000" w:rsidP="00000000" w:rsidRDefault="00000000" w:rsidRPr="00000000" w14:paraId="0000009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Dryer, W. R., and J. Beil. 1964. Life history of lake herring in Lake Superior. Fish. Bull 63:493–530.</w:t>
      </w:r>
    </w:p>
    <w:p w:rsidR="00000000" w:rsidDel="00000000" w:rsidP="00000000" w:rsidRDefault="00000000" w:rsidRPr="00000000" w14:paraId="0000009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rsidR="00000000" w:rsidDel="00000000" w:rsidP="00000000" w:rsidRDefault="00000000" w:rsidRPr="00000000" w14:paraId="0000009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rsidR="00000000" w:rsidDel="00000000" w:rsidP="00000000" w:rsidRDefault="00000000" w:rsidRPr="00000000" w14:paraId="0000009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Elliott, J. A., and V. A. Bell. 2011. Predicting the potential long-term influence of climate change on vendace (Coregonus albula) habitat in Bassenthwaite Lake, U.K. Freshwater Biology 56:395–405.</w:t>
      </w:r>
    </w:p>
    <w:p w:rsidR="00000000" w:rsidDel="00000000" w:rsidP="00000000" w:rsidRDefault="00000000" w:rsidRPr="00000000" w14:paraId="0000009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Eronen, T., and E. Lahti. 1988. Life cycle of winter spawning vendace (Coregonus albula L.) in Lake Kajoonjärvi, eastern Finland. Finnish Fisheries Research 9:197–203.</w:t>
      </w:r>
    </w:p>
    <w:p w:rsidR="00000000" w:rsidDel="00000000" w:rsidP="00000000" w:rsidRDefault="00000000" w:rsidRPr="00000000" w14:paraId="0000009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Eshenroder, R. L., P. Vecsei, O. T. Gorman, D. L. Yule, T. C. Pratt, N. E. Mandrak, D. B. Bunnell, and A. M. Muir. 2016. Ciscoes (Coregonus, subgenus Leucichthys) of the Laurentian Great Lakes and Lake Nipigon. Page Canadian Journal of Fisheries and Aquatic Sciences. Great Lakes Fishery Commission.</w:t>
      </w:r>
    </w:p>
    <w:p w:rsidR="00000000" w:rsidDel="00000000" w:rsidP="00000000" w:rsidRDefault="00000000" w:rsidRPr="00000000" w14:paraId="000000A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Favé, M.-J., and J. Turgeon. 2008. Patterns of genetic diversity in Great Lakes bloaters (Coregonus hoyi) with a view to future reintroduction in Lake Ontario. Conservation Genetics 9:281–293.</w:t>
      </w:r>
    </w:p>
    <w:p w:rsidR="00000000" w:rsidDel="00000000" w:rsidP="00000000" w:rsidRDefault="00000000" w:rsidRPr="00000000" w14:paraId="000000A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Ficke, A. D., C. A. Myrick, and L. J. Hansen. 2007. Potential impacts of global climate change on freshwater fisheries. Reviews in Fish Biology and Fisheries 17:581–613.</w:t>
      </w:r>
    </w:p>
    <w:p w:rsidR="00000000" w:rsidDel="00000000" w:rsidP="00000000" w:rsidRDefault="00000000" w:rsidRPr="00000000" w14:paraId="000000A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Figge, F. 2004. Bio-folio: applying portfolio theory to biodiversity. Biodiversity &amp; Conservation 13:827–849.</w:t>
      </w:r>
    </w:p>
    <w:p w:rsidR="00000000" w:rsidDel="00000000" w:rsidP="00000000" w:rsidRDefault="00000000" w:rsidRPr="00000000" w14:paraId="000000A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Freshwater, C., S. C. Anderson, K. R. Holt, A. Huang, and C. A. Holt. 2019. Weakened portfolio effects constrain management effectiveness for population aggregates. Ecological Applications 29:e01966.</w:t>
      </w:r>
    </w:p>
    <w:p w:rsidR="00000000" w:rsidDel="00000000" w:rsidP="00000000" w:rsidRDefault="00000000" w:rsidRPr="00000000" w14:paraId="000000A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Gillooly, J. F., E. L. Charnov, G. B. West, V. M. Savage, and J. H. Brown. 2002. Effects of size and temperature on developmental time. Nature 417:70–73.</w:t>
      </w:r>
    </w:p>
    <w:p w:rsidR="00000000" w:rsidDel="00000000" w:rsidP="00000000" w:rsidRDefault="00000000" w:rsidRPr="00000000" w14:paraId="000000A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Hairston, N. G., S. P. Ellner, M. A. Geber, T. Yoshida, and J. A. Fox. 2005. Rapid evolution and the convergence of ecological and evolutionary time. Ecology Letters 8:1114–1127.</w:t>
      </w:r>
    </w:p>
    <w:p w:rsidR="00000000" w:rsidDel="00000000" w:rsidP="00000000" w:rsidRDefault="00000000" w:rsidRPr="00000000" w14:paraId="000000A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Häkkinen, J., E. Vehniäinen, O. Ylönen, J. Heikkilä, M. Soimasuo, J. Kaurola, A. Oikari, and J. Karjalainen. 2002. The effects of increasing UV-B radiation on pigmentation, growth and survival of coregonid embryos and larvae. Environmental Biology of Fishes 64:451–459.</w:t>
      </w:r>
    </w:p>
    <w:p w:rsidR="00000000" w:rsidDel="00000000" w:rsidP="00000000" w:rsidRDefault="00000000" w:rsidRPr="00000000" w14:paraId="000000A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Halpern, B. S., M. Frazier, J. Potapenko, K. S. Casey, K. Koenig, C. Longo, J. S. Lowndes, R. C. Rockwood, E. R. Selig, K. A. Selkoe, and S. Walbridge. 2015. Spatial and temporal changes in cumulative human impacts on the world’s ocean. Nature Communications 6:1–7.</w:t>
      </w:r>
    </w:p>
    <w:p w:rsidR="00000000" w:rsidDel="00000000" w:rsidP="00000000" w:rsidRDefault="00000000" w:rsidRPr="00000000" w14:paraId="000000A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Hansen, G. J. A., J. S. Read, J. F. Hansen, and L. A. Winslow. 2017. Projected shifts in fish species dominance in Wisconsin lakes under climate change. Global Change Biology 23:1463–1476.</w:t>
      </w:r>
    </w:p>
    <w:p w:rsidR="00000000" w:rsidDel="00000000" w:rsidP="00000000" w:rsidRDefault="00000000" w:rsidRPr="00000000" w14:paraId="000000A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1986. Statut taxonomique et bio-écologie de la population de cisco de lac (Coregonus artedii) frayant au printemps au lac des Écorces, QC: mémoire présenté à l’Université du Québec à Montréal comme exigence partielle de la maîtrise en biologie. Université du Québec.</w:t>
      </w:r>
    </w:p>
    <w:p w:rsidR="00000000" w:rsidDel="00000000" w:rsidP="00000000" w:rsidRDefault="00000000" w:rsidRPr="00000000" w14:paraId="000000A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1989. Comparison of meristic and morphometric characters among spring-and fall-spawning ecotypes of cisco (Coregonus artedii) in southern Quebec, Canada. Canadian Journal of Fisheries and Aquatic Sciences 46:166–173.</w:t>
      </w:r>
    </w:p>
    <w:p w:rsidR="00000000" w:rsidDel="00000000" w:rsidP="00000000" w:rsidRDefault="00000000" w:rsidRPr="00000000" w14:paraId="000000A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Hénault, M., and R. Fortin. 1991. Early life stages, growth, and reproduction of spring-spawning ciscoes (Coregonus artedii) in Lac des Écorces, Quebec. Canadian journal of zoology 69:1644–1652.</w:t>
      </w:r>
    </w:p>
    <w:p w:rsidR="00000000" w:rsidDel="00000000" w:rsidP="00000000" w:rsidRDefault="00000000" w:rsidRPr="00000000" w14:paraId="000000A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Herb, W. R., L. B. Johnson, P. C. Jacobson, and H. G. Stefan. 2014. Projecting cold-water fish habitat in lakes of the glacial lakes region under changing land use and climate regimes. Canadian Journal of Fisheries and Aquatic Sciences 71:1334–1348.</w:t>
      </w:r>
    </w:p>
    <w:p w:rsidR="00000000" w:rsidDel="00000000" w:rsidP="00000000" w:rsidRDefault="00000000" w:rsidRPr="00000000" w14:paraId="000000A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Hodson, P. V, and B. R. Blunt. 1986. The effect of time from hatch on the yolk conversion efficiency of rainbow trout, Salmo gairdneri. Journal of Fish Biology 29:37–46.</w:t>
      </w:r>
    </w:p>
    <w:p w:rsidR="00000000" w:rsidDel="00000000" w:rsidP="00000000" w:rsidRDefault="00000000" w:rsidRPr="00000000" w14:paraId="000000A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Hoffmann, A. A., and C. M. Sgrò. 2011. Climate change and evolutionary adaptation. Nature Australia 470:479–485.</w:t>
      </w:r>
    </w:p>
    <w:p w:rsidR="00000000" w:rsidDel="00000000" w:rsidP="00000000" w:rsidRDefault="00000000" w:rsidRPr="00000000" w14:paraId="000000A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Houde, A. L., and T. E. Pitcher. 2019. fullfact: Full Factorial Breeding Analysis.</w:t>
      </w:r>
    </w:p>
    <w:p w:rsidR="00000000" w:rsidDel="00000000" w:rsidP="00000000" w:rsidRDefault="00000000" w:rsidRPr="00000000" w14:paraId="000000B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Howells, E. J., D. Abrego, E. Meyer, N. L. Kirk, and J. A. Burt. 2016. Host adaptation and unexpected symbiont partners enable reef‐building corals to tolerate extreme temperatures. Global change biology 22:2702–2714.</w:t>
      </w:r>
    </w:p>
    <w:p w:rsidR="00000000" w:rsidDel="00000000" w:rsidP="00000000" w:rsidRDefault="00000000" w:rsidRPr="00000000" w14:paraId="000000B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Huuskonen, H., J. Kekäläinen, B. Panda, T. Shikano, and R. Kortet. 2011. Embryonic survival and larval predator-avoidance ability in mutually ornamented whitefish. Biological journal of the Linnean Society 103:593–601.</w:t>
      </w:r>
    </w:p>
    <w:p w:rsidR="00000000" w:rsidDel="00000000" w:rsidP="00000000" w:rsidRDefault="00000000" w:rsidRPr="00000000" w14:paraId="000000B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Isaak, D. J. 2014. Climate Change and the Future of Freshwater Fisheries. Page Future of Fisheries: Perspectives for Emerging Professionals.</w:t>
      </w:r>
    </w:p>
    <w:p w:rsidR="00000000" w:rsidDel="00000000" w:rsidP="00000000" w:rsidRDefault="00000000" w:rsidRPr="00000000" w14:paraId="000000B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Jacobson, P. C., H. G. Stefan, and D. L. Pereira. 2010. Coldwater fish oxythermal habitat in Minnesota lakes: influence of total phosphorus, July air temperature, and relative depth. Canadian Journal of Fisheries and Aquatic Sciences 67:2002–2013.</w:t>
      </w:r>
    </w:p>
    <w:p w:rsidR="00000000" w:rsidDel="00000000" w:rsidP="00000000" w:rsidRDefault="00000000" w:rsidRPr="00000000" w14:paraId="000000B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rsidR="00000000" w:rsidDel="00000000" w:rsidP="00000000" w:rsidRDefault="00000000" w:rsidRPr="00000000" w14:paraId="000000B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Jonsson, B., and N. Jonsson. 2014. Early environment influences later performance in fishes.</w:t>
      </w:r>
    </w:p>
    <w:p w:rsidR="00000000" w:rsidDel="00000000" w:rsidP="00000000" w:rsidRDefault="00000000" w:rsidRPr="00000000" w14:paraId="000000B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Jørgensen, C., B. Ernande, Ø. Fiksen, and U. Dieckmann. 2006. The logic of skipped spawning in fish. Canadian Journal of Fisheries and Aquatic Sciences 63:200–211.</w:t>
      </w:r>
    </w:p>
    <w:p w:rsidR="00000000" w:rsidDel="00000000" w:rsidP="00000000" w:rsidRDefault="00000000" w:rsidRPr="00000000" w14:paraId="000000B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Kamler, E. 2008. Resource allocation in yolk-feeding fish. Reviews in Fish biology and Fisheries 18:143.</w:t>
      </w:r>
    </w:p>
    <w:p w:rsidR="00000000" w:rsidDel="00000000" w:rsidP="00000000" w:rsidRDefault="00000000" w:rsidRPr="00000000" w14:paraId="000000B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1992. Effects of different preservation methods on total length and weight of larval vendace (Coregonus albula (L.)). Nordic Journal of Freshwater Research (Sweden).</w:t>
      </w:r>
    </w:p>
    <w:p w:rsidR="00000000" w:rsidDel="00000000" w:rsidP="00000000" w:rsidRDefault="00000000" w:rsidRPr="00000000" w14:paraId="000000B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H. Auvinen, H. Helminen, T. J. Marjomäki, T. Niva, J. Sarvala, and M. Viljanen. 2000. Unpredictability of ﬁsh recruitment - interannual variation in YOY abundance.</w:t>
      </w:r>
    </w:p>
    <w:p w:rsidR="00000000" w:rsidDel="00000000" w:rsidP="00000000" w:rsidRDefault="00000000" w:rsidRPr="00000000" w14:paraId="000000B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L. Jokinen, T. Keskinen, and T. J. Marjomäki. 2016a. Environmental and genetic effects on larval hatching time in two coregonids. Hydrobiologia 780:135–143.</w:t>
      </w:r>
    </w:p>
    <w:p w:rsidR="00000000" w:rsidDel="00000000" w:rsidP="00000000" w:rsidRDefault="00000000" w:rsidRPr="00000000" w14:paraId="000000B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T. Keskinen, M. Pulkkanen, and T. J. Marjomäki. 2015. Climate change alters the egg development dynamics in cold-water adapted coregonids. Environmental Biology of Fishes 98:979–991.</w:t>
      </w:r>
    </w:p>
    <w:p w:rsidR="00000000" w:rsidDel="00000000" w:rsidP="00000000" w:rsidRDefault="00000000" w:rsidRPr="00000000" w14:paraId="000000B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and T. J. Marjomäki. 2018. Communal pair spawning behaviour of vendace (Coregonus albula) in the dark. Ecology of Freshwater Fish 27:542–548.</w:t>
      </w:r>
    </w:p>
    <w:p w:rsidR="00000000" w:rsidDel="00000000" w:rsidP="00000000" w:rsidRDefault="00000000" w:rsidRPr="00000000" w14:paraId="000000B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Karjalainen, J., O. Urpanen, T. Keskinen, H. Huuskonen, J. Sarvala, P. Valkeajärvi, and T. J. Marjomäki. 2016b. Phenotypic plasticity in growth and fecundity induced by strong population fluctuations affects reproductive traits of female fish. Ecology and Evolution 6:779–790.</w:t>
      </w:r>
    </w:p>
    <w:p w:rsidR="00000000" w:rsidDel="00000000" w:rsidP="00000000" w:rsidRDefault="00000000" w:rsidRPr="00000000" w14:paraId="000000B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Kekäläinen, J., P. Oskoei, M. Janhunen, H. Koskinen, R. Kortet, and H. Huuskonen. 2018. Sperm pre-fertilization thermal environment shapes offspring phenotype and performance. Journal of Experimental Biology 221.</w:t>
      </w:r>
    </w:p>
    <w:p w:rsidR="00000000" w:rsidDel="00000000" w:rsidP="00000000" w:rsidRDefault="00000000" w:rsidRPr="00000000" w14:paraId="000000B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Kennedy, J., A. J. Geffen, and R. D. M. Nash. 2007. Maternal influences on egg and larval characteristics of plaice (Pleuronectes platessa L.). Journal of Sea Research 58:65–77.</w:t>
      </w:r>
    </w:p>
    <w:p w:rsidR="00000000" w:rsidDel="00000000" w:rsidP="00000000" w:rsidRDefault="00000000" w:rsidRPr="00000000" w14:paraId="000000C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Kinnison, M. T., and N. G. Hairston. 2007. Eco-evolutionary conservation biology: Contemporary evolution and the dynamics of persistence. Functional Ecology 21:444–454.</w:t>
      </w:r>
    </w:p>
    <w:p w:rsidR="00000000" w:rsidDel="00000000" w:rsidP="00000000" w:rsidRDefault="00000000" w:rsidRPr="00000000" w14:paraId="000000C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Langhans, S. D., S. C. Jähnig, M. Lago, A. Schmidt-Kloiber, and T. Hein. 2019. The potential of ecosystem-based management to integrate biodiversity conservation and ecosystem service provision in aquatic ecosystems. Elsevier.</w:t>
      </w:r>
    </w:p>
    <w:p w:rsidR="00000000" w:rsidDel="00000000" w:rsidP="00000000" w:rsidRDefault="00000000" w:rsidRPr="00000000" w14:paraId="000000C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rsidR="00000000" w:rsidDel="00000000" w:rsidP="00000000" w:rsidRDefault="00000000" w:rsidRPr="00000000" w14:paraId="000000C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Little, A. G., I. Loughland, and F. Seebacher. 2020. What do warming waters mean for fish physiology and fisheries? Journal of Fish Biology.</w:t>
      </w:r>
    </w:p>
    <w:p w:rsidR="00000000" w:rsidDel="00000000" w:rsidP="00000000" w:rsidRDefault="00000000" w:rsidRPr="00000000" w14:paraId="000000C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 G. W., G. C. Daily, and P. R. Ehrlich. 2003. Population diversity and ecosystem services. Trends in Ecology &amp; Evolution 18:331–336.</w:t>
      </w:r>
    </w:p>
    <w:p w:rsidR="00000000" w:rsidDel="00000000" w:rsidP="00000000" w:rsidRDefault="00000000" w:rsidRPr="00000000" w14:paraId="000000C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Lucke, V. S., T. R. Stewart, M. R. Vinson, J. D. Glase, and J. D. Stockwell. 2020. Larval Coregonus spp. diets and zooplankton community patterns in the Apostle Islands, Lake Superior. Journal of Great Lakes Research.</w:t>
      </w:r>
    </w:p>
    <w:p w:rsidR="00000000" w:rsidDel="00000000" w:rsidP="00000000" w:rsidRDefault="00000000" w:rsidRPr="00000000" w14:paraId="000000C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Luczynski, M., and A. Kirklewska. 1984. Dependence of Coregonus albula embryogenesis rate on the incubation temperature. Aquaculture 42:43–55.</w:t>
      </w:r>
    </w:p>
    <w:p w:rsidR="00000000" w:rsidDel="00000000" w:rsidP="00000000" w:rsidRDefault="00000000" w:rsidRPr="00000000" w14:paraId="000000C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rsidR="00000000" w:rsidDel="00000000" w:rsidP="00000000" w:rsidRDefault="00000000" w:rsidRPr="00000000" w14:paraId="000000C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Lynch, A. J., W. W. Taylor, T. D. Beard, and B. M. Lofgren. 2015. Climate change projections for lake whitefish (Coregonus clupeaformis) recruitment in the 1836 Treaty Waters of the Upper Great Lakes. Journal of Great Lakes Research 41:415–422.</w:t>
      </w:r>
    </w:p>
    <w:p w:rsidR="00000000" w:rsidDel="00000000" w:rsidP="00000000" w:rsidRDefault="00000000" w:rsidRPr="00000000" w14:paraId="000000C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Mari, L., L. Garaud, G. Evanno, and E. Lasne. 2016. Higher temperature exacerbates the impact of sediments on embryo performances in a salmonid. Biology Letters 12:20160745.</w:t>
      </w:r>
    </w:p>
    <w:p w:rsidR="00000000" w:rsidDel="00000000" w:rsidP="00000000" w:rsidRDefault="00000000" w:rsidRPr="00000000" w14:paraId="000000C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Marjomäki, T. J., H. Auvinen, H. Helminen, A. Huusko, J. Sarvala, P. Valkeajärvi, M. Viljanen, and J. Karjalainen. 2004. Spatial synchrony in the inter-annual population variation of vendace (Coregonus albula (L.)) in Finnish lakes. Annales Zoologici Fennici 41:225–240.</w:t>
      </w:r>
    </w:p>
    <w:p w:rsidR="00000000" w:rsidDel="00000000" w:rsidP="00000000" w:rsidRDefault="00000000" w:rsidRPr="00000000" w14:paraId="000000C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McBride, R. S., S. Somarakis, G. R. Fitzhugh, A. Albert, N. A. Yaragina, M. J. Wuenschel, A. Alonso‐Fernández, and G. Basilone. 2015. Energy acquisition and allocation to egg production in relation to fish reproductive strategies. Fish and Fisheries 16:23–57.</w:t>
      </w:r>
    </w:p>
    <w:p w:rsidR="00000000" w:rsidDel="00000000" w:rsidP="00000000" w:rsidRDefault="00000000" w:rsidRPr="00000000" w14:paraId="000000C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McCullough, I. M., K. S. Cheruvelil, S. M. Collins, and P. A. Soranno. 2019. Geographic patterns of the climate sensitivity of lakes. Ecological Applications 29:e01836.</w:t>
      </w:r>
    </w:p>
    <w:p w:rsidR="00000000" w:rsidDel="00000000" w:rsidP="00000000" w:rsidRDefault="00000000" w:rsidRPr="00000000" w14:paraId="000000C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Mcphee, M. V, D. L. G. Noakes, and F. W. Allendorf. 2012. Developmental rate: A unifying mechanism for sympatric divergence in postglacial fishes? Current Zoology 58:21–34.</w:t>
      </w:r>
    </w:p>
    <w:p w:rsidR="00000000" w:rsidDel="00000000" w:rsidP="00000000" w:rsidRDefault="00000000" w:rsidRPr="00000000" w14:paraId="000000C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Meehl, G. A., T. F. Stocker, W. D. Collins, P. Friedlingstein, T. Gaye, J. M. Gregory, A. Kitoh, R. Knutti, J. M. Murphy, and A. Noda. 2007. Global climate projections.</w:t>
      </w:r>
    </w:p>
    <w:p w:rsidR="00000000" w:rsidDel="00000000" w:rsidP="00000000" w:rsidRDefault="00000000" w:rsidRPr="00000000" w14:paraId="000000C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Muir, A. M., M. T. Arts, M. A. Koops, T. B. Johnson, C. C. Krueger, T. M. Sutton, and J. Rosenfeld. 2014. Reproductive life-history strategies in lake whitefish ( Coregonus clupeaformis ) from the Laurentian Great Lakes. Canadian Journal of Fisheries and Aquatic Sciences 71:1256–1269.</w:t>
      </w:r>
    </w:p>
    <w:p w:rsidR="00000000" w:rsidDel="00000000" w:rsidP="00000000" w:rsidRDefault="00000000" w:rsidRPr="00000000" w14:paraId="000000D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Müller, R. 1992. Trophic state and its implications for natural reproduction of salmonid fish. Pages 261–268 The Dynamics and Use of Lacustrine Ecosystems. Springer.</w:t>
      </w:r>
    </w:p>
    <w:p w:rsidR="00000000" w:rsidDel="00000000" w:rsidP="00000000" w:rsidRDefault="00000000" w:rsidRPr="00000000" w14:paraId="000000D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J. T., D. L. Yule, M. L. Jones, T. D. Ahrenstorff, T. R. Hrabik, R. M. Claramunt, M. P. Ebener, and E. K. Berglund. 2015. Spatial synchrony in cisco recruitment. Fisheries Research 165:11–21.</w:t>
      </w:r>
    </w:p>
    <w:p w:rsidR="00000000" w:rsidDel="00000000" w:rsidP="00000000" w:rsidRDefault="00000000" w:rsidRPr="00000000" w14:paraId="000000D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Nagler, J. J., J. E. Parsons, and J. G. Cloud. 2000. Single pair mating indicates maternal effects on embryo survival in rainbow trout, Oncorhynchus mykiss. Aquaculture 184:177–183.</w:t>
      </w:r>
    </w:p>
    <w:p w:rsidR="00000000" w:rsidDel="00000000" w:rsidP="00000000" w:rsidRDefault="00000000" w:rsidRPr="00000000" w14:paraId="000000D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Neff, B. D., and T. E. Pitcher. 2005. Genetic quality and sexual selection: an integrated framework for good genes and compatible genes. Molecular ecology 14:19–38.</w:t>
      </w:r>
    </w:p>
    <w:p w:rsidR="00000000" w:rsidDel="00000000" w:rsidP="00000000" w:rsidRDefault="00000000" w:rsidRPr="00000000" w14:paraId="000000D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Nyberg, P., E. Bergstrand, E. Degerman, and O. Enderlein. 2001. Recruitment of pelagic fish in an unstable climate: studies in Sweden’s four largest lakes. Ambio 30:559–564.</w:t>
      </w:r>
    </w:p>
    <w:p w:rsidR="00000000" w:rsidDel="00000000" w:rsidP="00000000" w:rsidRDefault="00000000" w:rsidRPr="00000000" w14:paraId="000000D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O’Reilly, C. M., R. J. Rowley, P. Schneider, J. D. Lenters, P. B. Mcintyre, and B. M. Kraemer. 2015. Rapid and highly variable warming of lake surface waters around the globe. Geophysical Research Letters 42:1–9.</w:t>
      </w:r>
    </w:p>
    <w:p w:rsidR="00000000" w:rsidDel="00000000" w:rsidP="00000000" w:rsidRDefault="00000000" w:rsidRPr="00000000" w14:paraId="000000D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Oberlercher, T. M., and J. Wanzenböck. 2016. Impact of electric fishing on egg survival of whitefish, Coregonus lavaretus. Fisheries Management and Ecology 23:540–547.</w:t>
      </w:r>
    </w:p>
    <w:p w:rsidR="00000000" w:rsidDel="00000000" w:rsidP="00000000" w:rsidRDefault="00000000" w:rsidRPr="00000000" w14:paraId="000000D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T. Mehner, G. Staaks, and F. Hölker. 2008. Is ecological segregation in a pair of sympatric coregonines supported by divergent feeding efficiencies? Canadian Journal of Fisheries and Aquatic Sciences 65:2105–2113.</w:t>
      </w:r>
    </w:p>
    <w:p w:rsidR="00000000" w:rsidDel="00000000" w:rsidP="00000000" w:rsidRDefault="00000000" w:rsidRPr="00000000" w14:paraId="000000D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Ohlberger, J., G. Staaks, and F. Hölker. 2007. Effects of temperature, swimming speed and body mass on standard and active metabolic rate in vendace (Coregonus albula). Journal of Comparative Physiology B 177:905–916.</w:t>
      </w:r>
    </w:p>
    <w:p w:rsidR="00000000" w:rsidDel="00000000" w:rsidP="00000000" w:rsidRDefault="00000000" w:rsidRPr="00000000" w14:paraId="000000D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Oomen, R. A., and J. A. Hutchings. 2015. Variation in spawning time promotes genetic variability in population responses to environmental change in a marine fish. Conservation physiology 3:cov027.</w:t>
      </w:r>
    </w:p>
    <w:p w:rsidR="00000000" w:rsidDel="00000000" w:rsidP="00000000" w:rsidRDefault="00000000" w:rsidRPr="00000000" w14:paraId="000000D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Pariseau, R., P. Dumont, and J.-G. Migneault. 1983. Découverte, dans le sud-ouest du Québec, d’une population de cisco de lac, Coregonus artedii, frayant au printemps. Canadian Journal of Zoology 61:2365–2368.</w:t>
      </w:r>
    </w:p>
    <w:p w:rsidR="00000000" w:rsidDel="00000000" w:rsidP="00000000" w:rsidRDefault="00000000" w:rsidRPr="00000000" w14:paraId="000000DB">
      <w:pPr>
        <w:widowControl w:val="0"/>
        <w:ind w:left="480" w:hanging="480"/>
        <w:rPr>
          <w:rFonts w:ascii="Times New Roman" w:cs="Times New Roman" w:eastAsia="Times New Roman" w:hAnsi="Times New Roman"/>
        </w:rPr>
      </w:pPr>
      <w:sdt>
        <w:sdtPr>
          <w:tag w:val="goog_rdk_33"/>
        </w:sdtPr>
        <w:sdtContent>
          <w:commentRangeStart w:id="32"/>
        </w:sdtContent>
      </w:sdt>
      <w:r w:rsidDel="00000000" w:rsidR="00000000" w:rsidRPr="00000000">
        <w:rPr>
          <w:rFonts w:ascii="Times New Roman" w:cs="Times New Roman" w:eastAsia="Times New Roman" w:hAnsi="Times New Roman"/>
          <w:rtl w:val="0"/>
        </w:rPr>
        <w:t xml:space="preserve">Paufve, M. 2019. Diversity in spawning habitat across Great Lakes Cisco populations.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D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Pauly, D., and R. S. V Pullin. 1988. Hatching time in spherical, pelagic, marine fish eggs in response to temperature and egg size. Environmental biology of fishes 22:261–271.</w:t>
      </w:r>
    </w:p>
    <w:p w:rsidR="00000000" w:rsidDel="00000000" w:rsidP="00000000" w:rsidRDefault="00000000" w:rsidRPr="00000000" w14:paraId="000000D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Pelletier, F., D. Garant, and A. P. Hendry. 2009. Eco-evolutionary dynamics. The Royal Society.</w:t>
      </w:r>
    </w:p>
    <w:p w:rsidR="00000000" w:rsidDel="00000000" w:rsidP="00000000" w:rsidRDefault="00000000" w:rsidRPr="00000000" w14:paraId="000000D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Pepin, P. 1991. Effect of temperature and size on development, mortality, and survival rates of the pelagic early life history stages of marine fish. Canadian Journal of Fisheries and Aquatic Sciences 48:503–518.</w:t>
      </w:r>
    </w:p>
    <w:p w:rsidR="00000000" w:rsidDel="00000000" w:rsidP="00000000" w:rsidRDefault="00000000" w:rsidRPr="00000000" w14:paraId="000000D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Pritchard, A. L. 1931. Spawning habits and fry of the cisco (</w:t>
      </w:r>
      <w:r w:rsidDel="00000000" w:rsidR="00000000" w:rsidRPr="00000000">
        <w:rPr>
          <w:rFonts w:ascii="Times New Roman" w:cs="Times New Roman" w:eastAsia="Times New Roman" w:hAnsi="Times New Roman"/>
          <w:i w:val="1"/>
          <w:rtl w:val="0"/>
        </w:rPr>
        <w:t xml:space="preserve">Leucichthys artedi</w:t>
      </w:r>
      <w:r w:rsidDel="00000000" w:rsidR="00000000" w:rsidRPr="00000000">
        <w:rPr>
          <w:rFonts w:ascii="Times New Roman" w:cs="Times New Roman" w:eastAsia="Times New Roman" w:hAnsi="Times New Roman"/>
          <w:rtl w:val="0"/>
        </w:rPr>
        <w:t xml:space="preserve">) in Lake Ontario. Contributions to Canadian Biology and Fisheries 6:225–240.</w:t>
      </w:r>
    </w:p>
    <w:p w:rsidR="00000000" w:rsidDel="00000000" w:rsidP="00000000" w:rsidRDefault="00000000" w:rsidRPr="00000000" w14:paraId="000000E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2020. R: A Language and Environment for Statistical Computing. R Foundation for Statistical Computing, Vienna, Austria.</w:t>
      </w:r>
    </w:p>
    <w:p w:rsidR="00000000" w:rsidDel="00000000" w:rsidP="00000000" w:rsidRDefault="00000000" w:rsidRPr="00000000" w14:paraId="000000E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Reist, J. D., F. J. Wrona, T. D. Prowse, M. Power, J. B. Dempson, R. J. Beamish, J. R. King, T. J. Carmichael, and C. D. Sawatzky. 2006. General effects of climate change on Arctic fishes and fish populations. AMBIO: A Journal of the Human Environment 35:370–380.</w:t>
      </w:r>
    </w:p>
    <w:p w:rsidR="00000000" w:rsidDel="00000000" w:rsidP="00000000" w:rsidRDefault="00000000" w:rsidRPr="00000000" w14:paraId="000000E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Rosinski, C. L., M. R. Vinson, and D. L. Yule. 2020. Niche Partitioning among Native Ciscoes and Nonnative Rainbow Smelt in Lake Superior. Transactions of the American Fisheries Society 149:184–203.</w:t>
      </w:r>
    </w:p>
    <w:p w:rsidR="00000000" w:rsidDel="00000000" w:rsidP="00000000" w:rsidRDefault="00000000" w:rsidRPr="00000000" w14:paraId="000000E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E., R. Hilborn, B. Chasco, C. P. Boatright, T. P. Quinn, L. A. Rogers, and M. S. Webster. 2010. Population diversity and the portfolio effect in an exploited species. Nature 465:609–612.</w:t>
      </w:r>
    </w:p>
    <w:p w:rsidR="00000000" w:rsidDel="00000000" w:rsidP="00000000" w:rsidRDefault="00000000" w:rsidRPr="00000000" w14:paraId="000000E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Schindler, D. W., K. G. Beaty, E. J. Fee, D. R. Cruikshank, E. R. DeBruyn, D. L. Findlay, G. A. Linsey, J. A. Shearer, M. P. Stainton, and M. A. Turner. 1990. Effects of Climatic Warming on Lakes of the Central Boreal Forest. Science 250:967–970.</w:t>
      </w:r>
    </w:p>
    <w:p w:rsidR="00000000" w:rsidDel="00000000" w:rsidP="00000000" w:rsidRDefault="00000000" w:rsidRPr="00000000" w14:paraId="000000E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Schmitt, J. D., C. S. Vandergoot, B. P. O’Malley, and R. T. Kraus. 2020. Does Lake Erie still have sufficient oxythermal habitat for cisco Coregonus artedi? Journal of Great Lakes Research 46:330–338.</w:t>
      </w:r>
    </w:p>
    <w:p w:rsidR="00000000" w:rsidDel="00000000" w:rsidP="00000000" w:rsidRDefault="00000000" w:rsidRPr="00000000" w14:paraId="000000E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and J. Freyhof. 2003. Coregonus fontanae, a new spring-spawning cisco from Lake Stechlin, northern Germany (Salmoniformes: Coregonidae). Ichthyological Exploration of Freshwaters 14:209–216.</w:t>
      </w:r>
    </w:p>
    <w:p w:rsidR="00000000" w:rsidDel="00000000" w:rsidP="00000000" w:rsidRDefault="00000000" w:rsidRPr="00000000" w14:paraId="000000E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Schulz, M., J. Freyhof, R. Saint-Laurent, K. Østbye, T. Mehner, L. Bernatchez, R. Saint‐Laurent, K. Østbye, T. Mehner, and L. Bernatchez. 2006. Evidence for independent origin of two spring‐spawning ciscoes (Salmoniformes: Coregonidae) in Germany. Journal of Fish Biology 68:119–135.</w:t>
      </w:r>
    </w:p>
    <w:p w:rsidR="00000000" w:rsidDel="00000000" w:rsidP="00000000" w:rsidRDefault="00000000" w:rsidRPr="00000000" w14:paraId="000000E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Scott, W. B., and E. J. Crossman. 1973. Freshwater Fishes of Canada; Bulletin 184.</w:t>
      </w:r>
    </w:p>
    <w:p w:rsidR="00000000" w:rsidDel="00000000" w:rsidP="00000000" w:rsidRDefault="00000000" w:rsidRPr="00000000" w14:paraId="000000E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Shatwell, T., W. Thiery, and G. Kirillin. 2019. Future projections of temperature and mixing regime of European temperate lakes. Hydrology and Earth System Sciences 23:1533–1551.</w:t>
      </w:r>
    </w:p>
    <w:p w:rsidR="00000000" w:rsidDel="00000000" w:rsidP="00000000" w:rsidRDefault="00000000" w:rsidRPr="00000000" w14:paraId="000000EA">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rsidR="00000000" w:rsidDel="00000000" w:rsidP="00000000" w:rsidRDefault="00000000" w:rsidRPr="00000000" w14:paraId="000000EB">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Urpanen, O., H. Huuskonen, T. J. Marjomäki, and J. Karjalainen. 2005. Growth and size-selective mortality of vendace (Coregonus albula (L.)) and whitefish (C. lavaretus L.) larvae. Boreal Environment Research 10:225–238.</w:t>
      </w:r>
    </w:p>
    <w:p w:rsidR="00000000" w:rsidDel="00000000" w:rsidP="00000000" w:rsidRDefault="00000000" w:rsidRPr="00000000" w14:paraId="000000EC">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Voeten, C. C. 2020. buildmer: Stepwise Elimination and Term Reordering for Mixed-Effects Regression.</w:t>
      </w:r>
    </w:p>
    <w:p w:rsidR="00000000" w:rsidDel="00000000" w:rsidP="00000000" w:rsidRDefault="00000000" w:rsidRPr="00000000" w14:paraId="000000ED">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Bittner, A. G. Hudson, K. A. Young, R. Müller, B. Lundsgaard-Hansen, D. Roy, S. Di Piazza, C. R. Largiader, O. Seehausen, C. R. Largiadèr, and O. Seehausen. 2012. Eutrophication causes speciation reversal in whitefish adaptive radiations. Nature 482:357–362.</w:t>
      </w:r>
    </w:p>
    <w:p w:rsidR="00000000" w:rsidDel="00000000" w:rsidP="00000000" w:rsidRDefault="00000000" w:rsidRPr="00000000" w14:paraId="000000EE">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Vonlanthen, P., D. Roy, A. G. Hudson, C. R. Largiadèr, D. Bittner, and O. Seehausen. 2009. Divergence along a steep ecological gradient in lake whitefish (Coregonus sp.). Journal of Evolutionary Biology 22:498–514.</w:t>
      </w:r>
    </w:p>
    <w:p w:rsidR="00000000" w:rsidDel="00000000" w:rsidP="00000000" w:rsidRDefault="00000000" w:rsidRPr="00000000" w14:paraId="000000EF">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Vörösmarty, C. J., P. B. McIntyre, M. O. Gessner, D. Dudgeon, A. Prusevich, P. Green, S. Glidden, S. E. Bunn, C. A. Sullivan, and C. R. Liermann. 2010. Global threats to human water security and river biodiversity. nature 467:555–561.</w:t>
      </w:r>
    </w:p>
    <w:p w:rsidR="00000000" w:rsidDel="00000000" w:rsidP="00000000" w:rsidRDefault="00000000" w:rsidRPr="00000000" w14:paraId="000000F0">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Wedekind, C., G. Evanno, D. Urbach, A. Jacob, and R. Müller. 2008. ‘Good-genes’ and ‘compatible-genes’ effects in an Alpine whitefish and the information content of breeding tubercles over the course of the spawning season. Genetica 132:199–208.</w:t>
      </w:r>
    </w:p>
    <w:p w:rsidR="00000000" w:rsidDel="00000000" w:rsidP="00000000" w:rsidRDefault="00000000" w:rsidRPr="00000000" w14:paraId="000000F1">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Wilder, A. P., S. R. Palumbi, D. O. Conover, and N. O. Therkildsen. 2020. Footprints of local adaptation span hundreds of linked genes in the Atlantic silverside genome. Evolution letters 4:430–443.</w:t>
      </w:r>
    </w:p>
    <w:p w:rsidR="00000000" w:rsidDel="00000000" w:rsidP="00000000" w:rsidRDefault="00000000" w:rsidRPr="00000000" w14:paraId="000000F2">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Williamson, C. E., J. A. Brentrup, J. Zhang, W. H. Renwick, B. R. Hargreaves, L. B. Knoll, E. P. Overholt, and K. C. Rose. 2014. Lakes as sensors in the landscape: optical metrics as scalable sentinel responses to climate change. Limnology and Oceanography 59:840–850.</w:t>
      </w:r>
    </w:p>
    <w:p w:rsidR="00000000" w:rsidDel="00000000" w:rsidP="00000000" w:rsidRDefault="00000000" w:rsidRPr="00000000" w14:paraId="000000F3">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Winslow, L. A., J. S. Read, G. J. A. Hansen, K. C. Rose, and D. M. Robertson. 2017. Seasonality of change: Summer warming rates do not fully represent effects of climate change on lake temperatures. Limnology and Oceanography 62:2168–2178.</w:t>
      </w:r>
    </w:p>
    <w:p w:rsidR="00000000" w:rsidDel="00000000" w:rsidP="00000000" w:rsidRDefault="00000000" w:rsidRPr="00000000" w14:paraId="000000F4">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Woolsey, E. S., S. A. Keith, M. Byrne, S. Schmidt-Roach, and A. H. Baird. 2015. Latitudinal variation in thermal tolerance thresholds of early life stages of corals. Coral Reefs 34:471–478.</w:t>
      </w:r>
    </w:p>
    <w:p w:rsidR="00000000" w:rsidDel="00000000" w:rsidP="00000000" w:rsidRDefault="00000000" w:rsidRPr="00000000" w14:paraId="000000F5">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M. T. Dokulil, W. Marszelewski, M. Schmid, D. Bouffard, and C. J. Merchant. 2017. Warming of Central European lakes and their response to the 1980s climate regime shift. Climatic Change 142:505–520.</w:t>
      </w:r>
    </w:p>
    <w:p w:rsidR="00000000" w:rsidDel="00000000" w:rsidP="00000000" w:rsidRDefault="00000000" w:rsidRPr="00000000" w14:paraId="000000F6">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Woolway, R. I., B. M. Kraemer, J. D. Lenters, C. J. Merchant, C. M. O’Reilly, and S. Sharma. 2020. Global lake responses to climate change. Nature Reviews Earth &amp; Environment:1–16.</w:t>
      </w:r>
    </w:p>
    <w:p w:rsidR="00000000" w:rsidDel="00000000" w:rsidP="00000000" w:rsidRDefault="00000000" w:rsidRPr="00000000" w14:paraId="000000F7">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Wright, P. J., and E. A. Trippel. 2009. Fishery‐induced demographic changes in the timing of spawning: consequences for reproductive success. Fish and Fisheries 10:283–304.</w:t>
      </w:r>
    </w:p>
    <w:p w:rsidR="00000000" w:rsidDel="00000000" w:rsidP="00000000" w:rsidRDefault="00000000" w:rsidRPr="00000000" w14:paraId="000000F8">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Yamahira, K., and D. O. Conover. 2002. Intra- vs . Interspecific Latitudinal Variation in Growth : Adaptation to Temperature or Seasonality? Ecology 83:1252–1262.</w:t>
      </w:r>
    </w:p>
    <w:p w:rsidR="00000000" w:rsidDel="00000000" w:rsidP="00000000" w:rsidRDefault="00000000" w:rsidRPr="00000000" w14:paraId="000000F9">
      <w:pPr>
        <w:widowControl w:val="0"/>
        <w:ind w:left="480" w:hanging="4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Yule, D. L., S. A. Moore, M. P. Ebener, R. M. Claramunt, T. C. Pratt, L. L. Salawater, and M. J. Connerton. 2013. Morphometric variation among spawning cisco aggregations in the Laurentian Great Lakes: are historic forms still present. Advances in Limnology 64:119–132.</w:t>
      </w:r>
    </w:p>
    <w:p w:rsidR="00000000" w:rsidDel="00000000" w:rsidP="00000000" w:rsidRDefault="00000000" w:rsidRPr="00000000" w14:paraId="000000FA">
      <w:pPr>
        <w:spacing w:line="300" w:lineRule="auto"/>
        <w:rPr>
          <w:rFonts w:ascii="Times New Roman" w:cs="Times New Roman" w:eastAsia="Times New Roman" w:hAnsi="Times New Roman"/>
          <w:b w:val="1"/>
        </w:rPr>
        <w:sectPr>
          <w:footerReference r:id="rId10" w:type="default"/>
          <w:footerReference r:id="rId11"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TABLES:</w:t>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Mean (SD) water temperatures during embryo incubations at the University of Vermont (UVM) and University of Jyväskylä (JYU).</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bl>
      <w:tblPr>
        <w:tblStyle w:val="Table1"/>
        <w:tblW w:w="6191.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295"/>
        <w:gridCol w:w="1224"/>
        <w:gridCol w:w="1224"/>
        <w:gridCol w:w="1224"/>
        <w:gridCol w:w="1224"/>
        <w:tblGridChange w:id="0">
          <w:tblGrid>
            <w:gridCol w:w="1295"/>
            <w:gridCol w:w="1224"/>
            <w:gridCol w:w="1224"/>
            <w:gridCol w:w="1224"/>
            <w:gridCol w:w="1224"/>
          </w:tblGrid>
        </w:tblGridChange>
      </w:tblGrid>
      <w:tr>
        <w:trPr>
          <w:trHeight w:val="432" w:hRule="atLeast"/>
        </w:trPr>
        <w:tc>
          <w:tcPr>
            <w:tcBorders>
              <w:top w:color="000000" w:space="0" w:sz="12" w:val="single"/>
            </w:tcBorders>
            <w:tcMar>
              <w:top w:w="0.0" w:type="dxa"/>
              <w:left w:w="0.0" w:type="dxa"/>
              <w:bottom w:w="0.0" w:type="dxa"/>
              <w:right w:w="0.0" w:type="dxa"/>
            </w:tcMar>
            <w:vAlign w:val="center"/>
          </w:tcPr>
          <w:p w:rsidR="00000000" w:rsidDel="00000000" w:rsidP="00000000" w:rsidRDefault="00000000" w:rsidRPr="00000000" w14:paraId="000000FF">
            <w:pPr>
              <w:keepLines w:val="1"/>
              <w:jc w:val="center"/>
              <w:rPr>
                <w:sz w:val="24"/>
                <w:szCs w:val="24"/>
              </w:rPr>
            </w:pPr>
            <w:r w:rsidDel="00000000" w:rsidR="00000000" w:rsidRPr="00000000">
              <w:rPr>
                <w:rtl w:val="0"/>
              </w:rPr>
            </w:r>
          </w:p>
        </w:tc>
        <w:tc>
          <w:tcPr>
            <w:gridSpan w:val="4"/>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0">
            <w:pPr>
              <w:keepLines w:val="1"/>
              <w:jc w:val="center"/>
              <w:rPr>
                <w:sz w:val="24"/>
                <w:szCs w:val="24"/>
              </w:rPr>
            </w:pPr>
            <w:r w:rsidDel="00000000" w:rsidR="00000000" w:rsidRPr="00000000">
              <w:rPr>
                <w:sz w:val="24"/>
                <w:szCs w:val="24"/>
                <w:rtl w:val="0"/>
              </w:rPr>
              <w:t xml:space="preserve">Incubation Temperature Treatment (°C)</w:t>
            </w:r>
          </w:p>
        </w:tc>
      </w:tr>
      <w:tr>
        <w:trPr>
          <w:trHeight w:val="720"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4">
            <w:pPr>
              <w:keepLines w:val="1"/>
              <w:jc w:val="center"/>
              <w:rPr>
                <w:sz w:val="24"/>
                <w:szCs w:val="24"/>
              </w:rPr>
            </w:pPr>
            <w:r w:rsidDel="00000000" w:rsidR="00000000" w:rsidRPr="00000000">
              <w:rPr>
                <w:sz w:val="24"/>
                <w:szCs w:val="24"/>
                <w:rtl w:val="0"/>
              </w:rPr>
              <w:t xml:space="preserve">Laboratory</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5">
            <w:pPr>
              <w:keepLines w:val="1"/>
              <w:jc w:val="center"/>
              <w:rPr>
                <w:sz w:val="24"/>
                <w:szCs w:val="24"/>
              </w:rPr>
            </w:pPr>
            <w:r w:rsidDel="00000000" w:rsidR="00000000" w:rsidRPr="00000000">
              <w:rPr>
                <w:sz w:val="24"/>
                <w:szCs w:val="24"/>
                <w:rtl w:val="0"/>
              </w:rPr>
              <w:t xml:space="preserve">2.0</w:t>
            </w:r>
          </w:p>
          <w:p w:rsidR="00000000" w:rsidDel="00000000" w:rsidP="00000000" w:rsidRDefault="00000000" w:rsidRPr="00000000" w14:paraId="00000106">
            <w:pPr>
              <w:keepLines w:val="1"/>
              <w:jc w:val="center"/>
              <w:rPr>
                <w:sz w:val="24"/>
                <w:szCs w:val="24"/>
              </w:rPr>
            </w:pPr>
            <w:r w:rsidDel="00000000" w:rsidR="00000000" w:rsidRPr="00000000">
              <w:rPr>
                <w:sz w:val="24"/>
                <w:szCs w:val="24"/>
                <w:rtl w:val="0"/>
              </w:rPr>
              <w:t xml:space="preserve">Coldest</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7">
            <w:pPr>
              <w:keepLines w:val="1"/>
              <w:jc w:val="center"/>
              <w:rPr>
                <w:sz w:val="24"/>
                <w:szCs w:val="24"/>
              </w:rPr>
            </w:pPr>
            <w:r w:rsidDel="00000000" w:rsidR="00000000" w:rsidRPr="00000000">
              <w:rPr>
                <w:sz w:val="24"/>
                <w:szCs w:val="24"/>
                <w:rtl w:val="0"/>
              </w:rPr>
              <w:t xml:space="preserve">4.5</w:t>
            </w:r>
          </w:p>
          <w:p w:rsidR="00000000" w:rsidDel="00000000" w:rsidP="00000000" w:rsidRDefault="00000000" w:rsidRPr="00000000" w14:paraId="00000108">
            <w:pPr>
              <w:keepLines w:val="1"/>
              <w:jc w:val="center"/>
              <w:rPr>
                <w:sz w:val="24"/>
                <w:szCs w:val="24"/>
              </w:rPr>
            </w:pPr>
            <w:r w:rsidDel="00000000" w:rsidR="00000000" w:rsidRPr="00000000">
              <w:rPr>
                <w:sz w:val="24"/>
                <w:szCs w:val="24"/>
                <w:rtl w:val="0"/>
              </w:rPr>
              <w:t xml:space="preserve">Cold</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9">
            <w:pPr>
              <w:keepLines w:val="1"/>
              <w:jc w:val="center"/>
              <w:rPr>
                <w:sz w:val="24"/>
                <w:szCs w:val="24"/>
              </w:rPr>
            </w:pPr>
            <w:r w:rsidDel="00000000" w:rsidR="00000000" w:rsidRPr="00000000">
              <w:rPr>
                <w:sz w:val="24"/>
                <w:szCs w:val="24"/>
                <w:rtl w:val="0"/>
              </w:rPr>
              <w:t xml:space="preserve">7.0</w:t>
            </w:r>
          </w:p>
          <w:p w:rsidR="00000000" w:rsidDel="00000000" w:rsidP="00000000" w:rsidRDefault="00000000" w:rsidRPr="00000000" w14:paraId="0000010A">
            <w:pPr>
              <w:keepLines w:val="1"/>
              <w:jc w:val="center"/>
              <w:rPr>
                <w:sz w:val="24"/>
                <w:szCs w:val="24"/>
              </w:rPr>
            </w:pPr>
            <w:r w:rsidDel="00000000" w:rsidR="00000000" w:rsidRPr="00000000">
              <w:rPr>
                <w:sz w:val="24"/>
                <w:szCs w:val="24"/>
                <w:rtl w:val="0"/>
              </w:rPr>
              <w:t xml:space="preserve">Warm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0B">
            <w:pPr>
              <w:keepLines w:val="1"/>
              <w:jc w:val="center"/>
              <w:rPr>
                <w:sz w:val="24"/>
                <w:szCs w:val="24"/>
              </w:rPr>
            </w:pPr>
            <w:r w:rsidDel="00000000" w:rsidR="00000000" w:rsidRPr="00000000">
              <w:rPr>
                <w:sz w:val="24"/>
                <w:szCs w:val="24"/>
                <w:rtl w:val="0"/>
              </w:rPr>
              <w:t xml:space="preserve">9.0</w:t>
            </w:r>
          </w:p>
          <w:p w:rsidR="00000000" w:rsidDel="00000000" w:rsidP="00000000" w:rsidRDefault="00000000" w:rsidRPr="00000000" w14:paraId="0000010C">
            <w:pPr>
              <w:keepLines w:val="1"/>
              <w:jc w:val="center"/>
              <w:rPr>
                <w:sz w:val="24"/>
                <w:szCs w:val="24"/>
              </w:rPr>
            </w:pPr>
            <w:r w:rsidDel="00000000" w:rsidR="00000000" w:rsidRPr="00000000">
              <w:rPr>
                <w:sz w:val="24"/>
                <w:szCs w:val="24"/>
                <w:rtl w:val="0"/>
              </w:rPr>
              <w:t xml:space="preserve">Warmest</w:t>
            </w:r>
          </w:p>
        </w:tc>
      </w:tr>
      <w:tr>
        <w:trPr>
          <w:trHeight w:val="431" w:hRule="atLeast"/>
        </w:trPr>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D">
            <w:pPr>
              <w:keepLines w:val="1"/>
              <w:jc w:val="center"/>
              <w:rPr>
                <w:sz w:val="24"/>
                <w:szCs w:val="24"/>
              </w:rPr>
            </w:pPr>
            <w:r w:rsidDel="00000000" w:rsidR="00000000" w:rsidRPr="00000000">
              <w:rPr>
                <w:sz w:val="24"/>
                <w:szCs w:val="24"/>
                <w:rtl w:val="0"/>
              </w:rPr>
              <w:t xml:space="preserve">UVM</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E">
            <w:pPr>
              <w:keepLines w:val="1"/>
              <w:jc w:val="center"/>
              <w:rPr>
                <w:sz w:val="24"/>
                <w:szCs w:val="24"/>
              </w:rPr>
            </w:pPr>
            <w:r w:rsidDel="00000000" w:rsidR="00000000" w:rsidRPr="00000000">
              <w:rPr>
                <w:sz w:val="24"/>
                <w:szCs w:val="24"/>
                <w:rtl w:val="0"/>
              </w:rPr>
              <w:t xml:space="preserve">2.0 (0.5)</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0F">
            <w:pPr>
              <w:keepLines w:val="1"/>
              <w:jc w:val="center"/>
              <w:rPr>
                <w:sz w:val="24"/>
                <w:szCs w:val="24"/>
              </w:rPr>
            </w:pPr>
            <w:r w:rsidDel="00000000" w:rsidR="00000000" w:rsidRPr="00000000">
              <w:rPr>
                <w:sz w:val="24"/>
                <w:szCs w:val="24"/>
                <w:rtl w:val="0"/>
              </w:rPr>
              <w:t xml:space="preserve">4.4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10">
            <w:pPr>
              <w:keepLines w:val="1"/>
              <w:jc w:val="center"/>
              <w:rPr>
                <w:sz w:val="24"/>
                <w:szCs w:val="24"/>
              </w:rPr>
            </w:pPr>
            <w:r w:rsidDel="00000000" w:rsidR="00000000" w:rsidRPr="00000000">
              <w:rPr>
                <w:sz w:val="24"/>
                <w:szCs w:val="24"/>
                <w:rtl w:val="0"/>
              </w:rPr>
              <w:t xml:space="preserve">6.9 (0.2)</w:t>
            </w:r>
          </w:p>
        </w:tc>
        <w:tc>
          <w:tcPr>
            <w:tcBorders>
              <w:top w:color="000000" w:space="0" w:sz="4" w:val="single"/>
            </w:tcBorders>
            <w:tcMar>
              <w:top w:w="0.0" w:type="dxa"/>
              <w:left w:w="0.0" w:type="dxa"/>
              <w:bottom w:w="0.0" w:type="dxa"/>
              <w:right w:w="0.0" w:type="dxa"/>
            </w:tcMar>
            <w:vAlign w:val="center"/>
          </w:tcPr>
          <w:p w:rsidR="00000000" w:rsidDel="00000000" w:rsidP="00000000" w:rsidRDefault="00000000" w:rsidRPr="00000000" w14:paraId="00000111">
            <w:pPr>
              <w:keepLines w:val="1"/>
              <w:jc w:val="center"/>
              <w:rPr>
                <w:sz w:val="24"/>
                <w:szCs w:val="24"/>
              </w:rPr>
            </w:pPr>
            <w:r w:rsidDel="00000000" w:rsidR="00000000" w:rsidRPr="00000000">
              <w:rPr>
                <w:sz w:val="24"/>
                <w:szCs w:val="24"/>
                <w:rtl w:val="0"/>
              </w:rPr>
              <w:t xml:space="preserve">8.9 (0.3)</w:t>
            </w:r>
          </w:p>
        </w:tc>
      </w:tr>
      <w:tr>
        <w:trPr>
          <w:trHeight w:val="431" w:hRule="atLeast"/>
        </w:trPr>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2">
            <w:pPr>
              <w:keepLines w:val="1"/>
              <w:jc w:val="center"/>
              <w:rPr>
                <w:sz w:val="24"/>
                <w:szCs w:val="24"/>
              </w:rPr>
            </w:pPr>
            <w:r w:rsidDel="00000000" w:rsidR="00000000" w:rsidRPr="00000000">
              <w:rPr>
                <w:sz w:val="24"/>
                <w:szCs w:val="24"/>
                <w:rtl w:val="0"/>
              </w:rPr>
              <w:t xml:space="preserve">JYU</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3">
            <w:pPr>
              <w:keepLines w:val="1"/>
              <w:jc w:val="center"/>
              <w:rPr>
                <w:sz w:val="24"/>
                <w:szCs w:val="24"/>
              </w:rPr>
            </w:pPr>
            <w:r w:rsidDel="00000000" w:rsidR="00000000" w:rsidRPr="00000000">
              <w:rPr>
                <w:sz w:val="24"/>
                <w:szCs w:val="24"/>
                <w:rtl w:val="0"/>
              </w:rPr>
              <w:t xml:space="preserve">2.2 (1.5)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4">
            <w:pPr>
              <w:keepLines w:val="1"/>
              <w:jc w:val="center"/>
              <w:rPr>
                <w:sz w:val="24"/>
                <w:szCs w:val="24"/>
              </w:rPr>
            </w:pPr>
            <w:r w:rsidDel="00000000" w:rsidR="00000000" w:rsidRPr="00000000">
              <w:rPr>
                <w:sz w:val="24"/>
                <w:szCs w:val="24"/>
                <w:rtl w:val="0"/>
              </w:rPr>
              <w:t xml:space="preserve">4.0 (0.7)</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5">
            <w:pPr>
              <w:keepLines w:val="1"/>
              <w:jc w:val="center"/>
              <w:rPr>
                <w:sz w:val="24"/>
                <w:szCs w:val="24"/>
              </w:rPr>
            </w:pPr>
            <w:r w:rsidDel="00000000" w:rsidR="00000000" w:rsidRPr="00000000">
              <w:rPr>
                <w:sz w:val="24"/>
                <w:szCs w:val="24"/>
                <w:rtl w:val="0"/>
              </w:rPr>
              <w:t xml:space="preserve">6.9 (0.5)</w:t>
            </w:r>
          </w:p>
        </w:tc>
        <w:tc>
          <w:tcPr>
            <w:tcBorders>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16">
            <w:pPr>
              <w:keepLines w:val="1"/>
              <w:jc w:val="center"/>
              <w:rPr>
                <w:sz w:val="24"/>
                <w:szCs w:val="24"/>
              </w:rPr>
            </w:pPr>
            <w:r w:rsidDel="00000000" w:rsidR="00000000" w:rsidRPr="00000000">
              <w:rPr>
                <w:sz w:val="24"/>
                <w:szCs w:val="24"/>
                <w:rtl w:val="0"/>
              </w:rPr>
              <w:t xml:space="preserve">8.0 (0.6)</w:t>
            </w:r>
          </w:p>
        </w:tc>
      </w:tr>
    </w:tbl>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Mean (SD) total length (TL) and fresh mass (FM) of the female and males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tbl>
      <w:tblPr>
        <w:tblStyle w:val="Table2"/>
        <w:tblW w:w="107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009"/>
        <w:gridCol w:w="1152"/>
        <w:gridCol w:w="1152"/>
        <w:gridCol w:w="237"/>
        <w:gridCol w:w="1123"/>
        <w:gridCol w:w="1123"/>
        <w:gridCol w:w="236"/>
        <w:gridCol w:w="1123"/>
        <w:gridCol w:w="1123"/>
        <w:gridCol w:w="241"/>
        <w:gridCol w:w="1123"/>
        <w:gridCol w:w="1123"/>
        <w:tblGridChange w:id="0">
          <w:tblGrid>
            <w:gridCol w:w="1009"/>
            <w:gridCol w:w="1152"/>
            <w:gridCol w:w="1152"/>
            <w:gridCol w:w="237"/>
            <w:gridCol w:w="1123"/>
            <w:gridCol w:w="1123"/>
            <w:gridCol w:w="236"/>
            <w:gridCol w:w="1123"/>
            <w:gridCol w:w="1123"/>
            <w:gridCol w:w="241"/>
            <w:gridCol w:w="1123"/>
            <w:gridCol w:w="1123"/>
          </w:tblGrid>
        </w:tblGridChange>
      </w:tblGrid>
      <w:tr>
        <w:trPr>
          <w:trHeight w:val="432" w:hRule="atLeast"/>
        </w:trPr>
        <w:tc>
          <w:tcPr>
            <w:tcBorders>
              <w:top w:color="000000" w:space="0" w:sz="12" w:val="single"/>
            </w:tcBorders>
            <w:tcMar>
              <w:top w:w="0.0" w:type="dxa"/>
              <w:left w:w="0.0" w:type="dxa"/>
              <w:bottom w:w="0.0" w:type="dxa"/>
              <w:right w:w="0.0" w:type="dxa"/>
            </w:tcMar>
            <w:vAlign w:val="bottom"/>
          </w:tcPr>
          <w:p w:rsidR="00000000" w:rsidDel="00000000" w:rsidP="00000000" w:rsidRDefault="00000000" w:rsidRPr="00000000" w14:paraId="0000011D">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LK-Vendace</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0">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LK-Whitefish</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3">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4">
            <w:pPr>
              <w:jc w:val="center"/>
              <w:rPr>
                <w:sz w:val="24"/>
                <w:szCs w:val="24"/>
              </w:rPr>
            </w:pPr>
            <w:r w:rsidDel="00000000" w:rsidR="00000000" w:rsidRPr="00000000">
              <w:rPr>
                <w:sz w:val="24"/>
                <w:szCs w:val="24"/>
                <w:rtl w:val="0"/>
              </w:rPr>
              <w:t xml:space="preserve">LS-Cisco</w:t>
            </w:r>
          </w:p>
        </w:tc>
        <w:tc>
          <w:tcPr>
            <w:tcBorders>
              <w:top w:color="000000" w:space="0" w:sz="12"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26">
            <w:pPr>
              <w:jc w:val="center"/>
              <w:rPr>
                <w:sz w:val="24"/>
                <w:szCs w:val="24"/>
              </w:rPr>
            </w:pPr>
            <w:r w:rsidDel="00000000" w:rsidR="00000000" w:rsidRPr="00000000">
              <w:rPr>
                <w:rtl w:val="0"/>
              </w:rPr>
            </w:r>
          </w:p>
        </w:tc>
        <w:tc>
          <w:tcPr>
            <w:gridSpan w:val="2"/>
            <w:tcBorders>
              <w:top w:color="000000" w:space="0" w:sz="12"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7">
            <w:pPr>
              <w:jc w:val="center"/>
              <w:rPr>
                <w:sz w:val="24"/>
                <w:szCs w:val="24"/>
              </w:rPr>
            </w:pPr>
            <w:r w:rsidDel="00000000" w:rsidR="00000000" w:rsidRPr="00000000">
              <w:rPr>
                <w:sz w:val="24"/>
                <w:szCs w:val="24"/>
                <w:rtl w:val="0"/>
              </w:rPr>
              <w:t xml:space="preserve">LO-Cisco</w:t>
            </w:r>
          </w:p>
        </w:tc>
      </w:tr>
      <w:tr>
        <w:trPr>
          <w:trHeight w:val="432" w:hRule="atLeast"/>
        </w:trPr>
        <w:tc>
          <w:tcPr>
            <w:tcBorders>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9">
            <w:pPr>
              <w:jc w:val="center"/>
              <w:rPr>
                <w:sz w:val="24"/>
                <w:szCs w:val="24"/>
              </w:rPr>
            </w:pPr>
            <w:r w:rsidDel="00000000" w:rsidR="00000000" w:rsidRPr="00000000">
              <w:rPr>
                <w:sz w:val="24"/>
                <w:szCs w:val="24"/>
                <w:rtl w:val="0"/>
              </w:rPr>
              <w:t xml:space="preserve">Sex</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A">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B">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C">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D">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2E">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2F">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0">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1">
            <w:pPr>
              <w:jc w:val="center"/>
              <w:rPr>
                <w:sz w:val="24"/>
                <w:szCs w:val="24"/>
              </w:rPr>
            </w:pPr>
            <w:r w:rsidDel="00000000" w:rsidR="00000000" w:rsidRPr="00000000">
              <w:rPr>
                <w:sz w:val="24"/>
                <w:szCs w:val="24"/>
                <w:rtl w:val="0"/>
              </w:rPr>
              <w:t xml:space="preserve">FM (g)</w:t>
            </w:r>
          </w:p>
        </w:tc>
        <w:tc>
          <w:tcPr>
            <w:tcBorders>
              <w:top w:color="000000" w:space="0" w:sz="0" w:val="nil"/>
              <w:bottom w:color="000000" w:space="0" w:sz="4" w:val="single"/>
            </w:tcBorders>
            <w:tcMar>
              <w:top w:w="0.0" w:type="dxa"/>
              <w:left w:w="0.0" w:type="dxa"/>
              <w:bottom w:w="0.0" w:type="dxa"/>
              <w:right w:w="0.0" w:type="dxa"/>
            </w:tcMar>
          </w:tcPr>
          <w:p w:rsidR="00000000" w:rsidDel="00000000" w:rsidP="00000000" w:rsidRDefault="00000000" w:rsidRPr="00000000" w14:paraId="00000132">
            <w:pPr>
              <w:jc w:val="center"/>
              <w:rPr>
                <w:sz w:val="24"/>
                <w:szCs w:val="24"/>
              </w:rPr>
            </w:pPr>
            <w:r w:rsidDel="00000000" w:rsidR="00000000" w:rsidRPr="00000000">
              <w:rPr>
                <w:rtl w:val="0"/>
              </w:rPr>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3">
            <w:pPr>
              <w:jc w:val="center"/>
              <w:rPr>
                <w:sz w:val="24"/>
                <w:szCs w:val="24"/>
              </w:rPr>
            </w:pPr>
            <w:r w:rsidDel="00000000" w:rsidR="00000000" w:rsidRPr="00000000">
              <w:rPr>
                <w:sz w:val="24"/>
                <w:szCs w:val="24"/>
                <w:rtl w:val="0"/>
              </w:rPr>
              <w:t xml:space="preserve">TL (mm)</w:t>
            </w:r>
          </w:p>
        </w:tc>
        <w:tc>
          <w:tcPr>
            <w:tcBorders>
              <w:top w:color="000000" w:space="0" w:sz="4" w:val="single"/>
              <w:bottom w:color="000000" w:space="0" w:sz="4" w:val="single"/>
            </w:tcBorders>
            <w:tcMar>
              <w:top w:w="0.0" w:type="dxa"/>
              <w:left w:w="0.0" w:type="dxa"/>
              <w:bottom w:w="0.0" w:type="dxa"/>
              <w:right w:w="0.0" w:type="dxa"/>
            </w:tcMar>
            <w:vAlign w:val="center"/>
          </w:tcPr>
          <w:p w:rsidR="00000000" w:rsidDel="00000000" w:rsidP="00000000" w:rsidRDefault="00000000" w:rsidRPr="00000000" w14:paraId="00000134">
            <w:pPr>
              <w:jc w:val="center"/>
              <w:rPr>
                <w:sz w:val="24"/>
                <w:szCs w:val="24"/>
              </w:rPr>
            </w:pPr>
            <w:r w:rsidDel="00000000" w:rsidR="00000000" w:rsidRPr="00000000">
              <w:rPr>
                <w:sz w:val="24"/>
                <w:szCs w:val="24"/>
                <w:rtl w:val="0"/>
              </w:rPr>
              <w:t xml:space="preserve">FM (g)</w:t>
            </w:r>
          </w:p>
        </w:tc>
      </w:tr>
      <w:tr>
        <w:trPr>
          <w:trHeight w:val="720" w:hRule="atLeast"/>
        </w:trPr>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5">
            <w:pPr>
              <w:jc w:val="center"/>
              <w:rPr>
                <w:sz w:val="24"/>
                <w:szCs w:val="24"/>
              </w:rPr>
            </w:pPr>
            <w:r w:rsidDel="00000000" w:rsidR="00000000" w:rsidRPr="00000000">
              <w:rPr>
                <w:sz w:val="24"/>
                <w:szCs w:val="24"/>
                <w:rtl w:val="0"/>
              </w:rPr>
              <w:t xml:space="preserve">Female</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6">
            <w:pPr>
              <w:jc w:val="center"/>
              <w:rPr>
                <w:sz w:val="24"/>
                <w:szCs w:val="24"/>
              </w:rPr>
            </w:pPr>
            <w:r w:rsidDel="00000000" w:rsidR="00000000" w:rsidRPr="00000000">
              <w:rPr>
                <w:sz w:val="24"/>
                <w:szCs w:val="24"/>
                <w:rtl w:val="0"/>
              </w:rPr>
              <w:t xml:space="preserve">144.67 (16.51)</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7">
            <w:pPr>
              <w:jc w:val="center"/>
              <w:rPr>
                <w:sz w:val="24"/>
                <w:szCs w:val="24"/>
              </w:rPr>
            </w:pPr>
            <w:r w:rsidDel="00000000" w:rsidR="00000000" w:rsidRPr="00000000">
              <w:rPr>
                <w:sz w:val="24"/>
                <w:szCs w:val="24"/>
                <w:rtl w:val="0"/>
              </w:rPr>
              <w:t xml:space="preserve">18.36 (5.95)</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8">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9">
            <w:pPr>
              <w:jc w:val="center"/>
              <w:rPr>
                <w:sz w:val="24"/>
                <w:szCs w:val="24"/>
              </w:rPr>
            </w:pPr>
            <w:r w:rsidDel="00000000" w:rsidR="00000000" w:rsidRPr="00000000">
              <w:rPr>
                <w:sz w:val="24"/>
                <w:szCs w:val="24"/>
                <w:rtl w:val="0"/>
              </w:rPr>
              <w:t xml:space="preserve">256.57 (11.63)</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A">
            <w:pPr>
              <w:jc w:val="center"/>
              <w:rPr>
                <w:sz w:val="24"/>
                <w:szCs w:val="24"/>
              </w:rPr>
            </w:pPr>
            <w:r w:rsidDel="00000000" w:rsidR="00000000" w:rsidRPr="00000000">
              <w:rPr>
                <w:sz w:val="24"/>
                <w:szCs w:val="24"/>
                <w:rtl w:val="0"/>
              </w:rPr>
              <w:t xml:space="preserve">117.00 (19.16)</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B">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C">
            <w:pPr>
              <w:jc w:val="center"/>
              <w:rPr>
                <w:sz w:val="24"/>
                <w:szCs w:val="24"/>
              </w:rPr>
            </w:pPr>
            <w:r w:rsidDel="00000000" w:rsidR="00000000" w:rsidRPr="00000000">
              <w:rPr>
                <w:sz w:val="24"/>
                <w:szCs w:val="24"/>
                <w:rtl w:val="0"/>
              </w:rPr>
              <w:t xml:space="preserve">428.92 (44.40)</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D">
            <w:pPr>
              <w:jc w:val="center"/>
              <w:rPr>
                <w:sz w:val="24"/>
                <w:szCs w:val="24"/>
              </w:rPr>
            </w:pPr>
            <w:r w:rsidDel="00000000" w:rsidR="00000000" w:rsidRPr="00000000">
              <w:rPr>
                <w:sz w:val="24"/>
                <w:szCs w:val="24"/>
                <w:rtl w:val="0"/>
              </w:rPr>
              <w:t xml:space="preserve">676.02 (181.51)</w:t>
            </w:r>
          </w:p>
        </w:tc>
        <w:tc>
          <w:tcPr>
            <w:tcBorders>
              <w:top w:color="000000" w:space="0" w:sz="4" w:val="single"/>
              <w:bottom w:color="000000" w:space="0" w:sz="0" w:val="nil"/>
            </w:tcBorders>
            <w:tcMar>
              <w:top w:w="0.0" w:type="dxa"/>
              <w:left w:w="0.0" w:type="dxa"/>
              <w:bottom w:w="0.0" w:type="dxa"/>
              <w:right w:w="0.0" w:type="dxa"/>
            </w:tcMar>
          </w:tcPr>
          <w:p w:rsidR="00000000" w:rsidDel="00000000" w:rsidP="00000000" w:rsidRDefault="00000000" w:rsidRPr="00000000" w14:paraId="0000013E">
            <w:pPr>
              <w:jc w:val="center"/>
              <w:rPr>
                <w:sz w:val="24"/>
                <w:szCs w:val="24"/>
              </w:rPr>
            </w:pPr>
            <w:r w:rsidDel="00000000" w:rsidR="00000000" w:rsidRPr="00000000">
              <w:rPr>
                <w:rtl w:val="0"/>
              </w:rPr>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3F">
            <w:pPr>
              <w:jc w:val="center"/>
              <w:rPr>
                <w:sz w:val="24"/>
                <w:szCs w:val="24"/>
              </w:rPr>
            </w:pPr>
            <w:r w:rsidDel="00000000" w:rsidR="00000000" w:rsidRPr="00000000">
              <w:rPr>
                <w:sz w:val="24"/>
                <w:szCs w:val="24"/>
                <w:rtl w:val="0"/>
              </w:rPr>
              <w:t xml:space="preserve">380.33 (24.18)</w:t>
            </w:r>
          </w:p>
        </w:tc>
        <w:tc>
          <w:tcPr>
            <w:tcBorders>
              <w:top w:color="000000" w:space="0" w:sz="4" w:val="single"/>
              <w:bottom w:color="000000" w:space="0" w:sz="0" w:val="nil"/>
            </w:tcBorders>
            <w:tcMar>
              <w:top w:w="0.0" w:type="dxa"/>
              <w:left w:w="0.0" w:type="dxa"/>
              <w:bottom w:w="0.0" w:type="dxa"/>
              <w:right w:w="0.0" w:type="dxa"/>
            </w:tcMar>
            <w:vAlign w:val="center"/>
          </w:tcPr>
          <w:p w:rsidR="00000000" w:rsidDel="00000000" w:rsidP="00000000" w:rsidRDefault="00000000" w:rsidRPr="00000000" w14:paraId="00000140">
            <w:pPr>
              <w:jc w:val="center"/>
              <w:rPr>
                <w:sz w:val="24"/>
                <w:szCs w:val="24"/>
              </w:rPr>
            </w:pPr>
            <w:r w:rsidDel="00000000" w:rsidR="00000000" w:rsidRPr="00000000">
              <w:rPr>
                <w:sz w:val="24"/>
                <w:szCs w:val="24"/>
                <w:rtl w:val="0"/>
              </w:rPr>
              <w:t xml:space="preserve">567.59 (122.89)</w:t>
            </w:r>
          </w:p>
        </w:tc>
      </w:tr>
      <w:tr>
        <w:trPr>
          <w:trHeight w:val="720" w:hRule="atLeast"/>
        </w:trPr>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1">
            <w:pPr>
              <w:jc w:val="center"/>
              <w:rPr>
                <w:sz w:val="24"/>
                <w:szCs w:val="24"/>
              </w:rPr>
            </w:pPr>
            <w:r w:rsidDel="00000000" w:rsidR="00000000" w:rsidRPr="00000000">
              <w:rPr>
                <w:sz w:val="24"/>
                <w:szCs w:val="24"/>
                <w:rtl w:val="0"/>
              </w:rPr>
              <w:t xml:space="preserve">Male</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2">
            <w:pPr>
              <w:jc w:val="center"/>
              <w:rPr>
                <w:sz w:val="24"/>
                <w:szCs w:val="24"/>
              </w:rPr>
            </w:pPr>
            <w:r w:rsidDel="00000000" w:rsidR="00000000" w:rsidRPr="00000000">
              <w:rPr>
                <w:sz w:val="24"/>
                <w:szCs w:val="24"/>
                <w:rtl w:val="0"/>
              </w:rPr>
              <w:t xml:space="preserve">140.83 (9.22)</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3">
            <w:pPr>
              <w:jc w:val="center"/>
              <w:rPr>
                <w:sz w:val="24"/>
                <w:szCs w:val="24"/>
              </w:rPr>
            </w:pPr>
            <w:r w:rsidDel="00000000" w:rsidR="00000000" w:rsidRPr="00000000">
              <w:rPr>
                <w:sz w:val="24"/>
                <w:szCs w:val="24"/>
                <w:rtl w:val="0"/>
              </w:rPr>
              <w:t xml:space="preserve">13.85 (2.27)</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4">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5">
            <w:pPr>
              <w:jc w:val="center"/>
              <w:rPr>
                <w:sz w:val="24"/>
                <w:szCs w:val="24"/>
              </w:rPr>
            </w:pPr>
            <w:r w:rsidDel="00000000" w:rsidR="00000000" w:rsidRPr="00000000">
              <w:rPr>
                <w:sz w:val="24"/>
                <w:szCs w:val="24"/>
                <w:rtl w:val="0"/>
              </w:rPr>
              <w:t xml:space="preserve">285.75 (40.86)</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6">
            <w:pPr>
              <w:jc w:val="center"/>
              <w:rPr>
                <w:sz w:val="24"/>
                <w:szCs w:val="24"/>
              </w:rPr>
            </w:pPr>
            <w:r w:rsidDel="00000000" w:rsidR="00000000" w:rsidRPr="00000000">
              <w:rPr>
                <w:sz w:val="24"/>
                <w:szCs w:val="24"/>
                <w:rtl w:val="0"/>
              </w:rPr>
              <w:t xml:space="preserve">171.34 (87.22)</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7">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8">
            <w:pPr>
              <w:jc w:val="center"/>
              <w:rPr>
                <w:sz w:val="24"/>
                <w:szCs w:val="24"/>
              </w:rPr>
            </w:pPr>
            <w:r w:rsidDel="00000000" w:rsidR="00000000" w:rsidRPr="00000000">
              <w:rPr>
                <w:sz w:val="24"/>
                <w:szCs w:val="24"/>
                <w:rtl w:val="0"/>
              </w:rPr>
              <w:t xml:space="preserve">400.25 (34.35)</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9">
            <w:pPr>
              <w:jc w:val="center"/>
              <w:rPr>
                <w:sz w:val="24"/>
                <w:szCs w:val="24"/>
              </w:rPr>
            </w:pPr>
            <w:r w:rsidDel="00000000" w:rsidR="00000000" w:rsidRPr="00000000">
              <w:rPr>
                <w:sz w:val="24"/>
                <w:szCs w:val="24"/>
                <w:rtl w:val="0"/>
              </w:rPr>
              <w:t xml:space="preserve">523.82 (134.65)</w:t>
            </w:r>
          </w:p>
        </w:tc>
        <w:tc>
          <w:tcPr>
            <w:tcBorders>
              <w:top w:color="000000" w:space="0" w:sz="0" w:val="nil"/>
              <w:bottom w:color="000000" w:space="0" w:sz="12" w:val="single"/>
            </w:tcBorders>
            <w:tcMar>
              <w:top w:w="0.0" w:type="dxa"/>
              <w:left w:w="0.0" w:type="dxa"/>
              <w:bottom w:w="0.0" w:type="dxa"/>
              <w:right w:w="0.0" w:type="dxa"/>
            </w:tcMar>
          </w:tcPr>
          <w:p w:rsidR="00000000" w:rsidDel="00000000" w:rsidP="00000000" w:rsidRDefault="00000000" w:rsidRPr="00000000" w14:paraId="0000014A">
            <w:pPr>
              <w:jc w:val="center"/>
              <w:rPr>
                <w:sz w:val="24"/>
                <w:szCs w:val="24"/>
              </w:rPr>
            </w:pPr>
            <w:r w:rsidDel="00000000" w:rsidR="00000000" w:rsidRPr="00000000">
              <w:rPr>
                <w:rtl w:val="0"/>
              </w:rPr>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B">
            <w:pPr>
              <w:jc w:val="center"/>
              <w:rPr>
                <w:sz w:val="24"/>
                <w:szCs w:val="24"/>
              </w:rPr>
            </w:pPr>
            <w:r w:rsidDel="00000000" w:rsidR="00000000" w:rsidRPr="00000000">
              <w:rPr>
                <w:sz w:val="24"/>
                <w:szCs w:val="24"/>
                <w:rtl w:val="0"/>
              </w:rPr>
              <w:t xml:space="preserve">366.56 (25.30)</w:t>
            </w:r>
          </w:p>
        </w:tc>
        <w:tc>
          <w:tcPr>
            <w:tcBorders>
              <w:top w:color="000000" w:space="0" w:sz="0" w:val="nil"/>
              <w:bottom w:color="000000" w:space="0" w:sz="12" w:val="single"/>
            </w:tcBorders>
            <w:tcMar>
              <w:top w:w="0.0" w:type="dxa"/>
              <w:left w:w="0.0" w:type="dxa"/>
              <w:bottom w:w="0.0" w:type="dxa"/>
              <w:right w:w="0.0" w:type="dxa"/>
            </w:tcMar>
            <w:vAlign w:val="center"/>
          </w:tcPr>
          <w:p w:rsidR="00000000" w:rsidDel="00000000" w:rsidP="00000000" w:rsidRDefault="00000000" w:rsidRPr="00000000" w14:paraId="0000014C">
            <w:pPr>
              <w:jc w:val="center"/>
              <w:rPr>
                <w:sz w:val="24"/>
                <w:szCs w:val="24"/>
              </w:rPr>
            </w:pPr>
            <w:r w:rsidDel="00000000" w:rsidR="00000000" w:rsidRPr="00000000">
              <w:rPr>
                <w:sz w:val="24"/>
                <w:szCs w:val="24"/>
                <w:rtl w:val="0"/>
              </w:rPr>
              <w:t xml:space="preserve">443.29 (103.16)</w:t>
            </w:r>
          </w:p>
        </w:tc>
      </w:tr>
    </w:tbl>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Mean (SD) egg diameter of females with the number of eggs measured (N)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tbl>
      <w:tblPr>
        <w:tblStyle w:val="Table3"/>
        <w:tblW w:w="50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160"/>
        <w:gridCol w:w="945"/>
        <w:tblGridChange w:id="0">
          <w:tblGrid>
            <w:gridCol w:w="1950"/>
            <w:gridCol w:w="2160"/>
            <w:gridCol w:w="945"/>
          </w:tblGrid>
        </w:tblGridChange>
      </w:tblGrid>
      <w:tr>
        <w:trPr>
          <w:trHeight w:val="431" w:hRule="atLeast"/>
        </w:trPr>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3">
            <w:pPr>
              <w:jc w:val="center"/>
              <w:rPr>
                <w:sz w:val="24"/>
                <w:szCs w:val="24"/>
              </w:rPr>
            </w:pPr>
            <w:r w:rsidDel="00000000" w:rsidR="00000000" w:rsidRPr="00000000">
              <w:rPr>
                <w:sz w:val="24"/>
                <w:szCs w:val="24"/>
                <w:rtl w:val="0"/>
              </w:rPr>
              <w:t xml:space="preserve">Population</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4">
            <w:pPr>
              <w:jc w:val="center"/>
              <w:rPr>
                <w:sz w:val="24"/>
                <w:szCs w:val="24"/>
              </w:rPr>
            </w:pPr>
            <w:r w:rsidDel="00000000" w:rsidR="00000000" w:rsidRPr="00000000">
              <w:rPr>
                <w:sz w:val="24"/>
                <w:szCs w:val="24"/>
                <w:rtl w:val="0"/>
              </w:rPr>
              <w:t xml:space="preserve">Egg diameter (mm)</w:t>
            </w:r>
          </w:p>
        </w:tc>
        <w:tc>
          <w:tcPr>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5">
            <w:pPr>
              <w:jc w:val="center"/>
              <w:rPr>
                <w:sz w:val="24"/>
                <w:szCs w:val="24"/>
              </w:rPr>
            </w:pPr>
            <w:r w:rsidDel="00000000" w:rsidR="00000000" w:rsidRPr="00000000">
              <w:rPr>
                <w:sz w:val="24"/>
                <w:szCs w:val="24"/>
                <w:rtl w:val="0"/>
              </w:rPr>
              <w:t xml:space="preserve">N</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6">
            <w:pPr>
              <w:jc w:val="cente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7">
            <w:pPr>
              <w:jc w:val="center"/>
              <w:rPr>
                <w:sz w:val="24"/>
                <w:szCs w:val="24"/>
              </w:rPr>
            </w:pPr>
            <w:r w:rsidDel="00000000" w:rsidR="00000000" w:rsidRPr="00000000">
              <w:rPr>
                <w:sz w:val="24"/>
                <w:szCs w:val="24"/>
                <w:rtl w:val="0"/>
              </w:rPr>
              <w:t xml:space="preserve">1.58 (0.11)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8">
            <w:pPr>
              <w:jc w:val="center"/>
              <w:rPr>
                <w:sz w:val="24"/>
                <w:szCs w:val="24"/>
              </w:rPr>
            </w:pPr>
            <w:r w:rsidDel="00000000" w:rsidR="00000000" w:rsidRPr="00000000">
              <w:rPr>
                <w:sz w:val="24"/>
                <w:szCs w:val="24"/>
                <w:rtl w:val="0"/>
              </w:rPr>
              <w:t xml:space="preserve">273</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9">
            <w:pPr>
              <w:jc w:val="center"/>
              <w:rPr>
                <w:sz w:val="24"/>
                <w:szCs w:val="24"/>
              </w:rPr>
            </w:pPr>
            <w:r w:rsidDel="00000000" w:rsidR="00000000" w:rsidRPr="00000000">
              <w:rPr>
                <w:sz w:val="24"/>
                <w:szCs w:val="24"/>
                <w:rtl w:val="0"/>
              </w:rPr>
              <w:t xml:space="preserve">LK-Whitefish</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A">
            <w:pPr>
              <w:jc w:val="center"/>
              <w:rPr>
                <w:sz w:val="24"/>
                <w:szCs w:val="24"/>
              </w:rPr>
            </w:pPr>
            <w:r w:rsidDel="00000000" w:rsidR="00000000" w:rsidRPr="00000000">
              <w:rPr>
                <w:sz w:val="24"/>
                <w:szCs w:val="24"/>
                <w:rtl w:val="0"/>
              </w:rPr>
              <w:t xml:space="preserve">2.13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B">
            <w:pPr>
              <w:jc w:val="center"/>
              <w:rPr>
                <w:sz w:val="24"/>
                <w:szCs w:val="24"/>
              </w:rPr>
            </w:pPr>
            <w:r w:rsidDel="00000000" w:rsidR="00000000" w:rsidRPr="00000000">
              <w:rPr>
                <w:sz w:val="24"/>
                <w:szCs w:val="24"/>
                <w:rtl w:val="0"/>
              </w:rPr>
              <w:t xml:space="preserve">70</w:t>
            </w:r>
          </w:p>
        </w:tc>
      </w:tr>
      <w:tr>
        <w:trPr>
          <w:trHeight w:val="4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C">
            <w:pPr>
              <w:jc w:val="cente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D">
            <w:pPr>
              <w:jc w:val="center"/>
              <w:rPr>
                <w:sz w:val="24"/>
                <w:szCs w:val="24"/>
              </w:rPr>
            </w:pPr>
            <w:r w:rsidDel="00000000" w:rsidR="00000000" w:rsidRPr="00000000">
              <w:rPr>
                <w:sz w:val="24"/>
                <w:szCs w:val="24"/>
                <w:rtl w:val="0"/>
              </w:rPr>
              <w:t xml:space="preserve">2.14 (0.12)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5E">
            <w:pPr>
              <w:jc w:val="center"/>
              <w:rPr>
                <w:sz w:val="24"/>
                <w:szCs w:val="24"/>
              </w:rPr>
            </w:pPr>
            <w:r w:rsidDel="00000000" w:rsidR="00000000" w:rsidRPr="00000000">
              <w:rPr>
                <w:sz w:val="24"/>
                <w:szCs w:val="24"/>
                <w:rtl w:val="0"/>
              </w:rPr>
              <w:t xml:space="preserve">140</w:t>
            </w:r>
          </w:p>
        </w:tc>
      </w:tr>
      <w:tr>
        <w:trPr>
          <w:trHeight w:val="4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5F">
            <w:pPr>
              <w:jc w:val="cente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0">
            <w:pPr>
              <w:jc w:val="center"/>
              <w:rPr>
                <w:sz w:val="24"/>
                <w:szCs w:val="24"/>
              </w:rPr>
            </w:pPr>
            <w:r w:rsidDel="00000000" w:rsidR="00000000" w:rsidRPr="00000000">
              <w:rPr>
                <w:sz w:val="24"/>
                <w:szCs w:val="24"/>
                <w:rtl w:val="0"/>
              </w:rPr>
              <w:t xml:space="preserve">2.30 (0.08)</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1">
            <w:pPr>
              <w:jc w:val="center"/>
              <w:rPr>
                <w:sz w:val="24"/>
                <w:szCs w:val="24"/>
              </w:rPr>
            </w:pPr>
            <w:r w:rsidDel="00000000" w:rsidR="00000000" w:rsidRPr="00000000">
              <w:rPr>
                <w:sz w:val="24"/>
                <w:szCs w:val="24"/>
                <w:rtl w:val="0"/>
              </w:rPr>
              <w:t xml:space="preserve">240</w:t>
            </w:r>
          </w:p>
        </w:tc>
      </w:tr>
    </w:tbl>
    <w:p w:rsidR="00000000" w:rsidDel="00000000" w:rsidP="00000000" w:rsidRDefault="00000000" w:rsidRPr="00000000" w14:paraId="00000162">
      <w:pPr>
        <w:rPr>
          <w:rFonts w:ascii="Times New Roman" w:cs="Times New Roman" w:eastAsia="Times New Roman" w:hAnsi="Times New Roman"/>
        </w:rPr>
        <w:sectPr>
          <w:type w:val="nextPage"/>
          <w:pgSz w:h="15840" w:w="12240" w:orient="portrait"/>
          <w:pgMar w:bottom="720" w:top="720"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w:t>
      </w:r>
      <w:r w:rsidDel="00000000" w:rsidR="00000000" w:rsidRPr="00000000">
        <w:rPr>
          <w:rFonts w:ascii="Times New Roman" w:cs="Times New Roman" w:eastAsia="Times New Roman" w:hAnsi="Times New Roman"/>
          <w:rtl w:val="0"/>
        </w:rPr>
        <w:t xml:space="preserve"> 4. Likelihood ratio test output for each model selected for embryo survival, incubation period (number of days post-fertilization; DPF), and incubation period (accumulated degree-days; ADD)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and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pop indicates population, and sp indicates species. The full model that was selected is bolded for each trait and species.</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tbl>
      <w:tblPr>
        <w:tblStyle w:val="Table4"/>
        <w:tblW w:w="1138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1"/>
        <w:gridCol w:w="1296"/>
        <w:gridCol w:w="4608"/>
        <w:gridCol w:w="1584"/>
        <w:gridCol w:w="425"/>
        <w:gridCol w:w="1192"/>
        <w:gridCol w:w="1020"/>
        <w:tblGridChange w:id="0">
          <w:tblGrid>
            <w:gridCol w:w="1261"/>
            <w:gridCol w:w="1296"/>
            <w:gridCol w:w="4608"/>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tcMar>
              <w:top w:w="0.0" w:type="dxa"/>
              <w:left w:w="115.0" w:type="dxa"/>
              <w:right w:w="115.0" w:type="dxa"/>
            </w:tcMar>
            <w:vAlign w:val="center"/>
          </w:tcPr>
          <w:p w:rsidR="00000000" w:rsidDel="00000000" w:rsidP="00000000" w:rsidRDefault="00000000" w:rsidRPr="00000000" w14:paraId="00000165">
            <w:pPr>
              <w:spacing w:line="240" w:lineRule="auto"/>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6">
            <w:pPr>
              <w:spacing w:line="240" w:lineRule="auto"/>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7">
            <w:pPr>
              <w:spacing w:line="240" w:lineRule="auto"/>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8">
            <w:pPr>
              <w:spacing w:line="240" w:lineRule="auto"/>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9">
            <w:pPr>
              <w:spacing w:line="240" w:lineRule="auto"/>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A">
            <w:pPr>
              <w:spacing w:line="240" w:lineRule="auto"/>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6B">
            <w:pPr>
              <w:spacing w:line="240" w:lineRule="auto"/>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6C">
            <w:pPr>
              <w:spacing w:line="240" w:lineRule="auto"/>
              <w:rPr>
                <w:sz w:val="24"/>
                <w:szCs w:val="24"/>
              </w:rPr>
            </w:pPr>
            <w:r w:rsidDel="00000000" w:rsidR="00000000" w:rsidRPr="00000000">
              <w:rPr>
                <w:sz w:val="24"/>
                <w:szCs w:val="24"/>
                <w:rtl w:val="0"/>
              </w:rPr>
              <w:t xml:space="preserve">Embryo Survival</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D">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E">
            <w:pPr>
              <w:spacing w:line="240" w:lineRule="auto"/>
              <w:rPr>
                <w:b w:val="1"/>
                <w:sz w:val="24"/>
                <w:szCs w:val="24"/>
              </w:rPr>
            </w:pPr>
            <w:r w:rsidDel="00000000" w:rsidR="00000000" w:rsidRPr="00000000">
              <w:rPr>
                <w:b w:val="1"/>
                <w:sz w:val="24"/>
                <w:szCs w:val="24"/>
                <w:rtl w:val="0"/>
              </w:rPr>
              <w:t xml:space="preserve">   t + pop + t:pop + dam:sire + dam</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6F">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0">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1">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2">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5">
            <w:pPr>
              <w:spacing w:line="240" w:lineRule="auto"/>
              <w:rPr>
                <w:sz w:val="24"/>
                <w:szCs w:val="24"/>
              </w:rPr>
            </w:pPr>
            <w:r w:rsidDel="00000000" w:rsidR="00000000" w:rsidRPr="00000000">
              <w:rPr>
                <w:sz w:val="24"/>
                <w:szCs w:val="24"/>
                <w:rtl w:val="0"/>
              </w:rPr>
              <w:t xml:space="preserve">   pop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6">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7">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8">
            <w:pPr>
              <w:spacing w:line="240" w:lineRule="auto"/>
              <w:jc w:val="center"/>
              <w:rPr>
                <w:sz w:val="24"/>
                <w:szCs w:val="24"/>
              </w:rPr>
            </w:pPr>
            <w:r w:rsidDel="00000000" w:rsidR="00000000" w:rsidRPr="00000000">
              <w:rPr>
                <w:sz w:val="24"/>
                <w:szCs w:val="24"/>
                <w:rtl w:val="0"/>
              </w:rPr>
              <w:t xml:space="preserve">443.54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C">
            <w:pPr>
              <w:spacing w:line="240" w:lineRule="auto"/>
              <w:rPr>
                <w:sz w:val="24"/>
                <w:szCs w:val="24"/>
              </w:rPr>
            </w:pPr>
            <w:r w:rsidDel="00000000" w:rsidR="00000000" w:rsidRPr="00000000">
              <w:rPr>
                <w:sz w:val="24"/>
                <w:szCs w:val="24"/>
                <w:rtl w:val="0"/>
              </w:rPr>
              <w:t xml:space="preserve">   t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D">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E">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7F">
            <w:pPr>
              <w:spacing w:line="240" w:lineRule="auto"/>
              <w:jc w:val="center"/>
              <w:rPr>
                <w:sz w:val="24"/>
                <w:szCs w:val="24"/>
              </w:rPr>
            </w:pPr>
            <w:r w:rsidDel="00000000" w:rsidR="00000000" w:rsidRPr="00000000">
              <w:rPr>
                <w:sz w:val="24"/>
                <w:szCs w:val="24"/>
                <w:rtl w:val="0"/>
              </w:rPr>
              <w:t xml:space="preserve">600.61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0">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3">
            <w:pPr>
              <w:spacing w:line="240" w:lineRule="auto"/>
              <w:rPr>
                <w:sz w:val="24"/>
                <w:szCs w:val="24"/>
              </w:rPr>
            </w:pPr>
            <w:r w:rsidDel="00000000" w:rsidR="00000000" w:rsidRPr="00000000">
              <w:rPr>
                <w:sz w:val="24"/>
                <w:szCs w:val="24"/>
                <w:rtl w:val="0"/>
              </w:rPr>
              <w:t xml:space="preserve">   t + pop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4">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5">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6">
            <w:pPr>
              <w:spacing w:line="240" w:lineRule="auto"/>
              <w:jc w:val="center"/>
              <w:rPr>
                <w:sz w:val="24"/>
                <w:szCs w:val="24"/>
              </w:rPr>
            </w:pPr>
            <w:r w:rsidDel="00000000" w:rsidR="00000000" w:rsidRPr="00000000">
              <w:rPr>
                <w:sz w:val="24"/>
                <w:szCs w:val="24"/>
                <w:rtl w:val="0"/>
              </w:rPr>
              <w:t xml:space="preserve">198.56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7">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A">
            <w:pPr>
              <w:spacing w:line="240" w:lineRule="auto"/>
              <w:rPr>
                <w:sz w:val="24"/>
                <w:szCs w:val="24"/>
              </w:rPr>
            </w:pPr>
            <w:r w:rsidDel="00000000" w:rsidR="00000000" w:rsidRPr="00000000">
              <w:rPr>
                <w:sz w:val="24"/>
                <w:szCs w:val="24"/>
                <w:rtl w:val="0"/>
              </w:rPr>
              <w:t xml:space="preserve">   t + pop + t:pop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B">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C">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D">
            <w:pPr>
              <w:spacing w:line="240" w:lineRule="auto"/>
              <w:jc w:val="center"/>
              <w:rPr>
                <w:sz w:val="24"/>
                <w:szCs w:val="24"/>
              </w:rPr>
            </w:pPr>
            <w:r w:rsidDel="00000000" w:rsidR="00000000" w:rsidRPr="00000000">
              <w:rPr>
                <w:sz w:val="24"/>
                <w:szCs w:val="24"/>
                <w:rtl w:val="0"/>
              </w:rPr>
              <w:t xml:space="preserve">181.47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   t + pop + t:pop + dam:sire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2">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3">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4">
            <w:pPr>
              <w:spacing w:line="240" w:lineRule="auto"/>
              <w:jc w:val="center"/>
              <w:rPr>
                <w:sz w:val="24"/>
                <w:szCs w:val="24"/>
              </w:rPr>
            </w:pPr>
            <w:r w:rsidDel="00000000" w:rsidR="00000000" w:rsidRPr="00000000">
              <w:rPr>
                <w:sz w:val="24"/>
                <w:szCs w:val="24"/>
                <w:rtl w:val="0"/>
              </w:rPr>
              <w:t xml:space="preserve">23.36</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9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7">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8">
            <w:pPr>
              <w:spacing w:line="240" w:lineRule="auto"/>
              <w:rPr>
                <w:sz w:val="24"/>
                <w:szCs w:val="24"/>
              </w:rPr>
            </w:pPr>
            <w:r w:rsidDel="00000000" w:rsidR="00000000" w:rsidRPr="00000000">
              <w:rPr>
                <w:b w:val="1"/>
                <w:sz w:val="24"/>
                <w:szCs w:val="24"/>
                <w:rtl w:val="0"/>
              </w:rPr>
              <w:t xml:space="preserve">   t + sp + t:sp + dam:sire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9">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A">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B">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C">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9F">
            <w:pPr>
              <w:spacing w:line="240" w:lineRule="auto"/>
              <w:rPr>
                <w:sz w:val="24"/>
                <w:szCs w:val="24"/>
              </w:rPr>
            </w:pPr>
            <w:r w:rsidDel="00000000" w:rsidR="00000000" w:rsidRPr="00000000">
              <w:rPr>
                <w:sz w:val="24"/>
                <w:szCs w:val="24"/>
                <w:rtl w:val="0"/>
              </w:rPr>
              <w:t xml:space="preserve">   sp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0">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1">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2">
            <w:pPr>
              <w:spacing w:line="240" w:lineRule="auto"/>
              <w:jc w:val="center"/>
              <w:rPr>
                <w:sz w:val="24"/>
                <w:szCs w:val="24"/>
              </w:rPr>
            </w:pPr>
            <w:r w:rsidDel="00000000" w:rsidR="00000000" w:rsidRPr="00000000">
              <w:rPr>
                <w:sz w:val="24"/>
                <w:szCs w:val="24"/>
                <w:rtl w:val="0"/>
              </w:rPr>
              <w:t xml:space="preserve">223.54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3">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6">
            <w:pPr>
              <w:spacing w:line="240" w:lineRule="auto"/>
              <w:rPr>
                <w:sz w:val="24"/>
                <w:szCs w:val="24"/>
              </w:rPr>
            </w:pPr>
            <w:r w:rsidDel="00000000" w:rsidR="00000000" w:rsidRPr="00000000">
              <w:rPr>
                <w:sz w:val="24"/>
                <w:szCs w:val="24"/>
                <w:rtl w:val="0"/>
              </w:rPr>
              <w:t xml:space="preserve">   t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7">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8">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9">
            <w:pPr>
              <w:spacing w:line="240" w:lineRule="auto"/>
              <w:jc w:val="center"/>
              <w:rPr>
                <w:sz w:val="24"/>
                <w:szCs w:val="24"/>
              </w:rPr>
            </w:pPr>
            <w:r w:rsidDel="00000000" w:rsidR="00000000" w:rsidRPr="00000000">
              <w:rPr>
                <w:sz w:val="24"/>
                <w:szCs w:val="24"/>
                <w:rtl w:val="0"/>
              </w:rPr>
              <w:t xml:space="preserve">993.43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D">
            <w:pPr>
              <w:spacing w:line="240" w:lineRule="auto"/>
              <w:rPr>
                <w:sz w:val="24"/>
                <w:szCs w:val="24"/>
              </w:rPr>
            </w:pPr>
            <w:r w:rsidDel="00000000" w:rsidR="00000000" w:rsidRPr="00000000">
              <w:rPr>
                <w:sz w:val="24"/>
                <w:szCs w:val="24"/>
                <w:rtl w:val="0"/>
              </w:rPr>
              <w:t xml:space="preserve">   t + sp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E">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AF">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0">
            <w:pPr>
              <w:spacing w:line="240" w:lineRule="auto"/>
              <w:jc w:val="center"/>
              <w:rPr>
                <w:sz w:val="24"/>
                <w:szCs w:val="24"/>
              </w:rPr>
            </w:pPr>
            <w:r w:rsidDel="00000000" w:rsidR="00000000" w:rsidRPr="00000000">
              <w:rPr>
                <w:sz w:val="24"/>
                <w:szCs w:val="24"/>
                <w:rtl w:val="0"/>
              </w:rPr>
              <w:t xml:space="preserve">52.94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1">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4">
            <w:pPr>
              <w:spacing w:line="240" w:lineRule="auto"/>
              <w:rPr>
                <w:sz w:val="24"/>
                <w:szCs w:val="24"/>
              </w:rPr>
            </w:pPr>
            <w:r w:rsidDel="00000000" w:rsidR="00000000" w:rsidRPr="00000000">
              <w:rPr>
                <w:sz w:val="24"/>
                <w:szCs w:val="24"/>
                <w:rtl w:val="0"/>
              </w:rPr>
              <w:t xml:space="preserve">   t + sp + t:sp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5">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6">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7">
            <w:pPr>
              <w:spacing w:line="240" w:lineRule="auto"/>
              <w:jc w:val="center"/>
              <w:rPr>
                <w:sz w:val="24"/>
                <w:szCs w:val="24"/>
              </w:rPr>
            </w:pPr>
            <w:r w:rsidDel="00000000" w:rsidR="00000000" w:rsidRPr="00000000">
              <w:rPr>
                <w:sz w:val="24"/>
                <w:szCs w:val="24"/>
                <w:rtl w:val="0"/>
              </w:rPr>
              <w:t xml:space="preserve">1042.9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8">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B">
            <w:pPr>
              <w:spacing w:line="240" w:lineRule="auto"/>
              <w:rPr>
                <w:sz w:val="24"/>
                <w:szCs w:val="24"/>
              </w:rPr>
            </w:pPr>
            <w:r w:rsidDel="00000000" w:rsidR="00000000" w:rsidRPr="00000000">
              <w:rPr>
                <w:sz w:val="24"/>
                <w:szCs w:val="24"/>
                <w:rtl w:val="0"/>
              </w:rPr>
              <w:t xml:space="preserve">   t + sp + t:sp + 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C">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BD">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E">
            <w:pPr>
              <w:spacing w:line="240" w:lineRule="auto"/>
              <w:jc w:val="center"/>
              <w:rPr>
                <w:sz w:val="24"/>
                <w:szCs w:val="24"/>
              </w:rPr>
            </w:pPr>
            <w:r w:rsidDel="00000000" w:rsidR="00000000" w:rsidRPr="00000000">
              <w:rPr>
                <w:sz w:val="24"/>
                <w:szCs w:val="24"/>
                <w:rtl w:val="0"/>
              </w:rPr>
              <w:t xml:space="preserve">1015.8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BF">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0">
            <w:pPr>
              <w:spacing w:line="240" w:lineRule="auto"/>
              <w:rPr>
                <w:sz w:val="24"/>
                <w:szCs w:val="24"/>
              </w:rPr>
            </w:pPr>
            <w:r w:rsidDel="00000000" w:rsidR="00000000" w:rsidRPr="00000000">
              <w:rPr>
                <w:sz w:val="24"/>
                <w:szCs w:val="24"/>
                <w:rtl w:val="0"/>
              </w:rPr>
              <w:t xml:space="preserve">Incubation Period (DPF)</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1">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2">
            <w:pPr>
              <w:spacing w:line="240" w:lineRule="auto"/>
              <w:rPr>
                <w:sz w:val="24"/>
                <w:szCs w:val="24"/>
              </w:rPr>
            </w:pPr>
            <w:r w:rsidDel="00000000" w:rsidR="00000000" w:rsidRPr="00000000">
              <w:rPr>
                <w:b w:val="1"/>
                <w:sz w:val="24"/>
                <w:szCs w:val="24"/>
                <w:rtl w:val="0"/>
              </w:rPr>
              <w:t xml:space="preserve">   t + pop + t:pop + dam:sire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3">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4">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5">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6">
            <w:pPr>
              <w:spacing w:line="240" w:lineRule="auto"/>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9">
            <w:pPr>
              <w:spacing w:line="240" w:lineRule="auto"/>
              <w:rPr>
                <w:sz w:val="24"/>
                <w:szCs w:val="24"/>
              </w:rPr>
            </w:pPr>
            <w:r w:rsidDel="00000000" w:rsidR="00000000" w:rsidRPr="00000000">
              <w:rPr>
                <w:sz w:val="24"/>
                <w:szCs w:val="24"/>
                <w:rtl w:val="0"/>
              </w:rPr>
              <w:t xml:space="preserve">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A">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B">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C">
            <w:pPr>
              <w:spacing w:line="240" w:lineRule="auto"/>
              <w:jc w:val="center"/>
              <w:rPr>
                <w:sz w:val="24"/>
                <w:szCs w:val="24"/>
              </w:rPr>
            </w:pPr>
            <w:r w:rsidDel="00000000" w:rsidR="00000000" w:rsidRPr="00000000">
              <w:rPr>
                <w:sz w:val="24"/>
                <w:szCs w:val="24"/>
                <w:rtl w:val="0"/>
              </w:rPr>
              <w:t xml:space="preserve">27,176.01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0">
            <w:pPr>
              <w:spacing w:line="240" w:lineRule="auto"/>
              <w:rPr>
                <w:sz w:val="24"/>
                <w:szCs w:val="24"/>
              </w:rPr>
            </w:pPr>
            <w:r w:rsidDel="00000000" w:rsidR="00000000" w:rsidRPr="00000000">
              <w:rPr>
                <w:sz w:val="24"/>
                <w:szCs w:val="24"/>
                <w:rtl w:val="0"/>
              </w:rPr>
              <w:t xml:space="preserve">   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1">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3">
            <w:pPr>
              <w:spacing w:line="240" w:lineRule="auto"/>
              <w:jc w:val="center"/>
              <w:rPr>
                <w:sz w:val="24"/>
                <w:szCs w:val="24"/>
              </w:rPr>
            </w:pPr>
            <w:r w:rsidDel="00000000" w:rsidR="00000000" w:rsidRPr="00000000">
              <w:rPr>
                <w:sz w:val="24"/>
                <w:szCs w:val="24"/>
                <w:rtl w:val="0"/>
              </w:rPr>
              <w:t xml:space="preserve">3,173.76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7">
            <w:pPr>
              <w:spacing w:line="240" w:lineRule="auto"/>
              <w:rPr>
                <w:sz w:val="24"/>
                <w:szCs w:val="24"/>
              </w:rPr>
            </w:pPr>
            <w:r w:rsidDel="00000000" w:rsidR="00000000" w:rsidRPr="00000000">
              <w:rPr>
                <w:sz w:val="24"/>
                <w:szCs w:val="24"/>
                <w:rtl w:val="0"/>
              </w:rPr>
              <w:t xml:space="preserve">   t +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8">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9">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A">
            <w:pPr>
              <w:spacing w:line="240" w:lineRule="auto"/>
              <w:jc w:val="center"/>
              <w:rPr>
                <w:sz w:val="24"/>
                <w:szCs w:val="24"/>
              </w:rPr>
            </w:pPr>
            <w:r w:rsidDel="00000000" w:rsidR="00000000" w:rsidRPr="00000000">
              <w:rPr>
                <w:sz w:val="24"/>
                <w:szCs w:val="24"/>
                <w:rtl w:val="0"/>
              </w:rPr>
              <w:t xml:space="preserve">1,113.95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E">
            <w:pPr>
              <w:spacing w:line="240" w:lineRule="auto"/>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DF">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1">
            <w:pPr>
              <w:spacing w:line="240" w:lineRule="auto"/>
              <w:jc w:val="center"/>
              <w:rPr>
                <w:sz w:val="24"/>
                <w:szCs w:val="24"/>
              </w:rPr>
            </w:pPr>
            <w:r w:rsidDel="00000000" w:rsidR="00000000" w:rsidRPr="00000000">
              <w:rPr>
                <w:sz w:val="24"/>
                <w:szCs w:val="24"/>
                <w:rtl w:val="0"/>
              </w:rPr>
              <w:t xml:space="preserve">64.82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5">
            <w:pPr>
              <w:spacing w:line="240" w:lineRule="auto"/>
              <w:rPr>
                <w:sz w:val="24"/>
                <w:szCs w:val="24"/>
              </w:rPr>
            </w:pPr>
            <w:r w:rsidDel="00000000" w:rsidR="00000000" w:rsidRPr="00000000">
              <w:rPr>
                <w:sz w:val="24"/>
                <w:szCs w:val="24"/>
                <w:rtl w:val="0"/>
              </w:rPr>
              <w:t xml:space="preserve">   t + pop + t:pop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6">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7">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8">
            <w:pPr>
              <w:spacing w:line="240" w:lineRule="auto"/>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9">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C">
            <w:pPr>
              <w:spacing w:line="240" w:lineRule="auto"/>
              <w:rPr>
                <w:sz w:val="24"/>
                <w:szCs w:val="24"/>
              </w:rPr>
            </w:pPr>
            <w:r w:rsidDel="00000000" w:rsidR="00000000" w:rsidRPr="00000000">
              <w:rPr>
                <w:sz w:val="24"/>
                <w:szCs w:val="24"/>
                <w:rtl w:val="0"/>
              </w:rPr>
              <w:t xml:space="preserve">   t + pop + t:pop + dam:sire + dam</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D">
            <w:pPr>
              <w:spacing w:line="240" w:lineRule="auto"/>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E">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EF">
            <w:pPr>
              <w:spacing w:line="240" w:lineRule="auto"/>
              <w:jc w:val="center"/>
              <w:rPr>
                <w:sz w:val="24"/>
                <w:szCs w:val="24"/>
              </w:rPr>
            </w:pPr>
            <w:r w:rsidDel="00000000" w:rsidR="00000000" w:rsidRPr="00000000">
              <w:rPr>
                <w:sz w:val="24"/>
                <w:szCs w:val="24"/>
                <w:rtl w:val="0"/>
              </w:rPr>
              <w:t xml:space="preserve">8.59</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1F0">
            <w:pPr>
              <w:spacing w:line="240" w:lineRule="auto"/>
              <w:jc w:val="center"/>
              <w:rPr>
                <w:sz w:val="24"/>
                <w:szCs w:val="24"/>
              </w:rPr>
            </w:pPr>
            <w:r w:rsidDel="00000000" w:rsidR="00000000" w:rsidRPr="00000000">
              <w:rPr>
                <w:sz w:val="24"/>
                <w:szCs w:val="24"/>
                <w:rtl w:val="0"/>
              </w:rPr>
              <w:t xml:space="preserve">0.003</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2">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3">
            <w:pPr>
              <w:spacing w:line="240" w:lineRule="auto"/>
              <w:rPr>
                <w:sz w:val="24"/>
                <w:szCs w:val="24"/>
              </w:rPr>
            </w:pPr>
            <w:r w:rsidDel="00000000" w:rsidR="00000000" w:rsidRPr="00000000">
              <w:rPr>
                <w:b w:val="1"/>
                <w:sz w:val="24"/>
                <w:szCs w:val="24"/>
                <w:rtl w:val="0"/>
              </w:rPr>
              <w:t xml:space="preserve">   t + sp + t:sp + dam:sire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4">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5">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6">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7">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A">
            <w:pPr>
              <w:spacing w:line="240" w:lineRule="auto"/>
              <w:rPr>
                <w:sz w:val="24"/>
                <w:szCs w:val="24"/>
              </w:rPr>
            </w:pPr>
            <w:r w:rsidDel="00000000" w:rsidR="00000000" w:rsidRPr="00000000">
              <w:rPr>
                <w:sz w:val="24"/>
                <w:szCs w:val="24"/>
                <w:rtl w:val="0"/>
              </w:rPr>
              <w:t xml:space="preserve">   sp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B">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C">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D">
            <w:pPr>
              <w:spacing w:line="240" w:lineRule="auto"/>
              <w:jc w:val="center"/>
              <w:rPr>
                <w:sz w:val="24"/>
                <w:szCs w:val="24"/>
              </w:rPr>
            </w:pPr>
            <w:r w:rsidDel="00000000" w:rsidR="00000000" w:rsidRPr="00000000">
              <w:rPr>
                <w:sz w:val="24"/>
                <w:szCs w:val="24"/>
                <w:rtl w:val="0"/>
              </w:rPr>
              <w:t xml:space="preserve">6,976.53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1">
            <w:pPr>
              <w:spacing w:line="240" w:lineRule="auto"/>
              <w:rPr>
                <w:sz w:val="24"/>
                <w:szCs w:val="24"/>
              </w:rPr>
            </w:pPr>
            <w:r w:rsidDel="00000000" w:rsidR="00000000" w:rsidRPr="00000000">
              <w:rPr>
                <w:sz w:val="24"/>
                <w:szCs w:val="24"/>
                <w:rtl w:val="0"/>
              </w:rPr>
              <w:t xml:space="preserve">   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2">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3">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4">
            <w:pPr>
              <w:spacing w:line="240" w:lineRule="auto"/>
              <w:jc w:val="center"/>
              <w:rPr>
                <w:sz w:val="24"/>
                <w:szCs w:val="24"/>
              </w:rPr>
            </w:pPr>
            <w:r w:rsidDel="00000000" w:rsidR="00000000" w:rsidRPr="00000000">
              <w:rPr>
                <w:sz w:val="24"/>
                <w:szCs w:val="24"/>
                <w:rtl w:val="0"/>
              </w:rPr>
              <w:t xml:space="preserve">727.92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8">
            <w:pPr>
              <w:spacing w:line="240" w:lineRule="auto"/>
              <w:rPr>
                <w:sz w:val="24"/>
                <w:szCs w:val="24"/>
              </w:rPr>
            </w:pPr>
            <w:r w:rsidDel="00000000" w:rsidR="00000000" w:rsidRPr="00000000">
              <w:rPr>
                <w:sz w:val="24"/>
                <w:szCs w:val="24"/>
                <w:rtl w:val="0"/>
              </w:rPr>
              <w:t xml:space="preserve">   t + sp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9">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A">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B">
            <w:pPr>
              <w:spacing w:line="240" w:lineRule="auto"/>
              <w:jc w:val="center"/>
              <w:rPr>
                <w:sz w:val="24"/>
                <w:szCs w:val="24"/>
              </w:rPr>
            </w:pPr>
            <w:r w:rsidDel="00000000" w:rsidR="00000000" w:rsidRPr="00000000">
              <w:rPr>
                <w:sz w:val="24"/>
                <w:szCs w:val="24"/>
                <w:rtl w:val="0"/>
              </w:rPr>
              <w:t xml:space="preserve">157.91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0F">
            <w:pPr>
              <w:spacing w:line="240" w:lineRule="auto"/>
              <w:rPr>
                <w:sz w:val="24"/>
                <w:szCs w:val="24"/>
              </w:rPr>
            </w:pPr>
            <w:r w:rsidDel="00000000" w:rsidR="00000000" w:rsidRPr="00000000">
              <w:rPr>
                <w:sz w:val="24"/>
                <w:szCs w:val="24"/>
                <w:rtl w:val="0"/>
              </w:rPr>
              <w:t xml:space="preserve">   t + sp + t:sp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0">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2">
            <w:pPr>
              <w:spacing w:line="240" w:lineRule="auto"/>
              <w:jc w:val="center"/>
              <w:rPr>
                <w:sz w:val="24"/>
                <w:szCs w:val="24"/>
              </w:rPr>
            </w:pPr>
            <w:r w:rsidDel="00000000" w:rsidR="00000000" w:rsidRPr="00000000">
              <w:rPr>
                <w:sz w:val="24"/>
                <w:szCs w:val="24"/>
                <w:rtl w:val="0"/>
              </w:rPr>
              <w:t xml:space="preserve">8.25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3">
            <w:pPr>
              <w:spacing w:line="240" w:lineRule="auto"/>
              <w:jc w:val="center"/>
              <w:rPr>
                <w:sz w:val="24"/>
                <w:szCs w:val="24"/>
              </w:rPr>
            </w:pPr>
            <w:r w:rsidDel="00000000" w:rsidR="00000000" w:rsidRPr="00000000">
              <w:rPr>
                <w:sz w:val="24"/>
                <w:szCs w:val="24"/>
                <w:rtl w:val="0"/>
              </w:rPr>
              <w:t xml:space="preserve">0.004</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6">
            <w:pPr>
              <w:spacing w:line="240" w:lineRule="auto"/>
              <w:rPr>
                <w:sz w:val="24"/>
                <w:szCs w:val="24"/>
              </w:rPr>
            </w:pPr>
            <w:r w:rsidDel="00000000" w:rsidR="00000000" w:rsidRPr="00000000">
              <w:rPr>
                <w:sz w:val="24"/>
                <w:szCs w:val="24"/>
                <w:rtl w:val="0"/>
              </w:rPr>
              <w:t xml:space="preserve">   t + sp + t:sp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7">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8">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9">
            <w:pPr>
              <w:spacing w:line="240" w:lineRule="auto"/>
              <w:jc w:val="center"/>
              <w:rPr>
                <w:sz w:val="24"/>
                <w:szCs w:val="24"/>
              </w:rPr>
            </w:pPr>
            <w:r w:rsidDel="00000000" w:rsidR="00000000" w:rsidRPr="00000000">
              <w:rPr>
                <w:sz w:val="24"/>
                <w:szCs w:val="24"/>
                <w:rtl w:val="0"/>
              </w:rPr>
              <w:t xml:space="preserve">36.19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A">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1D">
            <w:pPr>
              <w:spacing w:line="240" w:lineRule="auto"/>
              <w:rPr>
                <w:sz w:val="24"/>
                <w:szCs w:val="24"/>
              </w:rPr>
            </w:pPr>
            <w:r w:rsidDel="00000000" w:rsidR="00000000" w:rsidRPr="00000000">
              <w:rPr>
                <w:sz w:val="24"/>
                <w:szCs w:val="24"/>
                <w:rtl w:val="0"/>
              </w:rPr>
              <w:t xml:space="preserve">   t + sp + t:sp + dam:sire + 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E">
            <w:pPr>
              <w:spacing w:line="240" w:lineRule="auto"/>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1F">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0">
            <w:pPr>
              <w:spacing w:line="240" w:lineRule="auto"/>
              <w:jc w:val="center"/>
              <w:rPr>
                <w:sz w:val="24"/>
                <w:szCs w:val="24"/>
              </w:rPr>
            </w:pPr>
            <w:r w:rsidDel="00000000" w:rsidR="00000000" w:rsidRPr="00000000">
              <w:rPr>
                <w:sz w:val="24"/>
                <w:szCs w:val="24"/>
                <w:rtl w:val="0"/>
              </w:rPr>
              <w:t xml:space="preserve">6.03</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21">
            <w:pPr>
              <w:spacing w:line="240" w:lineRule="auto"/>
              <w:jc w:val="center"/>
              <w:rPr>
                <w:sz w:val="24"/>
                <w:szCs w:val="24"/>
              </w:rPr>
            </w:pPr>
            <w:r w:rsidDel="00000000" w:rsidR="00000000" w:rsidRPr="00000000">
              <w:rPr>
                <w:sz w:val="24"/>
                <w:szCs w:val="24"/>
                <w:rtl w:val="0"/>
              </w:rPr>
              <w:t xml:space="preserve">0.014</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2">
            <w:pPr>
              <w:spacing w:line="240" w:lineRule="auto"/>
              <w:rPr>
                <w:sz w:val="24"/>
                <w:szCs w:val="24"/>
              </w:rPr>
            </w:pPr>
            <w:r w:rsidDel="00000000" w:rsidR="00000000" w:rsidRPr="00000000">
              <w:rPr>
                <w:sz w:val="24"/>
                <w:szCs w:val="24"/>
                <w:rtl w:val="0"/>
              </w:rPr>
              <w:t xml:space="preserve">Incubation Period (ADD)</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3">
            <w:pPr>
              <w:spacing w:line="240" w:lineRule="auto"/>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4">
            <w:pPr>
              <w:spacing w:line="240" w:lineRule="auto"/>
              <w:rPr>
                <w:sz w:val="24"/>
                <w:szCs w:val="24"/>
              </w:rPr>
            </w:pPr>
            <w:r w:rsidDel="00000000" w:rsidR="00000000" w:rsidRPr="00000000">
              <w:rPr>
                <w:b w:val="1"/>
                <w:sz w:val="24"/>
                <w:szCs w:val="24"/>
                <w:rtl w:val="0"/>
              </w:rPr>
              <w:t xml:space="preserve">   t + pop + t:pop + dam:sire + dam + sire</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5">
            <w:pPr>
              <w:spacing w:line="240" w:lineRule="auto"/>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6">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7">
            <w:pPr>
              <w:spacing w:line="240" w:lineRule="auto"/>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8">
            <w:pPr>
              <w:spacing w:line="240" w:lineRule="auto"/>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B">
            <w:pPr>
              <w:spacing w:line="240" w:lineRule="auto"/>
              <w:rPr>
                <w:sz w:val="24"/>
                <w:szCs w:val="24"/>
              </w:rPr>
            </w:pPr>
            <w:r w:rsidDel="00000000" w:rsidR="00000000" w:rsidRPr="00000000">
              <w:rPr>
                <w:sz w:val="24"/>
                <w:szCs w:val="24"/>
                <w:rtl w:val="0"/>
              </w:rPr>
              <w:t xml:space="preserve">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C">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D">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E">
            <w:pPr>
              <w:spacing w:line="240" w:lineRule="auto"/>
              <w:jc w:val="center"/>
              <w:rPr>
                <w:sz w:val="24"/>
                <w:szCs w:val="24"/>
              </w:rPr>
            </w:pPr>
            <w:r w:rsidDel="00000000" w:rsidR="00000000" w:rsidRPr="00000000">
              <w:rPr>
                <w:sz w:val="24"/>
                <w:szCs w:val="24"/>
                <w:rtl w:val="0"/>
              </w:rPr>
              <w:t xml:space="preserve">14,370.19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2F">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2">
            <w:pPr>
              <w:spacing w:line="240" w:lineRule="auto"/>
              <w:rPr>
                <w:sz w:val="24"/>
                <w:szCs w:val="24"/>
              </w:rPr>
            </w:pPr>
            <w:r w:rsidDel="00000000" w:rsidR="00000000" w:rsidRPr="00000000">
              <w:rPr>
                <w:sz w:val="24"/>
                <w:szCs w:val="24"/>
                <w:rtl w:val="0"/>
              </w:rPr>
              <w:t xml:space="preserve">   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3">
            <w:pPr>
              <w:spacing w:line="240" w:lineRule="auto"/>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4">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5">
            <w:pPr>
              <w:spacing w:line="240" w:lineRule="auto"/>
              <w:jc w:val="center"/>
              <w:rPr>
                <w:sz w:val="24"/>
                <w:szCs w:val="24"/>
              </w:rPr>
            </w:pPr>
            <w:r w:rsidDel="00000000" w:rsidR="00000000" w:rsidRPr="00000000">
              <w:rPr>
                <w:sz w:val="24"/>
                <w:szCs w:val="24"/>
                <w:rtl w:val="0"/>
              </w:rPr>
              <w:t xml:space="preserve">3,495.26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6">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9">
            <w:pPr>
              <w:spacing w:line="240" w:lineRule="auto"/>
              <w:rPr>
                <w:sz w:val="24"/>
                <w:szCs w:val="24"/>
              </w:rPr>
            </w:pPr>
            <w:r w:rsidDel="00000000" w:rsidR="00000000" w:rsidRPr="00000000">
              <w:rPr>
                <w:sz w:val="24"/>
                <w:szCs w:val="24"/>
                <w:rtl w:val="0"/>
              </w:rPr>
              <w:t xml:space="preserve">   t + pop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A">
            <w:pPr>
              <w:spacing w:line="240" w:lineRule="auto"/>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B">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C">
            <w:pPr>
              <w:spacing w:line="240" w:lineRule="auto"/>
              <w:jc w:val="center"/>
              <w:rPr>
                <w:sz w:val="24"/>
                <w:szCs w:val="24"/>
              </w:rPr>
            </w:pPr>
            <w:r w:rsidDel="00000000" w:rsidR="00000000" w:rsidRPr="00000000">
              <w:rPr>
                <w:sz w:val="24"/>
                <w:szCs w:val="24"/>
                <w:rtl w:val="0"/>
              </w:rPr>
              <w:t xml:space="preserve">160.60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D">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0">
            <w:pPr>
              <w:spacing w:line="240" w:lineRule="auto"/>
              <w:rPr>
                <w:sz w:val="24"/>
                <w:szCs w:val="24"/>
              </w:rPr>
            </w:pPr>
            <w:r w:rsidDel="00000000" w:rsidR="00000000" w:rsidRPr="00000000">
              <w:rPr>
                <w:sz w:val="24"/>
                <w:szCs w:val="24"/>
                <w:rtl w:val="0"/>
              </w:rPr>
              <w:t xml:space="preserve">   t + pop + t:pop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1">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2">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3">
            <w:pPr>
              <w:spacing w:line="240" w:lineRule="auto"/>
              <w:jc w:val="center"/>
              <w:rPr>
                <w:sz w:val="24"/>
                <w:szCs w:val="24"/>
              </w:rPr>
            </w:pPr>
            <w:r w:rsidDel="00000000" w:rsidR="00000000" w:rsidRPr="00000000">
              <w:rPr>
                <w:sz w:val="24"/>
                <w:szCs w:val="24"/>
                <w:rtl w:val="0"/>
              </w:rPr>
              <w:t xml:space="preserve">61.35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4">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7">
            <w:pPr>
              <w:spacing w:line="240" w:lineRule="auto"/>
              <w:rPr>
                <w:sz w:val="24"/>
                <w:szCs w:val="24"/>
              </w:rPr>
            </w:pPr>
            <w:r w:rsidDel="00000000" w:rsidR="00000000" w:rsidRPr="00000000">
              <w:rPr>
                <w:sz w:val="24"/>
                <w:szCs w:val="24"/>
                <w:rtl w:val="0"/>
              </w:rPr>
              <w:t xml:space="preserve">   t + pop + t:pop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8">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9">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A">
            <w:pPr>
              <w:spacing w:line="240" w:lineRule="auto"/>
              <w:jc w:val="center"/>
              <w:rPr>
                <w:sz w:val="24"/>
                <w:szCs w:val="24"/>
              </w:rPr>
            </w:pPr>
            <w:r w:rsidDel="00000000" w:rsidR="00000000" w:rsidRPr="00000000">
              <w:rPr>
                <w:sz w:val="24"/>
                <w:szCs w:val="24"/>
                <w:rtl w:val="0"/>
              </w:rPr>
              <w:t xml:space="preserve">60.90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B">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D">
            <w:pPr>
              <w:spacing w:line="240"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E">
            <w:pPr>
              <w:spacing w:line="240" w:lineRule="auto"/>
              <w:rPr>
                <w:sz w:val="24"/>
                <w:szCs w:val="24"/>
              </w:rPr>
            </w:pPr>
            <w:r w:rsidDel="00000000" w:rsidR="00000000" w:rsidRPr="00000000">
              <w:rPr>
                <w:sz w:val="24"/>
                <w:szCs w:val="24"/>
                <w:rtl w:val="0"/>
              </w:rPr>
              <w:t xml:space="preserve">   t + pop + t:pop + dam:sire + dam</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4F">
            <w:pPr>
              <w:spacing w:line="240" w:lineRule="auto"/>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0">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1">
            <w:pPr>
              <w:spacing w:line="240" w:lineRule="auto"/>
              <w:jc w:val="center"/>
              <w:rPr>
                <w:sz w:val="24"/>
                <w:szCs w:val="24"/>
              </w:rPr>
            </w:pPr>
            <w:r w:rsidDel="00000000" w:rsidR="00000000" w:rsidRPr="00000000">
              <w:rPr>
                <w:sz w:val="24"/>
                <w:szCs w:val="24"/>
                <w:rtl w:val="0"/>
              </w:rPr>
              <w:t xml:space="preserve">14.08</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52">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4">
            <w:pPr>
              <w:spacing w:line="240" w:lineRule="auto"/>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5">
            <w:pPr>
              <w:spacing w:line="240" w:lineRule="auto"/>
              <w:rPr>
                <w:sz w:val="24"/>
                <w:szCs w:val="24"/>
              </w:rPr>
            </w:pPr>
            <w:r w:rsidDel="00000000" w:rsidR="00000000" w:rsidRPr="00000000">
              <w:rPr>
                <w:b w:val="1"/>
                <w:sz w:val="24"/>
                <w:szCs w:val="24"/>
                <w:rtl w:val="0"/>
              </w:rPr>
              <w:t xml:space="preserve">   t + sp + t:sp + dam:sire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6">
            <w:pPr>
              <w:spacing w:line="240" w:lineRule="auto"/>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7">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8">
            <w:pPr>
              <w:spacing w:line="240" w:lineRule="auto"/>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9">
            <w:pPr>
              <w:spacing w:line="240" w:lineRule="auto"/>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C">
            <w:pPr>
              <w:spacing w:line="240" w:lineRule="auto"/>
              <w:rPr>
                <w:b w:val="1"/>
                <w:sz w:val="24"/>
                <w:szCs w:val="24"/>
              </w:rPr>
            </w:pPr>
            <w:r w:rsidDel="00000000" w:rsidR="00000000" w:rsidRPr="00000000">
              <w:rPr>
                <w:sz w:val="24"/>
                <w:szCs w:val="24"/>
                <w:rtl w:val="0"/>
              </w:rPr>
              <w:t xml:space="preserve">   sp + dam:sire + dam + sire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D">
            <w:pPr>
              <w:spacing w:line="240" w:lineRule="auto"/>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E">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5F">
            <w:pPr>
              <w:spacing w:line="240" w:lineRule="auto"/>
              <w:jc w:val="center"/>
              <w:rPr>
                <w:sz w:val="24"/>
                <w:szCs w:val="24"/>
              </w:rPr>
            </w:pPr>
            <w:r w:rsidDel="00000000" w:rsidR="00000000" w:rsidRPr="00000000">
              <w:rPr>
                <w:sz w:val="24"/>
                <w:szCs w:val="24"/>
                <w:rtl w:val="0"/>
              </w:rPr>
              <w:t xml:space="preserve">2,811.03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0">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3">
            <w:pPr>
              <w:spacing w:line="240" w:lineRule="auto"/>
              <w:rPr>
                <w:sz w:val="24"/>
                <w:szCs w:val="24"/>
              </w:rPr>
            </w:pPr>
            <w:r w:rsidDel="00000000" w:rsidR="00000000" w:rsidRPr="00000000">
              <w:rPr>
                <w:sz w:val="24"/>
                <w:szCs w:val="24"/>
                <w:rtl w:val="0"/>
              </w:rPr>
              <w:t xml:space="preserve">   t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4">
            <w:pPr>
              <w:spacing w:line="240" w:lineRule="auto"/>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5">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6">
            <w:pPr>
              <w:spacing w:line="240" w:lineRule="auto"/>
              <w:jc w:val="center"/>
              <w:rPr>
                <w:sz w:val="24"/>
                <w:szCs w:val="24"/>
              </w:rPr>
            </w:pPr>
            <w:r w:rsidDel="00000000" w:rsidR="00000000" w:rsidRPr="00000000">
              <w:rPr>
                <w:sz w:val="24"/>
                <w:szCs w:val="24"/>
                <w:rtl w:val="0"/>
              </w:rPr>
              <w:t xml:space="preserve">706.17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7">
            <w:pPr>
              <w:spacing w:line="240" w:lineRule="auto"/>
              <w:jc w:val="center"/>
              <w:rPr>
                <w:sz w:val="24"/>
                <w:szCs w:val="24"/>
              </w:rPr>
            </w:pPr>
            <w:r w:rsidDel="00000000" w:rsidR="00000000" w:rsidRPr="00000000">
              <w:rPr>
                <w:sz w:val="24"/>
                <w:szCs w:val="24"/>
                <w:rtl w:val="0"/>
              </w:rPr>
              <w:t xml:space="preserve">0.041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A">
            <w:pPr>
              <w:spacing w:line="240" w:lineRule="auto"/>
              <w:rPr>
                <w:sz w:val="24"/>
                <w:szCs w:val="24"/>
              </w:rPr>
            </w:pPr>
            <w:r w:rsidDel="00000000" w:rsidR="00000000" w:rsidRPr="00000000">
              <w:rPr>
                <w:sz w:val="24"/>
                <w:szCs w:val="24"/>
                <w:rtl w:val="0"/>
              </w:rPr>
              <w:t xml:space="preserve">   t + sp + dam:sire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B">
            <w:pPr>
              <w:spacing w:line="240" w:lineRule="auto"/>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C">
            <w:pPr>
              <w:spacing w:line="240" w:lineRule="auto"/>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D">
            <w:pPr>
              <w:spacing w:line="240" w:lineRule="auto"/>
              <w:jc w:val="center"/>
              <w:rPr>
                <w:sz w:val="24"/>
                <w:szCs w:val="24"/>
              </w:rPr>
            </w:pPr>
            <w:r w:rsidDel="00000000" w:rsidR="00000000" w:rsidRPr="00000000">
              <w:rPr>
                <w:sz w:val="24"/>
                <w:szCs w:val="24"/>
                <w:rtl w:val="0"/>
              </w:rPr>
              <w:t xml:space="preserve">440.18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E">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   t + sp + t:sp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2">
            <w:pPr>
              <w:spacing w:line="240" w:lineRule="auto"/>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3">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4">
            <w:pPr>
              <w:spacing w:line="240" w:lineRule="auto"/>
              <w:jc w:val="center"/>
              <w:rPr>
                <w:sz w:val="24"/>
                <w:szCs w:val="24"/>
              </w:rPr>
            </w:pPr>
            <w:r w:rsidDel="00000000" w:rsidR="00000000" w:rsidRPr="00000000">
              <w:rPr>
                <w:sz w:val="24"/>
                <w:szCs w:val="24"/>
                <w:rtl w:val="0"/>
              </w:rPr>
              <w:t xml:space="preserve">10.58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5">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8">
            <w:pPr>
              <w:spacing w:line="240" w:lineRule="auto"/>
              <w:rPr>
                <w:sz w:val="24"/>
                <w:szCs w:val="24"/>
              </w:rPr>
            </w:pPr>
            <w:r w:rsidDel="00000000" w:rsidR="00000000" w:rsidRPr="00000000">
              <w:rPr>
                <w:sz w:val="24"/>
                <w:szCs w:val="24"/>
                <w:rtl w:val="0"/>
              </w:rPr>
              <w:t xml:space="preserve">   t + sp + t:sp + dam:sire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A">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B">
            <w:pPr>
              <w:spacing w:line="240" w:lineRule="auto"/>
              <w:jc w:val="center"/>
              <w:rPr>
                <w:sz w:val="24"/>
                <w:szCs w:val="24"/>
              </w:rPr>
            </w:pPr>
            <w:r w:rsidDel="00000000" w:rsidR="00000000" w:rsidRPr="00000000">
              <w:rPr>
                <w:sz w:val="24"/>
                <w:szCs w:val="24"/>
                <w:rtl w:val="0"/>
              </w:rPr>
              <w:t xml:space="preserve">36.87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7C">
            <w:pPr>
              <w:spacing w:line="240" w:lineRule="auto"/>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   t + sp + t:sp + dam:sire + dam</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0">
            <w:pPr>
              <w:spacing w:line="240" w:lineRule="auto"/>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1">
            <w:pPr>
              <w:spacing w:line="240" w:lineRule="auto"/>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2">
            <w:pPr>
              <w:spacing w:line="240" w:lineRule="auto"/>
              <w:jc w:val="center"/>
              <w:rPr>
                <w:sz w:val="24"/>
                <w:szCs w:val="24"/>
              </w:rPr>
            </w:pPr>
            <w:r w:rsidDel="00000000" w:rsidR="00000000" w:rsidRPr="00000000">
              <w:rPr>
                <w:sz w:val="24"/>
                <w:szCs w:val="24"/>
                <w:rtl w:val="0"/>
              </w:rPr>
              <w:t xml:space="preserve">5.01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83">
            <w:pPr>
              <w:spacing w:line="240" w:lineRule="auto"/>
              <w:jc w:val="center"/>
              <w:rPr>
                <w:sz w:val="24"/>
                <w:szCs w:val="24"/>
              </w:rPr>
            </w:pPr>
            <w:r w:rsidDel="00000000" w:rsidR="00000000" w:rsidRPr="00000000">
              <w:rPr>
                <w:sz w:val="24"/>
                <w:szCs w:val="24"/>
                <w:rtl w:val="0"/>
              </w:rPr>
              <w:t xml:space="preserve">0.025</w:t>
            </w:r>
          </w:p>
        </w:tc>
      </w:tr>
    </w:tbl>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Likelihood ratio test output for each model selected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Lakes Superior and Ontario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Lake Southern Konnevesi vendace (</w:t>
      </w:r>
      <w:r w:rsidDel="00000000" w:rsidR="00000000" w:rsidRPr="00000000">
        <w:rPr>
          <w:rFonts w:ascii="Times New Roman" w:cs="Times New Roman" w:eastAsia="Times New Roman" w:hAnsi="Times New Roman"/>
          <w:i w:val="1"/>
          <w:rtl w:val="0"/>
        </w:rPr>
        <w:t xml:space="preserve">C. albula</w:t>
      </w:r>
      <w:r w:rsidDel="00000000" w:rsidR="00000000" w:rsidRPr="00000000">
        <w:rPr>
          <w:rFonts w:ascii="Times New Roman" w:cs="Times New Roman" w:eastAsia="Times New Roman" w:hAnsi="Times New Roman"/>
          <w:rtl w:val="0"/>
        </w:rPr>
        <w:t xml:space="preserve">), and Lake Southern Konnevesi European 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t indicates temperature and pop indicates population. The full model that was selected is bolded for each trait and species.</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tl w:val="0"/>
        </w:rPr>
      </w:r>
    </w:p>
    <w:tbl>
      <w:tblPr>
        <w:tblStyle w:val="Table5"/>
        <w:tblW w:w="1072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0.8"/>
        <w:gridCol w:w="1440"/>
        <w:gridCol w:w="3888"/>
        <w:gridCol w:w="1584"/>
        <w:gridCol w:w="425"/>
        <w:gridCol w:w="1192"/>
        <w:gridCol w:w="1020"/>
        <w:tblGridChange w:id="0">
          <w:tblGrid>
            <w:gridCol w:w="1180.8"/>
            <w:gridCol w:w="1440"/>
            <w:gridCol w:w="3888"/>
            <w:gridCol w:w="1584"/>
            <w:gridCol w:w="425"/>
            <w:gridCol w:w="1192"/>
            <w:gridCol w:w="1020"/>
          </w:tblGrid>
        </w:tblGridChange>
      </w:tblGrid>
      <w:tr>
        <w:trPr>
          <w:trHeight w:val="432" w:hRule="atLeast"/>
        </w:trPr>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C">
            <w:pPr>
              <w:rPr>
                <w:sz w:val="24"/>
                <w:szCs w:val="24"/>
              </w:rPr>
            </w:pPr>
            <w:r w:rsidDel="00000000" w:rsidR="00000000" w:rsidRPr="00000000">
              <w:rPr>
                <w:sz w:val="24"/>
                <w:szCs w:val="24"/>
                <w:rtl w:val="0"/>
              </w:rPr>
              <w:t xml:space="preserve">Trait</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D">
            <w:pPr>
              <w:rPr>
                <w:sz w:val="24"/>
                <w:szCs w:val="24"/>
              </w:rPr>
            </w:pPr>
            <w:r w:rsidDel="00000000" w:rsidR="00000000" w:rsidRPr="00000000">
              <w:rPr>
                <w:sz w:val="24"/>
                <w:szCs w:val="24"/>
                <w:rtl w:val="0"/>
              </w:rPr>
              <w:t xml:space="preserve">Species</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E">
            <w:pPr>
              <w:rPr>
                <w:sz w:val="24"/>
                <w:szCs w:val="24"/>
              </w:rPr>
            </w:pPr>
            <w:r w:rsidDel="00000000" w:rsidR="00000000" w:rsidRPr="00000000">
              <w:rPr>
                <w:sz w:val="24"/>
                <w:szCs w:val="24"/>
                <w:rtl w:val="0"/>
              </w:rPr>
              <w:t xml:space="preserve">Model</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8F">
            <w:pPr>
              <w:rPr>
                <w:sz w:val="24"/>
                <w:szCs w:val="24"/>
              </w:rPr>
            </w:pPr>
            <w:r w:rsidDel="00000000" w:rsidR="00000000" w:rsidRPr="00000000">
              <w:rPr>
                <w:sz w:val="24"/>
                <w:szCs w:val="24"/>
                <w:rtl w:val="0"/>
              </w:rPr>
              <w:t xml:space="preserve">Effect Tested</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0">
            <w:pPr>
              <w:jc w:val="center"/>
              <w:rPr>
                <w:sz w:val="24"/>
                <w:szCs w:val="24"/>
              </w:rPr>
            </w:pPr>
            <w:r w:rsidDel="00000000" w:rsidR="00000000" w:rsidRPr="00000000">
              <w:rPr>
                <w:sz w:val="24"/>
                <w:szCs w:val="24"/>
                <w:rtl w:val="0"/>
              </w:rPr>
              <w:t xml:space="preserve">df</w:t>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1">
            <w:pPr>
              <w:jc w:val="center"/>
              <w:rPr>
                <w:sz w:val="24"/>
                <w:szCs w:val="24"/>
              </w:rPr>
            </w:pPr>
            <w:r w:rsidDel="00000000" w:rsidR="00000000" w:rsidRPr="00000000">
              <w:rPr>
                <w:sz w:val="24"/>
                <w:szCs w:val="24"/>
                <w:rtl w:val="0"/>
              </w:rPr>
              <w:t xml:space="preserve">χ</w:t>
            </w:r>
            <w:r w:rsidDel="00000000" w:rsidR="00000000" w:rsidRPr="00000000">
              <w:rPr>
                <w:sz w:val="24"/>
                <w:szCs w:val="24"/>
                <w:vertAlign w:val="superscript"/>
                <w:rtl w:val="0"/>
              </w:rPr>
              <w:t xml:space="preserve">2</w:t>
            </w:r>
            <w:r w:rsidDel="00000000" w:rsidR="00000000" w:rsidRPr="00000000">
              <w:rPr>
                <w:rtl w:val="0"/>
              </w:rPr>
            </w:r>
          </w:p>
        </w:tc>
        <w:tc>
          <w:tcPr>
            <w:tcBorders>
              <w:top w:color="000000" w:space="0" w:sz="12" w:val="single"/>
              <w:left w:color="000000" w:space="0" w:sz="0" w:val="nil"/>
              <w:bottom w:color="000000" w:space="0" w:sz="4" w:val="single"/>
              <w:right w:color="000000" w:space="0" w:sz="0" w:val="nil"/>
            </w:tcBorders>
            <w:vAlign w:val="center"/>
          </w:tcPr>
          <w:p w:rsidR="00000000" w:rsidDel="00000000" w:rsidP="00000000" w:rsidRDefault="00000000" w:rsidRPr="00000000" w14:paraId="00000292">
            <w:pPr>
              <w:jc w:val="center"/>
              <w:rPr>
                <w:sz w:val="24"/>
                <w:szCs w:val="24"/>
              </w:rPr>
            </w:pPr>
            <w:r w:rsidDel="00000000" w:rsidR="00000000" w:rsidRPr="00000000">
              <w:rPr>
                <w:sz w:val="24"/>
                <w:szCs w:val="24"/>
                <w:rtl w:val="0"/>
              </w:rPr>
              <w:t xml:space="preserve">p-value</w:t>
            </w:r>
          </w:p>
        </w:tc>
      </w:tr>
      <w:tr>
        <w:trPr>
          <w:trHeight w:val="331" w:hRule="atLeast"/>
        </w:trPr>
        <w:tc>
          <w:tcPr>
            <w:vMerge w:val="restart"/>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3">
            <w:pPr>
              <w:rPr>
                <w:sz w:val="24"/>
                <w:szCs w:val="24"/>
              </w:rPr>
            </w:pPr>
            <w:r w:rsidDel="00000000" w:rsidR="00000000" w:rsidRPr="00000000">
              <w:rPr>
                <w:sz w:val="24"/>
                <w:szCs w:val="24"/>
                <w:rtl w:val="0"/>
              </w:rPr>
              <w:t xml:space="preserve">Length-at-Hatch</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4">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5">
            <w:pPr>
              <w:rPr>
                <w:b w:val="1"/>
                <w:sz w:val="24"/>
                <w:szCs w:val="24"/>
              </w:rPr>
            </w:pPr>
            <w:r w:rsidDel="00000000" w:rsidR="00000000" w:rsidRPr="00000000">
              <w:rPr>
                <w:b w:val="1"/>
                <w:sz w:val="24"/>
                <w:szCs w:val="24"/>
                <w:rtl w:val="0"/>
              </w:rPr>
              <w:t xml:space="preserve">   t + pop + dam</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6">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7">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8">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9">
            <w:pPr>
              <w:jc w:val="center"/>
              <w:rPr>
                <w:sz w:val="24"/>
                <w:szCs w:val="24"/>
              </w:rPr>
            </w:pPr>
            <w:r w:rsidDel="00000000" w:rsidR="00000000" w:rsidRPr="00000000">
              <w:rPr>
                <w:rtl w:val="0"/>
              </w:rPr>
            </w:r>
          </w:p>
        </w:tc>
      </w:tr>
      <w:tr>
        <w:trPr>
          <w:trHeight w:val="331" w:hRule="atLeast"/>
        </w:trPr>
        <w:tc>
          <w:tcPr>
            <w:vMerge w:val="continue"/>
            <w:tcBorders>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B">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C">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D">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894.52</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0">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3">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4">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593.34</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9">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A">
            <w:pPr>
              <w:rPr>
                <w:sz w:val="24"/>
                <w:szCs w:val="24"/>
              </w:rPr>
            </w:pPr>
            <w:r w:rsidDel="00000000" w:rsidR="00000000" w:rsidRPr="00000000">
              <w:rPr>
                <w:sz w:val="24"/>
                <w:szCs w:val="24"/>
                <w:rtl w:val="0"/>
              </w:rPr>
              <w:t xml:space="preserve">   t + 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103.91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AE">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0">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1">
            <w:pPr>
              <w:rPr>
                <w:sz w:val="24"/>
                <w:szCs w:val="24"/>
              </w:rPr>
            </w:pPr>
            <w:r w:rsidDel="00000000" w:rsidR="00000000" w:rsidRPr="00000000">
              <w:rPr>
                <w:b w:val="1"/>
                <w:sz w:val="24"/>
                <w:szCs w:val="24"/>
                <w:rtl w:val="0"/>
              </w:rPr>
              <w:t xml:space="preserve">   t + sp + t:sp + dam:sire + dam</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2">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3">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4">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5">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8">
            <w:pPr>
              <w:rPr>
                <w:sz w:val="24"/>
                <w:szCs w:val="24"/>
              </w:rPr>
            </w:pPr>
            <w:r w:rsidDel="00000000" w:rsidR="00000000" w:rsidRPr="00000000">
              <w:rPr>
                <w:sz w:val="24"/>
                <w:szCs w:val="24"/>
                <w:rtl w:val="0"/>
              </w:rPr>
              <w:t xml:space="preserve">   sp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9">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A">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B">
            <w:pPr>
              <w:jc w:val="center"/>
              <w:rPr>
                <w:sz w:val="24"/>
                <w:szCs w:val="24"/>
              </w:rPr>
            </w:pPr>
            <w:r w:rsidDel="00000000" w:rsidR="00000000" w:rsidRPr="00000000">
              <w:rPr>
                <w:sz w:val="24"/>
                <w:szCs w:val="24"/>
                <w:rtl w:val="0"/>
              </w:rPr>
              <w:t xml:space="preserve">308.13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C">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BF">
            <w:pPr>
              <w:rPr>
                <w:sz w:val="24"/>
                <w:szCs w:val="24"/>
              </w:rPr>
            </w:pPr>
            <w:r w:rsidDel="00000000" w:rsidR="00000000" w:rsidRPr="00000000">
              <w:rPr>
                <w:sz w:val="24"/>
                <w:szCs w:val="24"/>
                <w:rtl w:val="0"/>
              </w:rPr>
              <w:t xml:space="preserve">   t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0">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1">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2">
            <w:pPr>
              <w:jc w:val="center"/>
              <w:rPr>
                <w:sz w:val="24"/>
                <w:szCs w:val="24"/>
              </w:rPr>
            </w:pPr>
            <w:r w:rsidDel="00000000" w:rsidR="00000000" w:rsidRPr="00000000">
              <w:rPr>
                <w:sz w:val="24"/>
                <w:szCs w:val="24"/>
                <w:rtl w:val="0"/>
              </w:rPr>
              <w:t xml:space="preserve">1846.10</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3">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5">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6">
            <w:pPr>
              <w:rPr>
                <w:sz w:val="24"/>
                <w:szCs w:val="24"/>
              </w:rPr>
            </w:pPr>
            <w:r w:rsidDel="00000000" w:rsidR="00000000" w:rsidRPr="00000000">
              <w:rPr>
                <w:sz w:val="24"/>
                <w:szCs w:val="24"/>
                <w:rtl w:val="0"/>
              </w:rPr>
              <w:t xml:space="preserve">   t + sp + dam:sire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7">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8">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9">
            <w:pPr>
              <w:jc w:val="center"/>
              <w:rPr>
                <w:sz w:val="24"/>
                <w:szCs w:val="24"/>
              </w:rPr>
            </w:pPr>
            <w:r w:rsidDel="00000000" w:rsidR="00000000" w:rsidRPr="00000000">
              <w:rPr>
                <w:sz w:val="24"/>
                <w:szCs w:val="24"/>
                <w:rtl w:val="0"/>
              </w:rPr>
              <w:t xml:space="preserve">8.85</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A">
            <w:pPr>
              <w:jc w:val="center"/>
              <w:rPr>
                <w:sz w:val="24"/>
                <w:szCs w:val="24"/>
              </w:rPr>
            </w:pPr>
            <w:r w:rsidDel="00000000" w:rsidR="00000000" w:rsidRPr="00000000">
              <w:rPr>
                <w:sz w:val="24"/>
                <w:szCs w:val="24"/>
                <w:rtl w:val="0"/>
              </w:rPr>
              <w:t xml:space="preserve">0.031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C">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D">
            <w:pPr>
              <w:rPr>
                <w:sz w:val="24"/>
                <w:szCs w:val="24"/>
              </w:rPr>
            </w:pPr>
            <w:r w:rsidDel="00000000" w:rsidR="00000000" w:rsidRPr="00000000">
              <w:rPr>
                <w:sz w:val="24"/>
                <w:szCs w:val="24"/>
                <w:rtl w:val="0"/>
              </w:rPr>
              <w:t xml:space="preserve">   t + sp + t:sp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E">
            <w:pPr>
              <w:rPr>
                <w:sz w:val="24"/>
                <w:szCs w:val="24"/>
              </w:rPr>
            </w:pPr>
            <w:r w:rsidDel="00000000" w:rsidR="00000000" w:rsidRPr="00000000">
              <w:rPr>
                <w:sz w:val="24"/>
                <w:szCs w:val="24"/>
                <w:rtl w:val="0"/>
              </w:rPr>
              <w:t xml:space="preserve">dam:sire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CF">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0">
            <w:pPr>
              <w:jc w:val="center"/>
              <w:rPr>
                <w:sz w:val="24"/>
                <w:szCs w:val="24"/>
              </w:rPr>
            </w:pPr>
            <w:r w:rsidDel="00000000" w:rsidR="00000000" w:rsidRPr="00000000">
              <w:rPr>
                <w:sz w:val="24"/>
                <w:szCs w:val="24"/>
                <w:rtl w:val="0"/>
              </w:rPr>
              <w:t xml:space="preserve">15.81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1">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3">
            <w:pP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4">
            <w:pPr>
              <w:rPr>
                <w:sz w:val="24"/>
                <w:szCs w:val="24"/>
              </w:rPr>
            </w:pPr>
            <w:r w:rsidDel="00000000" w:rsidR="00000000" w:rsidRPr="00000000">
              <w:rPr>
                <w:sz w:val="24"/>
                <w:szCs w:val="24"/>
                <w:rtl w:val="0"/>
              </w:rPr>
              <w:t xml:space="preserve">   t + sp + t:sp + dam:sire</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5">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6">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7">
            <w:pPr>
              <w:jc w:val="center"/>
              <w:rPr>
                <w:sz w:val="24"/>
                <w:szCs w:val="24"/>
              </w:rPr>
            </w:pPr>
            <w:r w:rsidDel="00000000" w:rsidR="00000000" w:rsidRPr="00000000">
              <w:rPr>
                <w:sz w:val="24"/>
                <w:szCs w:val="24"/>
                <w:rtl w:val="0"/>
              </w:rPr>
              <w:t xml:space="preserve">41.46</w:t>
            </w:r>
          </w:p>
        </w:tc>
        <w:tc>
          <w:tcPr>
            <w:tcBorders>
              <w:top w:color="000000" w:space="0" w:sz="0" w:val="nil"/>
              <w:left w:color="000000" w:space="0" w:sz="0" w:val="nil"/>
              <w:bottom w:color="000000" w:space="0" w:sz="4"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D8">
            <w:pPr>
              <w:jc w:val="center"/>
              <w:rPr>
                <w:sz w:val="24"/>
                <w:szCs w:val="24"/>
              </w:rPr>
            </w:pPr>
            <w:r w:rsidDel="00000000" w:rsidR="00000000" w:rsidRPr="00000000">
              <w:rPr>
                <w:sz w:val="24"/>
                <w:szCs w:val="24"/>
                <w:rtl w:val="0"/>
              </w:rPr>
              <w:t xml:space="preserve">&lt; 0.001</w:t>
            </w:r>
          </w:p>
        </w:tc>
      </w:tr>
      <w:tr>
        <w:trPr>
          <w:trHeight w:val="331" w:hRule="atLeast"/>
        </w:trPr>
        <w:tc>
          <w:tcPr>
            <w:vMerge w:val="restart"/>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D9">
            <w:pPr>
              <w:rPr>
                <w:sz w:val="24"/>
                <w:szCs w:val="24"/>
              </w:rPr>
            </w:pPr>
            <w:r w:rsidDel="00000000" w:rsidR="00000000" w:rsidRPr="00000000">
              <w:rPr>
                <w:sz w:val="24"/>
                <w:szCs w:val="24"/>
                <w:rtl w:val="0"/>
              </w:rPr>
              <w:t xml:space="preserve">Yolk-sac Volume</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A">
            <w:pPr>
              <w:rPr>
                <w:sz w:val="24"/>
                <w:szCs w:val="24"/>
              </w:rPr>
            </w:pPr>
            <w:r w:rsidDel="00000000" w:rsidR="00000000" w:rsidRPr="00000000">
              <w:rPr>
                <w:sz w:val="24"/>
                <w:szCs w:val="24"/>
                <w:rtl w:val="0"/>
              </w:rPr>
              <w:t xml:space="preserve">Cisco</w:t>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B">
            <w:pPr>
              <w:rPr>
                <w:sz w:val="24"/>
                <w:szCs w:val="24"/>
              </w:rPr>
            </w:pPr>
            <w:r w:rsidDel="00000000" w:rsidR="00000000" w:rsidRPr="00000000">
              <w:rPr>
                <w:b w:val="1"/>
                <w:sz w:val="24"/>
                <w:szCs w:val="24"/>
                <w:rtl w:val="0"/>
              </w:rPr>
              <w:t xml:space="preserve">   t + pop + t:pop + dam</w:t>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C">
            <w:pP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D">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E">
            <w:pPr>
              <w:jc w:val="center"/>
              <w:rPr>
                <w:sz w:val="24"/>
                <w:szCs w:val="24"/>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DF">
            <w:pPr>
              <w:jc w:val="center"/>
              <w:rPr>
                <w:sz w:val="24"/>
                <w:szCs w:val="24"/>
              </w:rPr>
            </w:pPr>
            <w:r w:rsidDel="00000000" w:rsidR="00000000" w:rsidRPr="00000000">
              <w:rPr>
                <w:rtl w:val="0"/>
              </w:rPr>
            </w:r>
          </w:p>
        </w:tc>
      </w:tr>
      <w:tr>
        <w:trPr>
          <w:trHeight w:val="331" w:hRule="atLeast"/>
        </w:trPr>
        <w:tc>
          <w:tcPr>
            <w:vMerge w:val="continue"/>
            <w:tcBorders>
              <w:top w:color="000000" w:space="0" w:sz="4"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1">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2">
            <w:pPr>
              <w:rPr>
                <w:sz w:val="24"/>
                <w:szCs w:val="24"/>
              </w:rPr>
            </w:pPr>
            <w:r w:rsidDel="00000000" w:rsidR="00000000" w:rsidRPr="00000000">
              <w:rPr>
                <w:sz w:val="24"/>
                <w:szCs w:val="24"/>
                <w:rtl w:val="0"/>
              </w:rPr>
              <w:t xml:space="preserve">   pop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3">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4">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5">
            <w:pPr>
              <w:jc w:val="center"/>
              <w:rPr>
                <w:sz w:val="24"/>
                <w:szCs w:val="24"/>
              </w:rPr>
            </w:pPr>
            <w:r w:rsidDel="00000000" w:rsidR="00000000" w:rsidRPr="00000000">
              <w:rPr>
                <w:sz w:val="24"/>
                <w:szCs w:val="24"/>
                <w:rtl w:val="0"/>
              </w:rPr>
              <w:t xml:space="preserve">1,041.57</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6">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8">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9">
            <w:pPr>
              <w:rPr>
                <w:sz w:val="24"/>
                <w:szCs w:val="24"/>
              </w:rPr>
            </w:pPr>
            <w:r w:rsidDel="00000000" w:rsidR="00000000" w:rsidRPr="00000000">
              <w:rPr>
                <w:sz w:val="24"/>
                <w:szCs w:val="24"/>
                <w:rtl w:val="0"/>
              </w:rPr>
              <w:t xml:space="preserve">   t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A">
            <w:pPr>
              <w:rPr>
                <w:sz w:val="24"/>
                <w:szCs w:val="24"/>
              </w:rPr>
            </w:pPr>
            <w:r w:rsidDel="00000000" w:rsidR="00000000" w:rsidRPr="00000000">
              <w:rPr>
                <w:sz w:val="24"/>
                <w:szCs w:val="24"/>
                <w:rtl w:val="0"/>
              </w:rPr>
              <w:t xml:space="preserve">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B">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C">
            <w:pPr>
              <w:jc w:val="center"/>
              <w:rPr>
                <w:sz w:val="24"/>
                <w:szCs w:val="24"/>
              </w:rPr>
            </w:pPr>
            <w:r w:rsidDel="00000000" w:rsidR="00000000" w:rsidRPr="00000000">
              <w:rPr>
                <w:sz w:val="24"/>
                <w:szCs w:val="24"/>
                <w:rtl w:val="0"/>
              </w:rPr>
              <w:t xml:space="preserve">142.63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D">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EF">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0">
            <w:pPr>
              <w:rPr>
                <w:sz w:val="24"/>
                <w:szCs w:val="24"/>
              </w:rPr>
            </w:pPr>
            <w:r w:rsidDel="00000000" w:rsidR="00000000" w:rsidRPr="00000000">
              <w:rPr>
                <w:sz w:val="24"/>
                <w:szCs w:val="24"/>
                <w:rtl w:val="0"/>
              </w:rPr>
              <w:t xml:space="preserve">   t + pop + 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1">
            <w:pPr>
              <w:rPr>
                <w:sz w:val="24"/>
                <w:szCs w:val="24"/>
              </w:rPr>
            </w:pPr>
            <w:r w:rsidDel="00000000" w:rsidR="00000000" w:rsidRPr="00000000">
              <w:rPr>
                <w:sz w:val="24"/>
                <w:szCs w:val="24"/>
                <w:rtl w:val="0"/>
              </w:rPr>
              <w:t xml:space="preserve">t:pop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2">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3">
            <w:pPr>
              <w:jc w:val="center"/>
              <w:rPr>
                <w:sz w:val="24"/>
                <w:szCs w:val="24"/>
              </w:rPr>
            </w:pPr>
            <w:r w:rsidDel="00000000" w:rsidR="00000000" w:rsidRPr="00000000">
              <w:rPr>
                <w:sz w:val="24"/>
                <w:szCs w:val="24"/>
                <w:rtl w:val="0"/>
              </w:rPr>
              <w:t xml:space="preserve">36.46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4">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5">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6">
            <w:pPr>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7">
            <w:pPr>
              <w:rPr>
                <w:sz w:val="24"/>
                <w:szCs w:val="24"/>
              </w:rPr>
            </w:pPr>
            <w:r w:rsidDel="00000000" w:rsidR="00000000" w:rsidRPr="00000000">
              <w:rPr>
                <w:sz w:val="24"/>
                <w:szCs w:val="24"/>
                <w:rtl w:val="0"/>
              </w:rPr>
              <w:t xml:space="preserve">   t + pop + t:pop</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8">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9">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A">
            <w:pPr>
              <w:jc w:val="center"/>
              <w:rPr>
                <w:sz w:val="24"/>
                <w:szCs w:val="24"/>
              </w:rPr>
            </w:pPr>
            <w:r w:rsidDel="00000000" w:rsidR="00000000" w:rsidRPr="00000000">
              <w:rPr>
                <w:sz w:val="24"/>
                <w:szCs w:val="24"/>
                <w:rtl w:val="0"/>
              </w:rPr>
              <w:t xml:space="preserve">332.96</w:t>
            </w:r>
          </w:p>
        </w:tc>
        <w:tc>
          <w:tcPr>
            <w:tcBorders>
              <w:top w:color="000000" w:space="0" w:sz="0" w:val="nil"/>
              <w:left w:color="000000" w:space="0" w:sz="0" w:val="nil"/>
              <w:bottom w:color="a6a6a6"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2FB">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restart"/>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D">
            <w:pPr>
              <w:rPr>
                <w:b w:val="1"/>
                <w:sz w:val="24"/>
                <w:szCs w:val="24"/>
              </w:rPr>
            </w:pPr>
            <w:r w:rsidDel="00000000" w:rsidR="00000000" w:rsidRPr="00000000">
              <w:rPr>
                <w:sz w:val="24"/>
                <w:szCs w:val="24"/>
                <w:rtl w:val="0"/>
              </w:rPr>
              <w:t xml:space="preserve">Vendace &amp; European Whitefish</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E">
            <w:pPr>
              <w:rPr>
                <w:sz w:val="24"/>
                <w:szCs w:val="24"/>
              </w:rPr>
            </w:pPr>
            <w:r w:rsidDel="00000000" w:rsidR="00000000" w:rsidRPr="00000000">
              <w:rPr>
                <w:b w:val="1"/>
                <w:sz w:val="24"/>
                <w:szCs w:val="24"/>
                <w:rtl w:val="0"/>
              </w:rPr>
              <w:t xml:space="preserve">   t + sp + t:sp + dam + sire</w:t>
            </w: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2FF">
            <w:pP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0">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1">
            <w:pPr>
              <w:jc w:val="center"/>
              <w:rPr>
                <w:sz w:val="24"/>
                <w:szCs w:val="24"/>
              </w:rPr>
            </w:pPr>
            <w:r w:rsidDel="00000000" w:rsidR="00000000" w:rsidRPr="00000000">
              <w:rPr>
                <w:rtl w:val="0"/>
              </w:rPr>
            </w:r>
          </w:p>
        </w:tc>
        <w:tc>
          <w:tcPr>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2">
            <w:pPr>
              <w:jc w:val="center"/>
              <w:rPr>
                <w:sz w:val="24"/>
                <w:szCs w:val="24"/>
              </w:rPr>
            </w:pPr>
            <w:r w:rsidDel="00000000" w:rsidR="00000000" w:rsidRPr="00000000">
              <w:rPr>
                <w:rtl w:val="0"/>
              </w:rPr>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5">
            <w:pPr>
              <w:rPr>
                <w:sz w:val="24"/>
                <w:szCs w:val="24"/>
              </w:rPr>
            </w:pPr>
            <w:r w:rsidDel="00000000" w:rsidR="00000000" w:rsidRPr="00000000">
              <w:rPr>
                <w:sz w:val="24"/>
                <w:szCs w:val="24"/>
                <w:rtl w:val="0"/>
              </w:rPr>
              <w:t xml:space="preserve">   sp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6">
            <w:pPr>
              <w:rPr>
                <w:sz w:val="24"/>
                <w:szCs w:val="24"/>
              </w:rPr>
            </w:pPr>
            <w:r w:rsidDel="00000000" w:rsidR="00000000" w:rsidRPr="00000000">
              <w:rPr>
                <w:sz w:val="24"/>
                <w:szCs w:val="24"/>
                <w:rtl w:val="0"/>
              </w:rPr>
              <w:t xml:space="preserve">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7">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8">
            <w:pPr>
              <w:jc w:val="center"/>
              <w:rPr>
                <w:sz w:val="24"/>
                <w:szCs w:val="24"/>
              </w:rPr>
            </w:pPr>
            <w:r w:rsidDel="00000000" w:rsidR="00000000" w:rsidRPr="00000000">
              <w:rPr>
                <w:sz w:val="24"/>
                <w:szCs w:val="24"/>
                <w:rtl w:val="0"/>
              </w:rPr>
              <w:t xml:space="preserve">918.89</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9">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vMerge w:val="continue"/>
            <w:tcBorders>
              <w:top w:color="a6a6a6" w:space="0" w:sz="8" w:val="single"/>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C">
            <w:pPr>
              <w:rPr>
                <w:sz w:val="24"/>
                <w:szCs w:val="24"/>
              </w:rPr>
            </w:pPr>
            <w:r w:rsidDel="00000000" w:rsidR="00000000" w:rsidRPr="00000000">
              <w:rPr>
                <w:sz w:val="24"/>
                <w:szCs w:val="24"/>
                <w:rtl w:val="0"/>
              </w:rPr>
              <w:t xml:space="preserve">   t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D">
            <w:pPr>
              <w:rPr>
                <w:sz w:val="24"/>
                <w:szCs w:val="24"/>
              </w:rPr>
            </w:pPr>
            <w:r w:rsidDel="00000000" w:rsidR="00000000" w:rsidRPr="00000000">
              <w:rPr>
                <w:sz w:val="24"/>
                <w:szCs w:val="24"/>
                <w:rtl w:val="0"/>
              </w:rPr>
              <w:t xml:space="preserve">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E">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0F">
            <w:pPr>
              <w:jc w:val="center"/>
              <w:rPr>
                <w:sz w:val="24"/>
                <w:szCs w:val="24"/>
              </w:rPr>
            </w:pPr>
            <w:r w:rsidDel="00000000" w:rsidR="00000000" w:rsidRPr="00000000">
              <w:rPr>
                <w:sz w:val="24"/>
                <w:szCs w:val="24"/>
                <w:rtl w:val="0"/>
              </w:rPr>
              <w:t xml:space="preserve">795.46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0">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1">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2">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3">
            <w:pPr>
              <w:rPr>
                <w:sz w:val="24"/>
                <w:szCs w:val="24"/>
              </w:rPr>
            </w:pPr>
            <w:r w:rsidDel="00000000" w:rsidR="00000000" w:rsidRPr="00000000">
              <w:rPr>
                <w:sz w:val="24"/>
                <w:szCs w:val="24"/>
                <w:rtl w:val="0"/>
              </w:rPr>
              <w:t xml:space="preserve">   t + sp + dam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4">
            <w:pPr>
              <w:rPr>
                <w:sz w:val="24"/>
                <w:szCs w:val="24"/>
              </w:rPr>
            </w:pPr>
            <w:r w:rsidDel="00000000" w:rsidR="00000000" w:rsidRPr="00000000">
              <w:rPr>
                <w:sz w:val="24"/>
                <w:szCs w:val="24"/>
                <w:rtl w:val="0"/>
              </w:rPr>
              <w:t xml:space="preserve">t:sp</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5">
            <w:pPr>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6">
            <w:pPr>
              <w:jc w:val="center"/>
              <w:rPr>
                <w:sz w:val="24"/>
                <w:szCs w:val="24"/>
              </w:rPr>
            </w:pPr>
            <w:r w:rsidDel="00000000" w:rsidR="00000000" w:rsidRPr="00000000">
              <w:rPr>
                <w:sz w:val="24"/>
                <w:szCs w:val="24"/>
                <w:rtl w:val="0"/>
              </w:rPr>
              <w:t xml:space="preserve">467.58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7">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9">
            <w:pP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A">
            <w:pPr>
              <w:rPr>
                <w:sz w:val="24"/>
                <w:szCs w:val="24"/>
              </w:rPr>
            </w:pPr>
            <w:r w:rsidDel="00000000" w:rsidR="00000000" w:rsidRPr="00000000">
              <w:rPr>
                <w:sz w:val="24"/>
                <w:szCs w:val="24"/>
                <w:rtl w:val="0"/>
              </w:rPr>
              <w:t xml:space="preserve">   t + sp + t:sp + sire</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B">
            <w:pPr>
              <w:rPr>
                <w:sz w:val="24"/>
                <w:szCs w:val="24"/>
              </w:rPr>
            </w:pPr>
            <w:r w:rsidDel="00000000" w:rsidR="00000000" w:rsidRPr="00000000">
              <w:rPr>
                <w:sz w:val="24"/>
                <w:szCs w:val="24"/>
                <w:rtl w:val="0"/>
              </w:rPr>
              <w:t xml:space="preserve">dam</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D">
            <w:pPr>
              <w:jc w:val="center"/>
              <w:rPr>
                <w:sz w:val="24"/>
                <w:szCs w:val="24"/>
              </w:rPr>
            </w:pPr>
            <w:r w:rsidDel="00000000" w:rsidR="00000000" w:rsidRPr="00000000">
              <w:rPr>
                <w:sz w:val="24"/>
                <w:szCs w:val="24"/>
                <w:rtl w:val="0"/>
              </w:rPr>
              <w:t xml:space="preserve">69.88</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31E">
            <w:pPr>
              <w:jc w:val="center"/>
              <w:rPr>
                <w:sz w:val="24"/>
                <w:szCs w:val="24"/>
              </w:rPr>
            </w:pPr>
            <w:r w:rsidDel="00000000" w:rsidR="00000000" w:rsidRPr="00000000">
              <w:rPr>
                <w:sz w:val="24"/>
                <w:szCs w:val="24"/>
                <w:rtl w:val="0"/>
              </w:rPr>
              <w:t xml:space="preserve">&lt; 0.001</w:t>
            </w:r>
          </w:p>
        </w:tc>
      </w:tr>
      <w:tr>
        <w:trPr>
          <w:trHeight w:val="331" w:hRule="atLeast"/>
        </w:trPr>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tcPr>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pacing w:line="276" w:lineRule="auto"/>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0">
            <w:pPr>
              <w:rPr>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1">
            <w:pPr>
              <w:rPr>
                <w:sz w:val="24"/>
                <w:szCs w:val="24"/>
              </w:rPr>
            </w:pPr>
            <w:r w:rsidDel="00000000" w:rsidR="00000000" w:rsidRPr="00000000">
              <w:rPr>
                <w:sz w:val="24"/>
                <w:szCs w:val="24"/>
                <w:rtl w:val="0"/>
              </w:rPr>
              <w:t xml:space="preserve">   t + sp + t:sp + dam</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2">
            <w:pPr>
              <w:rPr>
                <w:sz w:val="24"/>
                <w:szCs w:val="24"/>
              </w:rPr>
            </w:pPr>
            <w:r w:rsidDel="00000000" w:rsidR="00000000" w:rsidRPr="00000000">
              <w:rPr>
                <w:sz w:val="24"/>
                <w:szCs w:val="24"/>
                <w:rtl w:val="0"/>
              </w:rPr>
              <w:t xml:space="preserve">sire</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4">
            <w:pPr>
              <w:jc w:val="center"/>
              <w:rPr>
                <w:sz w:val="24"/>
                <w:szCs w:val="24"/>
              </w:rPr>
            </w:pPr>
            <w:r w:rsidDel="00000000" w:rsidR="00000000" w:rsidRPr="00000000">
              <w:rPr>
                <w:sz w:val="24"/>
                <w:szCs w:val="24"/>
                <w:rtl w:val="0"/>
              </w:rPr>
              <w:t xml:space="preserve">19.98</w:t>
            </w:r>
          </w:p>
        </w:tc>
        <w:tc>
          <w:tcPr>
            <w:tcBorders>
              <w:top w:color="000000" w:space="0" w:sz="0" w:val="nil"/>
              <w:left w:color="000000" w:space="0" w:sz="0" w:val="nil"/>
              <w:bottom w:color="000000" w:space="0" w:sz="12"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325">
            <w:pPr>
              <w:jc w:val="center"/>
              <w:rPr>
                <w:sz w:val="24"/>
                <w:szCs w:val="24"/>
              </w:rPr>
            </w:pPr>
            <w:r w:rsidDel="00000000" w:rsidR="00000000" w:rsidRPr="00000000">
              <w:rPr>
                <w:sz w:val="24"/>
                <w:szCs w:val="24"/>
                <w:rtl w:val="0"/>
              </w:rPr>
              <w:t xml:space="preserve">&lt; 0.001</w:t>
            </w:r>
          </w:p>
        </w:tc>
      </w:tr>
    </w:tbl>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sectPr>
          <w:type w:val="nextPage"/>
          <w:pgSz w:h="15840" w:w="12240" w:orient="portrait"/>
          <w:pgMar w:bottom="369" w:top="342" w:left="720" w:right="72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Phenotypic variation component correlation directions from increasing incubation temperature for embryo survival (%), incubation period (number of days post-fertilization; DPF), incubation period (accumulated degree-days; ADD),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 indicates a negative correlation, + indicates a positive correlation, and 0 indicates no correlation.</w:t>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tl w:val="0"/>
        </w:rPr>
      </w:r>
    </w:p>
    <w:tbl>
      <w:tblPr>
        <w:tblStyle w:val="Table6"/>
        <w:tblW w:w="7270.799999999999"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0.8"/>
        <w:gridCol w:w="1485"/>
        <w:gridCol w:w="1110"/>
        <w:gridCol w:w="1080"/>
        <w:gridCol w:w="1275"/>
        <w:gridCol w:w="1140"/>
        <w:tblGridChange w:id="0">
          <w:tblGrid>
            <w:gridCol w:w="1180.8"/>
            <w:gridCol w:w="1485"/>
            <w:gridCol w:w="1110"/>
            <w:gridCol w:w="1080"/>
            <w:gridCol w:w="1275"/>
            <w:gridCol w:w="1140"/>
          </w:tblGrid>
        </w:tblGridChange>
      </w:tblGrid>
      <w:tr>
        <w:trPr>
          <w:trHeight w:val="215" w:hRule="atLeast"/>
        </w:trPr>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2B">
            <w:pPr>
              <w:rPr>
                <w:sz w:val="24"/>
                <w:szCs w:val="24"/>
              </w:rPr>
            </w:pPr>
            <w:r w:rsidDel="00000000" w:rsidR="00000000" w:rsidRPr="00000000">
              <w:rPr>
                <w:sz w:val="24"/>
                <w:szCs w:val="24"/>
                <w:rtl w:val="0"/>
              </w:rPr>
              <w:t xml:space="preserve"> </w:t>
            </w:r>
          </w:p>
        </w:tc>
        <w:tc>
          <w:tcPr>
            <w:tcBorders>
              <w:top w:color="000000" w:space="0" w:sz="12" w:val="single"/>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32C">
            <w:pPr>
              <w:rPr>
                <w:sz w:val="24"/>
                <w:szCs w:val="24"/>
              </w:rPr>
            </w:pPr>
            <w:r w:rsidDel="00000000" w:rsidR="00000000" w:rsidRPr="00000000">
              <w:rPr>
                <w:sz w:val="24"/>
                <w:szCs w:val="24"/>
                <w:rtl w:val="0"/>
              </w:rPr>
              <w:t xml:space="preserve"> </w:t>
            </w:r>
          </w:p>
        </w:tc>
        <w:tc>
          <w:tcPr>
            <w:gridSpan w:val="4"/>
            <w:tcBorders>
              <w:top w:color="000000" w:space="0" w:sz="12" w:val="single"/>
              <w:left w:color="000000" w:space="0" w:sz="0" w:val="nil"/>
              <w:bottom w:color="000000" w:space="0" w:sz="8" w:val="single"/>
              <w:right w:color="000000" w:space="0" w:sz="0" w:val="nil"/>
            </w:tcBorders>
            <w:tcMar>
              <w:top w:w="0.0" w:type="dxa"/>
              <w:left w:w="0.0" w:type="dxa"/>
              <w:bottom w:w="0.0" w:type="dxa"/>
              <w:right w:w="0.0" w:type="dxa"/>
            </w:tcMar>
          </w:tcPr>
          <w:p w:rsidR="00000000" w:rsidDel="00000000" w:rsidP="00000000" w:rsidRDefault="00000000" w:rsidRPr="00000000" w14:paraId="0000032D">
            <w:pPr>
              <w:jc w:val="center"/>
              <w:rPr>
                <w:sz w:val="24"/>
                <w:szCs w:val="24"/>
              </w:rPr>
            </w:pPr>
            <w:r w:rsidDel="00000000" w:rsidR="00000000" w:rsidRPr="00000000">
              <w:rPr>
                <w:sz w:val="24"/>
                <w:szCs w:val="24"/>
                <w:rtl w:val="0"/>
              </w:rPr>
              <w:t xml:space="preserve">Correlation Direction</w:t>
            </w:r>
          </w:p>
        </w:tc>
      </w:tr>
      <w:tr>
        <w:trPr>
          <w:trHeight w:val="215"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1">
            <w:pPr>
              <w:rPr>
                <w:sz w:val="24"/>
                <w:szCs w:val="24"/>
              </w:rPr>
            </w:pPr>
            <w:r w:rsidDel="00000000" w:rsidR="00000000" w:rsidRPr="00000000">
              <w:rPr>
                <w:sz w:val="24"/>
                <w:szCs w:val="24"/>
                <w:rtl w:val="0"/>
              </w:rPr>
              <w:t xml:space="preserve">Trait</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2">
            <w:pPr>
              <w:rPr>
                <w:sz w:val="24"/>
                <w:szCs w:val="24"/>
              </w:rPr>
            </w:pPr>
            <w:r w:rsidDel="00000000" w:rsidR="00000000" w:rsidRPr="00000000">
              <w:rPr>
                <w:sz w:val="24"/>
                <w:szCs w:val="24"/>
                <w:rtl w:val="0"/>
              </w:rPr>
              <w:t xml:space="preserve">Study Group</w:t>
            </w:r>
          </w:p>
        </w:tc>
        <w:tc>
          <w:tcPr>
            <w:tcBorders>
              <w:top w:color="000000" w:space="0" w:sz="0" w:val="nil"/>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3">
            <w:pPr>
              <w:jc w:val="center"/>
              <w:rPr>
                <w:sz w:val="24"/>
                <w:szCs w:val="24"/>
              </w:rPr>
            </w:pPr>
            <w:r w:rsidDel="00000000" w:rsidR="00000000" w:rsidRPr="00000000">
              <w:rPr>
                <w:sz w:val="24"/>
                <w:szCs w:val="24"/>
                <w:rtl w:val="0"/>
              </w:rPr>
              <w:t xml:space="preserve">Dam</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4">
            <w:pPr>
              <w:jc w:val="center"/>
              <w:rPr>
                <w:sz w:val="24"/>
                <w:szCs w:val="24"/>
              </w:rPr>
            </w:pPr>
            <w:r w:rsidDel="00000000" w:rsidR="00000000" w:rsidRPr="00000000">
              <w:rPr>
                <w:sz w:val="24"/>
                <w:szCs w:val="24"/>
                <w:rtl w:val="0"/>
              </w:rPr>
              <w:t xml:space="preserve">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5">
            <w:pPr>
              <w:jc w:val="center"/>
              <w:rPr>
                <w:sz w:val="24"/>
                <w:szCs w:val="24"/>
              </w:rPr>
            </w:pPr>
            <w:r w:rsidDel="00000000" w:rsidR="00000000" w:rsidRPr="00000000">
              <w:rPr>
                <w:sz w:val="24"/>
                <w:szCs w:val="24"/>
                <w:rtl w:val="0"/>
              </w:rPr>
              <w:t xml:space="preserve">Dam:Sire</w:t>
            </w:r>
          </w:p>
        </w:tc>
        <w:tc>
          <w:tcPr>
            <w:tcBorders>
              <w:top w:color="000000" w:space="0" w:sz="8" w:val="single"/>
              <w:left w:color="000000" w:space="0" w:sz="0" w:val="nil"/>
              <w:bottom w:color="000000"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6">
            <w:pPr>
              <w:jc w:val="center"/>
              <w:rPr>
                <w:sz w:val="24"/>
                <w:szCs w:val="24"/>
              </w:rPr>
            </w:pPr>
            <w:r w:rsidDel="00000000" w:rsidR="00000000" w:rsidRPr="00000000">
              <w:rPr>
                <w:sz w:val="24"/>
                <w:szCs w:val="24"/>
                <w:rtl w:val="0"/>
              </w:rPr>
              <w:t xml:space="preserve">Error</w:t>
            </w:r>
          </w:p>
        </w:tc>
      </w:tr>
      <w:tr>
        <w:trPr>
          <w:trHeight w:val="360" w:hRule="atLeast"/>
        </w:trPr>
        <w:tc>
          <w:tcPr>
            <w:vMerge w:val="restart"/>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7">
            <w:pPr>
              <w:rPr>
                <w:sz w:val="24"/>
                <w:szCs w:val="24"/>
              </w:rPr>
            </w:pPr>
            <w:r w:rsidDel="00000000" w:rsidR="00000000" w:rsidRPr="00000000">
              <w:rPr>
                <w:sz w:val="24"/>
                <w:szCs w:val="24"/>
                <w:rtl w:val="0"/>
              </w:rPr>
              <w:t xml:space="preserve">Embryo Survival</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8">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A">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C">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E">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3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1">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2">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000000"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4">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6">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8">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9">
            <w:pPr>
              <w:rPr>
                <w:sz w:val="24"/>
                <w:szCs w:val="24"/>
              </w:rPr>
            </w:pPr>
            <w:r w:rsidDel="00000000" w:rsidR="00000000" w:rsidRPr="00000000">
              <w:rPr>
                <w:sz w:val="24"/>
                <w:szCs w:val="24"/>
                <w:rtl w:val="0"/>
              </w:rPr>
              <w:t xml:space="preserve">Incubation Period (DPF)</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A">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C">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D">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E">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0">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1">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3">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4">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6">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8">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A">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B">
            <w:pPr>
              <w:rPr>
                <w:sz w:val="24"/>
                <w:szCs w:val="24"/>
              </w:rPr>
            </w:pPr>
            <w:r w:rsidDel="00000000" w:rsidR="00000000" w:rsidRPr="00000000">
              <w:rPr>
                <w:sz w:val="24"/>
                <w:szCs w:val="24"/>
                <w:rtl w:val="0"/>
              </w:rPr>
              <w:t xml:space="preserve">Incubation Period (ADD)</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C">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E">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5F">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0">
            <w:pPr>
              <w:jc w:val="center"/>
              <w:rPr>
                <w:sz w:val="24"/>
                <w:szCs w:val="24"/>
              </w:rPr>
            </w:pPr>
            <w:r w:rsidDel="00000000" w:rsidR="00000000" w:rsidRPr="00000000">
              <w:rPr>
                <w:sz w:val="24"/>
                <w:szCs w:val="24"/>
                <w:rtl w:val="0"/>
              </w:rPr>
              <w:t xml:space="preserve">0</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2">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3">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4">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5">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6">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a6a6a6"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8">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A">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C">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restart"/>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D">
            <w:pPr>
              <w:rPr>
                <w:sz w:val="24"/>
                <w:szCs w:val="24"/>
              </w:rPr>
            </w:pPr>
            <w:r w:rsidDel="00000000" w:rsidR="00000000" w:rsidRPr="00000000">
              <w:rPr>
                <w:sz w:val="24"/>
                <w:szCs w:val="24"/>
                <w:rtl w:val="0"/>
              </w:rPr>
              <w:t xml:space="preserve">Length-at-Hatch</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E">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6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0">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1">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2">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4">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5">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6">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7">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8">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a6a6a6" w:space="0" w:sz="8" w:val="single"/>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A">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D">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a6a6a6" w:space="0" w:sz="8"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0</w:t>
            </w:r>
          </w:p>
        </w:tc>
      </w:tr>
      <w:tr>
        <w:trPr>
          <w:trHeight w:val="360" w:hRule="atLeast"/>
        </w:trPr>
        <w:tc>
          <w:tcPr>
            <w:vMerge w:val="restart"/>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7F">
            <w:pPr>
              <w:rPr>
                <w:sz w:val="24"/>
                <w:szCs w:val="24"/>
              </w:rPr>
            </w:pPr>
            <w:r w:rsidDel="00000000" w:rsidR="00000000" w:rsidRPr="00000000">
              <w:rPr>
                <w:sz w:val="24"/>
                <w:szCs w:val="24"/>
                <w:rtl w:val="0"/>
              </w:rPr>
              <w:t xml:space="preserve">Yolk-sac Volume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0">
            <w:pPr>
              <w:rPr>
                <w:sz w:val="24"/>
                <w:szCs w:val="24"/>
              </w:rPr>
            </w:pPr>
            <w:r w:rsidDel="00000000" w:rsidR="00000000" w:rsidRPr="00000000">
              <w:rPr>
                <w:sz w:val="24"/>
                <w:szCs w:val="24"/>
                <w:rtl w:val="0"/>
              </w:rPr>
              <w:t xml:space="preserve">LK-Vendace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1">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2">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3">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4">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6">
            <w:pPr>
              <w:rPr>
                <w:sz w:val="24"/>
                <w:szCs w:val="24"/>
              </w:rPr>
            </w:pPr>
            <w:r w:rsidDel="00000000" w:rsidR="00000000" w:rsidRPr="00000000">
              <w:rPr>
                <w:sz w:val="24"/>
                <w:szCs w:val="24"/>
                <w:rtl w:val="0"/>
              </w:rPr>
              <w:t xml:space="preserve">LS-Cisco</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7">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8">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9">
            <w:pPr>
              <w:jc w:val="center"/>
              <w:rPr>
                <w:b w:val="1"/>
                <w:sz w:val="24"/>
                <w:szCs w:val="24"/>
              </w:rPr>
            </w:pPr>
            <w:r w:rsidDel="00000000" w:rsidR="00000000" w:rsidRPr="00000000">
              <w:rPr>
                <w:b w:val="1"/>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A">
            <w:pPr>
              <w:jc w:val="center"/>
              <w:rPr>
                <w:b w:val="1"/>
                <w:sz w:val="24"/>
                <w:szCs w:val="24"/>
              </w:rPr>
            </w:pPr>
            <w:r w:rsidDel="00000000" w:rsidR="00000000" w:rsidRPr="00000000">
              <w:rPr>
                <w:b w:val="1"/>
                <w:sz w:val="24"/>
                <w:szCs w:val="24"/>
                <w:rtl w:val="0"/>
              </w:rPr>
              <w:t xml:space="preserve">+</w:t>
            </w:r>
          </w:p>
        </w:tc>
      </w:tr>
      <w:tr>
        <w:trPr>
          <w:trHeight w:val="360" w:hRule="atLeast"/>
        </w:trPr>
        <w:tc>
          <w:tcPr>
            <w:vMerge w:val="continue"/>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C">
            <w:pPr>
              <w:rPr>
                <w:sz w:val="24"/>
                <w:szCs w:val="24"/>
              </w:rPr>
            </w:pPr>
            <w:r w:rsidDel="00000000" w:rsidR="00000000" w:rsidRPr="00000000">
              <w:rPr>
                <w:sz w:val="24"/>
                <w:szCs w:val="24"/>
                <w:rtl w:val="0"/>
              </w:rPr>
              <w:t xml:space="preserve">LO-Cisco</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D">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E">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8F">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12" w:val="single"/>
              <w:right w:color="000000" w:space="0" w:sz="0" w:val="nil"/>
            </w:tcBorders>
            <w:shd w:fill="auto" w:val="clear"/>
            <w:tcMar>
              <w:top w:w="0.0" w:type="dxa"/>
              <w:left w:w="0.0" w:type="dxa"/>
              <w:bottom w:w="0.0" w:type="dxa"/>
              <w:right w:w="0.0" w:type="dxa"/>
            </w:tcMar>
          </w:tcPr>
          <w:p w:rsidR="00000000" w:rsidDel="00000000" w:rsidP="00000000" w:rsidRDefault="00000000" w:rsidRPr="00000000" w14:paraId="00000390">
            <w:pPr>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b w:val="1"/>
          <w:rtl w:val="0"/>
        </w:rPr>
        <w:t xml:space="preserve">FIGURES:</w:t>
      </w: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124200"/>
            <wp:effectExtent b="0" l="0" r="0" t="0"/>
            <wp:docPr id="4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Map showing the location of each lake (LS = Lake Superior; LO = Lake Ontario; LK = Lake Southern Konnevesi) sampled in North America (A) and Europe (B).</w:t>
      </w:r>
    </w:p>
    <w:p w:rsidR="00000000" w:rsidDel="00000000" w:rsidP="00000000" w:rsidRDefault="00000000" w:rsidRPr="00000000" w14:paraId="0000039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6800" cy="2468880"/>
            <wp:effectExtent b="0" l="0" r="0" t="0"/>
            <wp:docPr id="45" name="image5.png"/>
            <a:graphic>
              <a:graphicData uri="http://schemas.openxmlformats.org/drawingml/2006/picture">
                <pic:pic>
                  <pic:nvPicPr>
                    <pic:cNvPr id="0" name="image5.png"/>
                    <pic:cNvPicPr preferRelativeResize="0"/>
                  </pic:nvPicPr>
                  <pic:blipFill>
                    <a:blip r:embed="rId13"/>
                    <a:srcRect b="66250" l="6569" r="0" t="0"/>
                    <a:stretch>
                      <a:fillRect/>
                    </a:stretch>
                  </pic:blipFill>
                  <pic:spPr>
                    <a:xfrm>
                      <a:off x="0" y="0"/>
                      <a:ext cx="487680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Crossbreeding design used for fertilizations.</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6858000"/>
            <wp:effectExtent b="0" l="0" r="0" t="0"/>
            <wp:docPr id="4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58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Mean embryo survival (%), incubation period (number of days post-fertilization; DPF), and incubation period (accumulated degree days (°C); ADD) at each incubation temperature (°C; left) and standardized temperature responses within each study group (right)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br w:type="page"/>
      </w: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4165600"/>
            <wp:effectExtent b="0" l="0" r="0" t="0"/>
            <wp:docPr id="4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858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spacing w:line="276" w:lineRule="auto"/>
        <w:rPr>
          <w:rFonts w:ascii="Times New Roman" w:cs="Times New Roman" w:eastAsia="Times New Roman" w:hAnsi="Times New Roman"/>
        </w:rPr>
      </w:pPr>
      <w:sdt>
        <w:sdtPr>
          <w:tag w:val="goog_rdk_34"/>
        </w:sdtPr>
        <w:sdtContent>
          <w:commentRangeStart w:id="33"/>
        </w:sdtContent>
      </w:sdt>
      <w:r w:rsidDel="00000000" w:rsidR="00000000" w:rsidRPr="00000000">
        <w:rPr>
          <w:rFonts w:ascii="Times New Roman" w:cs="Times New Roman" w:eastAsia="Times New Roman" w:hAnsi="Times New Roman"/>
          <w:rtl w:val="0"/>
        </w:rPr>
        <w:t xml:space="preserve">Figure</w:t>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 4. Percent of total phenotypic variation across temperature treatments for embryo survival,  incubation period (number of days post-fertilization; DPF), and incubation period (accumulated degree days (°C); ADD)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Error bars indicate standard deviation.</w:t>
      </w:r>
    </w:p>
    <w:p w:rsidR="00000000" w:rsidDel="00000000" w:rsidP="00000000" w:rsidRDefault="00000000" w:rsidRPr="00000000" w14:paraId="000003A6">
      <w:pPr>
        <w:spacing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334000"/>
            <wp:effectExtent b="0" l="0" r="0" t="0"/>
            <wp:docPr id="4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8580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Mean length-at-hatch (LAH) and yolk-sac volume (YSV) at each incubation temperature (°C; left) and standardized temperature responses within each study group (right) from Lake Southern Konnevesi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and LK-Whitefish (</w:t>
      </w:r>
      <w:r w:rsidDel="00000000" w:rsidR="00000000" w:rsidRPr="00000000">
        <w:rPr>
          <w:rFonts w:ascii="Times New Roman" w:cs="Times New Roman" w:eastAsia="Times New Roman" w:hAnsi="Times New Roman"/>
          <w:i w:val="1"/>
          <w:rtl w:val="0"/>
        </w:rPr>
        <w:t xml:space="preserve">C. lavaretus</w:t>
      </w:r>
      <w:r w:rsidDel="00000000" w:rsidR="00000000" w:rsidRPr="00000000">
        <w:rPr>
          <w:rFonts w:ascii="Times New Roman" w:cs="Times New Roman" w:eastAsia="Times New Roman" w:hAnsi="Times New Roman"/>
          <w:rtl w:val="0"/>
        </w:rPr>
        <w:t xml:space="preserve">)), Lake Superior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(LO-Cisco). Error bars indicate standard error.</w:t>
      </w: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829300"/>
            <wp:effectExtent b="0" l="0" r="0" t="0"/>
            <wp:docPr id="4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8580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rPr>
      </w:pPr>
      <w:sdt>
        <w:sdtPr>
          <w:tag w:val="goog_rdk_35"/>
        </w:sdtPr>
        <w:sdtContent>
          <w:commentRangeStart w:id="34"/>
        </w:sdtContent>
      </w:sdt>
      <w:r w:rsidDel="00000000" w:rsidR="00000000" w:rsidRPr="00000000">
        <w:rPr>
          <w:rFonts w:ascii="Times New Roman" w:cs="Times New Roman" w:eastAsia="Times New Roman" w:hAnsi="Times New Roman"/>
          <w:rtl w:val="0"/>
        </w:rPr>
        <w:t xml:space="preserve">Figure</w:t>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 6. Mean percent of total phenotypic variation across temperature treatments for length-at-hatch and yolk-sac volume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Error bars indicate standard deviation.</w:t>
      </w:r>
    </w:p>
    <w:p w:rsidR="00000000" w:rsidDel="00000000" w:rsidP="00000000" w:rsidRDefault="00000000" w:rsidRPr="00000000" w14:paraId="000003AD">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858000" cy="4572000"/>
            <wp:effectExtent b="0" l="0" r="0" t="0"/>
            <wp:docPr descr="Graphical user interface, chart, line chart&#10;&#10;Description automatically generated" id="42" name="image2.png"/>
            <a:graphic>
              <a:graphicData uri="http://schemas.openxmlformats.org/drawingml/2006/picture">
                <pic:pic>
                  <pic:nvPicPr>
                    <pic:cNvPr descr="Graphical user interface, chart, line chart&#10;&#10;Description automatically generated" id="0" name="image2.png"/>
                    <pic:cNvPicPr preferRelativeResize="0"/>
                  </pic:nvPicPr>
                  <pic:blipFill>
                    <a:blip r:embed="rId18"/>
                    <a:srcRect b="0" l="0" r="0" t="0"/>
                    <a:stretch>
                      <a:fillRect/>
                    </a:stretch>
                  </pic:blipFill>
                  <pic:spPr>
                    <a:xfrm>
                      <a:off x="0" y="0"/>
                      <a:ext cx="6858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Theoretical winter incubation periods and responses of embryo demographics under normal (2.0°C; blue) and hypothetical warm (5.0°C; orange) winter thermal regimes. The shaded regions indicate spawning periods (left) and hatching periods (right) for cisco (</w:t>
      </w:r>
      <w:r w:rsidDel="00000000" w:rsidR="00000000" w:rsidRPr="00000000">
        <w:rPr>
          <w:rFonts w:ascii="Times New Roman" w:cs="Times New Roman" w:eastAsia="Times New Roman" w:hAnsi="Times New Roman"/>
          <w:i w:val="1"/>
          <w:rtl w:val="0"/>
        </w:rPr>
        <w:t xml:space="preserve">Coregonus artedi</w:t>
      </w:r>
      <w:r w:rsidDel="00000000" w:rsidR="00000000" w:rsidRPr="00000000">
        <w:rPr>
          <w:rFonts w:ascii="Times New Roman" w:cs="Times New Roman" w:eastAsia="Times New Roman" w:hAnsi="Times New Roman"/>
          <w:rtl w:val="0"/>
        </w:rPr>
        <w:t xml:space="preserve">) that typically occur between 3-4°C. The 2.0°C temperature regime is water temperature data collected from Lake Superior at 10-m depth in 2018. </w:t>
      </w:r>
    </w:p>
    <w:p w:rsidR="00000000" w:rsidDel="00000000" w:rsidP="00000000" w:rsidRDefault="00000000" w:rsidRPr="00000000" w14:paraId="000003B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sdt>
        <w:sdtPr>
          <w:tag w:val="goog_rdk_36"/>
        </w:sdtPr>
        <w:sdtContent>
          <w:commentRangeStart w:id="35"/>
        </w:sdtContent>
      </w:sdt>
      <w:r w:rsidDel="00000000" w:rsidR="00000000" w:rsidRPr="00000000">
        <w:rPr>
          <w:rFonts w:ascii="Times New Roman" w:cs="Times New Roman" w:eastAsia="Times New Roman" w:hAnsi="Times New Roman"/>
          <w:b w:val="1"/>
          <w:rtl w:val="0"/>
        </w:rPr>
        <w:t xml:space="preserve">APPENDIX</w:t>
      </w:r>
      <w:commentRangeEnd w:id="35"/>
      <w:r w:rsidDel="00000000" w:rsidR="00000000" w:rsidRPr="00000000">
        <w:commentReference w:id="35"/>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1. Phenotypic variance component analysis for embryo survival (%), incubation period (number of days post-fertilization; DPF), and incubation period (accumulated degree-days; ADD)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https://drive.google.com/file/d/1cfyAJjCw9IuF6fyL7nvYYmefiCJE8ioF/view?usp=sharing</w:t>
        </w:r>
      </w:hyperlink>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Table 2. Phenotypic variance component analysis for length-at-hatch (mm) and yolk-sac volume (mm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from Lake Southern Konnevesi vendace (LK-Vendace (</w:t>
      </w:r>
      <w:r w:rsidDel="00000000" w:rsidR="00000000" w:rsidRPr="00000000">
        <w:rPr>
          <w:rFonts w:ascii="Times New Roman" w:cs="Times New Roman" w:eastAsia="Times New Roman" w:hAnsi="Times New Roman"/>
          <w:i w:val="1"/>
          <w:rtl w:val="0"/>
        </w:rPr>
        <w:t xml:space="preserve">Coregonus albula</w:t>
      </w:r>
      <w:r w:rsidDel="00000000" w:rsidR="00000000" w:rsidRPr="00000000">
        <w:rPr>
          <w:rFonts w:ascii="Times New Roman" w:cs="Times New Roman" w:eastAsia="Times New Roman" w:hAnsi="Times New Roman"/>
          <w:rtl w:val="0"/>
        </w:rPr>
        <w:t xml:space="preserve">)), Lake Superior cisco (LS-Cisco (</w:t>
      </w:r>
      <w:r w:rsidDel="00000000" w:rsidR="00000000" w:rsidRPr="00000000">
        <w:rPr>
          <w:rFonts w:ascii="Times New Roman" w:cs="Times New Roman" w:eastAsia="Times New Roman" w:hAnsi="Times New Roman"/>
          <w:i w:val="1"/>
          <w:rtl w:val="0"/>
        </w:rPr>
        <w:t xml:space="preserve">C. artedi</w:t>
      </w:r>
      <w:r w:rsidDel="00000000" w:rsidR="00000000" w:rsidRPr="00000000">
        <w:rPr>
          <w:rFonts w:ascii="Times New Roman" w:cs="Times New Roman" w:eastAsia="Times New Roman" w:hAnsi="Times New Roman"/>
          <w:rtl w:val="0"/>
        </w:rPr>
        <w:t xml:space="preserve">)), and Lake Ontario cisco (LO-Cisco) across each incubation temperature treatment (°C).</w:t>
      </w:r>
    </w:p>
    <w:p w:rsidR="00000000" w:rsidDel="00000000" w:rsidP="00000000" w:rsidRDefault="00000000" w:rsidRPr="00000000" w14:paraId="000003B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https://drive.google.com/file/d/1EkgOcGoUUie4hpVH0SSJqvaVbEykUqhU/view?usp=sharing</w:t>
        </w:r>
      </w:hyperlink>
      <w:r w:rsidDel="00000000" w:rsidR="00000000" w:rsidRPr="00000000">
        <w:rPr>
          <w:rtl w:val="0"/>
        </w:rPr>
      </w:r>
    </w:p>
    <w:p w:rsidR="00000000" w:rsidDel="00000000" w:rsidP="00000000" w:rsidRDefault="00000000" w:rsidRPr="00000000" w14:paraId="000003B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rPr>
      </w:pPr>
      <w:r w:rsidDel="00000000" w:rsidR="00000000" w:rsidRPr="00000000">
        <w:rPr>
          <w:rtl w:val="0"/>
        </w:rPr>
      </w:r>
    </w:p>
    <w:sectPr>
      <w:type w:val="nextPage"/>
      <w:pgSz w:h="15840" w:w="12240" w:orient="portrait"/>
      <w:pgMar w:bottom="432" w:top="432" w:left="720" w:right="72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ha Karjalainen" w:id="0" w:date="2020-11-23T17:46:39Z">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it would be nice to reflect better the content and main findings. Nothing to propose yet but somehow I feel that it would be nice to highlight similarities (response to different temperatures) and differences (different level of population curves)</w:t>
      </w:r>
    </w:p>
  </w:comment>
  <w:comment w:author="Taylor Stewart" w:id="1" w:date="2020-12-10T15:10:49Z">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but nothing to propose either.</w:t>
      </w:r>
    </w:p>
  </w:comment>
  <w:comment w:author="Emilien Lasne" w:id="4" w:date="2020-11-25T10:25:09Z">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not mention this latitudinal gradient approach, as we do not have real gradients (a real gradient approach would make sense to me only at an intra-specific level). Maybe we just should say that the objective is to compare the response patterns of embryos from various species/populations to an experimental thermal gradient.</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discuss about this of course.</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I think that we do not highlight the fact that we share methods that make things comparable. This is really a new global approach.</w:t>
      </w:r>
    </w:p>
  </w:comment>
  <w:comment w:author="Taylor Stewart" w:id="5" w:date="2020-12-01T22:14:19Z">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this revision and let me know your thoughts, please.</w:t>
      </w:r>
    </w:p>
  </w:comment>
  <w:comment w:author="Taylor Stewart" w:id="2" w:date="2020-11-16T09:03:00Z">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open to changing the title if anyone has suggestions.</w:t>
      </w:r>
    </w:p>
  </w:comment>
  <w:comment w:author="Jason Stockwell" w:id="3" w:date="2020-12-12T01:33:35Z">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"within and across species"?</w:t>
      </w:r>
    </w:p>
  </w:comment>
  <w:comment w:author="Taylor Stewart" w:id="30" w:date="2020-11-04T19:37:00Z">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reviewed any of these. Directly imported from Mendeley. Ignore format for now.</w:t>
      </w:r>
    </w:p>
  </w:comment>
  <w:comment w:author="Taylor Stewart" w:id="31" w:date="2020-12-14T00:06:57Z">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few citations are missing right now</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Bronte et al 2017</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Zimmerman and Krueger 2009</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Narum et al. 2013</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et al. 2018</w:t>
      </w:r>
    </w:p>
  </w:comment>
  <w:comment w:author="Jason Stockwell" w:id="6" w:date="2020-12-13T12:44:15Z">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comment on the figure.</w:t>
      </w:r>
    </w:p>
  </w:comment>
  <w:comment w:author="Emilien Lasne" w:id="11" w:date="2020-11-27T09:36:05Z">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you integrated egg size as a fixed effect? Did you measure individual egg size (image analysis) ?</w:t>
      </w:r>
    </w:p>
  </w:comment>
  <w:comment w:author="Taylor Stewart" w:id="12" w:date="2020-11-28T14:02:09Z">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North America, we have individual egg diameter measurements for every female, but not mass. Finland initially measured just mass. I asked Juha if they had any images from fertilization that egg diameter could be measured from. They had some images but not for every female.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Egg size was not included in the model. Female and egg size are symmetrical (i.e., each offspring from one female will have the same mean egg size). The only difference is a categorical variable versus a numerical variable but each variable represents the same thing. Because the egg size is a mean value, that will cause the numeric values to be treated as a dummy variable and behave exactly as a categorical variable would in the model.</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test this, I added egg size in the model for cisco. The model is overfit and leads to a singularity (perfect linear relationship between variables) when both variables are included. If you force replace female in the model for the mean egg size for each female, the model fit is identical. Because the data available between NA and FI is not the same, I used female only.</w:t>
      </w:r>
    </w:p>
  </w:comment>
  <w:comment w:author="Jason Stockwell" w:id="32" w:date="2020-12-13T12:41:32Z">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full citation.</w:t>
      </w:r>
    </w:p>
  </w:comment>
  <w:comment w:author="Taylor Stewart" w:id="19" w:date="2020-12-09T13:08:16Z">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going to add a lot of information to the paper but seems like two different storylines...</w:t>
      </w:r>
    </w:p>
  </w:comment>
  <w:comment w:author="Taylor Stewart" w:id="16" w:date="2020-12-09T13:07:06Z">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make sense to run a post-hoc test on the percent change data? Then we have statistics to support that a temperature was different among groups. for example, LK-Whitefish and LO-Cisco had different responses at 4.5C, etc.</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just be more 'clutter' in an already busy paper so maybe wait until review and do if needed?</w:t>
      </w:r>
    </w:p>
  </w:comment>
  <w:comment w:author="Jason Stockwell" w:id="17" w:date="2020-12-13T13:39:24Z">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wait to see if it is asked for.</w:t>
      </w:r>
    </w:p>
  </w:comment>
  <w:comment w:author="Taylor Stewart" w:id="18" w:date="2020-12-07T23:12:32Z">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still need to be careful here and not say who is higher, lower, etc. because they are different species and likely have different basal levels for each trait (we know different adult size and egg size). I purposely tried to only describe the interaction. The main takeaway is contrasting responses between two species in the same lake, not who is higher than the other.</w:t>
      </w:r>
    </w:p>
  </w:comment>
  <w:comment w:author="Jason Stockwell" w:id="21" w:date="2020-12-04T16:13:15Z">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major point is to figure out how to frame, where we don't really have a strong cross-latitude within species design. Figuring out the framework (single study groups with same design, how do each respond, and what are commonalities/contrasts; or focus on cisco vs cisco in different lakes, and whitefish vs vendace in same lakes) should help shape how you design the discussion. Suggest you go through and write one sentence for each paragraph that captures the main point, and see if those are the points you want/need and if their organization (order) is logical.</w:t>
      </w:r>
    </w:p>
  </w:comment>
  <w:comment w:author="Emilien Lasne" w:id="22" w:date="2020-12-04T16:34:52Z">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always suggest the same! It really helps building a discussion (and also works for the intro)</w:t>
      </w:r>
    </w:p>
  </w:comment>
  <w:comment w:author="Jason Stockwell" w:id="24" w:date="2020-12-13T14:05:23Z">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good way to frame. As a reader, I see what your big points are, and I now have an expectation of what is to be discussed, in order, in the following paragraphs.</w:t>
      </w:r>
    </w:p>
  </w:comment>
  <w:comment w:author="Taylor Stewart" w:id="25" w:date="2020-12-04T18:16:29Z">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think this to likely be a subset of the population spawning later (two spawning peaks), rather than a complete shift. Open to discussing this more.</w:t>
      </w:r>
    </w:p>
  </w:comment>
  <w:comment w:author="Taylor Stewart" w:id="35" w:date="2020-12-08T18:51:17Z">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are too large to look nice here.</w:t>
      </w:r>
    </w:p>
  </w:comment>
  <w:comment w:author="Juha Karjalainen" w:id="26" w:date="2020-11-23T17:14:26Z">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differences come directly from the difference in the egg size. it is not affected by the incubation temperature</w:t>
      </w:r>
    </w:p>
  </w:comment>
  <w:comment w:author="Jason Stockwell" w:id="27" w:date="2020-12-04T15:44:26Z">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gets back to what explains more of the variation - the species (study groups) or temperature? look at figures 3 and 4 - is variability among study groups at similar temperatures greater or less than variability among temperatures within each study group?</w:t>
      </w:r>
    </w:p>
  </w:comment>
  <w:comment w:author="Jason Stockwell" w:id="28" w:date="2020-12-13T15:33:40Z">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see how reviewers respond to this  :-)</w:t>
      </w:r>
    </w:p>
  </w:comment>
  <w:comment w:author="Taylor Stewart" w:id="29" w:date="2020-12-13T22:18:21Z">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wondering how long it would take for this comment to come! :)</w:t>
      </w:r>
    </w:p>
  </w:comment>
  <w:comment w:author="Taylor Stewart" w:id="23" w:date="2020-12-09T13:40:15Z">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similar and contrasting responses to temperature</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different levels between conspecifics and congeners</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contrasting parental responses</w:t>
      </w:r>
    </w:p>
  </w:comment>
  <w:comment w:author="Taylor Stewart" w:id="7" w:date="2020-12-04T00:09:47Z">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Juha or Emilien, can you fill in information for these species?</w:t>
      </w:r>
    </w:p>
  </w:comment>
  <w:comment w:author="Taylor Stewart" w:id="33" w:date="2020-12-14T17:52:09Z">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Taylor Stewart" w:id="10" w:date="2020-12-08T19:02:57Z">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hard to quantify. I would assume it varied between labs. also varied based on intensity of hatching that day.</w:t>
      </w:r>
    </w:p>
  </w:comment>
  <w:comment w:author="Taylor Stewart" w:id="34" w:date="2020-12-14T18:00:52Z">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w:t>
      </w:r>
    </w:p>
  </w:comment>
  <w:comment w:author="Taylor Stewart" w:id="8" w:date="2020-12-04T13:35:05Z">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this as a figure or just present the data?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to use satellite data for Lake Ontario so it is surface temperature. The spawning grounds are only a few meters deep so this should be close to spawning ground temperatures but ice may impact this measurement.</w:t>
      </w:r>
    </w:p>
  </w:comment>
  <w:comment w:author="Jason Stockwell" w:id="9" w:date="2020-12-13T12:43:59Z">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if you refer to this figure again elsewhere, then keep it. you can put that info about Lake Ontario in the figure caption i think.</w:t>
      </w:r>
    </w:p>
  </w:comment>
  <w:comment w:author="Jason Stockwell" w:id="13" w:date="2020-12-07T13:58:16Z">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not read any revisions to Methods since I commented before. Seems like you are NOT doing a species x temperature ANOVA for LK because there is clearly a species difference in ES and you do not mention that result (and not in Table 4). Off the top of my head, it seems like this would be really interesting because of the lower levels and sharper drop of for whitefish, even though the vendace (and their eggs) are much smaller. So cross-species maternal size and egg size are not indicative of what you might expect?</w:t>
      </w:r>
    </w:p>
  </w:comment>
  <w:comment w:author="Taylor Stewart" w:id="14" w:date="2020-12-07T22:36:21Z">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Taylor Stewart" w:id="15" w:date="2020-12-07T22:58:08Z">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Jason Stockwell" w:id="20" w:date="2020-12-04T14:34:07Z">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up a series of common responses across all study groups. what will we be able to say about this in the Discussion?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C5" w15:done="0"/>
  <w15:commentEx w15:paraId="000003C6" w15:paraIdParent="000003C5" w15:done="0"/>
  <w15:commentEx w15:paraId="000003C9" w15:done="0"/>
  <w15:commentEx w15:paraId="000003CA" w15:paraIdParent="000003C9" w15:done="0"/>
  <w15:commentEx w15:paraId="000003CB" w15:done="0"/>
  <w15:commentEx w15:paraId="000003CC" w15:paraIdParent="000003CB" w15:done="0"/>
  <w15:commentEx w15:paraId="000003CD" w15:done="0"/>
  <w15:commentEx w15:paraId="000003D3" w15:paraIdParent="000003CD" w15:done="0"/>
  <w15:commentEx w15:paraId="000003D4" w15:done="0"/>
  <w15:commentEx w15:paraId="000003D5" w15:done="0"/>
  <w15:commentEx w15:paraId="000003DA" w15:paraIdParent="000003D5" w15:done="0"/>
  <w15:commentEx w15:paraId="000003DB" w15:done="0"/>
  <w15:commentEx w15:paraId="000003DC" w15:done="0"/>
  <w15:commentEx w15:paraId="000003DF" w15:done="0"/>
  <w15:commentEx w15:paraId="000003E0" w15:paraIdParent="000003DF" w15:done="0"/>
  <w15:commentEx w15:paraId="000003E1" w15:done="0"/>
  <w15:commentEx w15:paraId="000003E2" w15:done="0"/>
  <w15:commentEx w15:paraId="000003E3" w15:paraIdParent="000003E2" w15:done="0"/>
  <w15:commentEx w15:paraId="000003E4" w15:done="0"/>
  <w15:commentEx w15:paraId="000003E5" w15:done="0"/>
  <w15:commentEx w15:paraId="000003E6" w15:done="0"/>
  <w15:commentEx w15:paraId="000003E7" w15:done="0"/>
  <w15:commentEx w15:paraId="000003E8" w15:paraIdParent="000003E7" w15:done="0"/>
  <w15:commentEx w15:paraId="000003E9" w15:done="0"/>
  <w15:commentEx w15:paraId="000003EA" w15:paraIdParent="000003E9" w15:done="0"/>
  <w15:commentEx w15:paraId="000003ED" w15:done="0"/>
  <w15:commentEx w15:paraId="000003EE" w15:done="0"/>
  <w15:commentEx w15:paraId="000003EF" w15:done="0"/>
  <w15:commentEx w15:paraId="000003F0" w15:done="0"/>
  <w15:commentEx w15:paraId="000003F1" w15:done="0"/>
  <w15:commentEx w15:paraId="000003F3" w15:done="0"/>
  <w15:commentEx w15:paraId="000003F4" w15:paraIdParent="000003F3" w15:done="0"/>
  <w15:commentEx w15:paraId="000003F5" w15:done="0"/>
  <w15:commentEx w15:paraId="000003F6" w15:paraIdParent="000003F5" w15:done="0"/>
  <w15:commentEx w15:paraId="000003F7" w15:paraIdParent="000003F5" w15:done="0"/>
  <w15:commentEx w15:paraId="000003F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pBdr>
        <w:top w:space="0" w:sz="0" w:val="nil"/>
        <w:left w:space="0" w:sz="0" w:val="nil"/>
        <w:bottom w:space="0" w:sz="0" w:val="nil"/>
        <w:right w:space="0" w:sz="0" w:val="nil"/>
        <w:between w:space="0" w:sz="0" w:val="nil"/>
      </w:pBdr>
      <w:tabs>
        <w:tab w:val="center" w:pos="4680"/>
        <w:tab w:val="right" w:pos="9360"/>
      </w:tabs>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pBdr>
        <w:top w:space="0" w:sz="0" w:val="nil"/>
        <w:left w:space="0" w:sz="0" w:val="nil"/>
        <w:bottom w:space="0" w:sz="0" w:val="nil"/>
        <w:right w:space="0" w:sz="0" w:val="nil"/>
        <w:between w:space="0" w:sz="0" w:val="nil"/>
      </w:pBdr>
      <w:tabs>
        <w:tab w:val="center" w:pos="4680"/>
        <w:tab w:val="right"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tabs>
        <w:tab w:val="center" w:pos="4680"/>
        <w:tab w:val="right" w:pos="9360"/>
      </w:tabs>
      <w:ind w:right="360"/>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F03B03"/>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036ACA"/>
    <w:rPr>
      <w:color w:val="808080"/>
    </w:rPr>
  </w:style>
  <w:style w:type="paragraph" w:styleId="BalloonText">
    <w:name w:val="Balloon Text"/>
    <w:basedOn w:val="Normal"/>
    <w:link w:val="BalloonTextChar"/>
    <w:uiPriority w:val="99"/>
    <w:semiHidden w:val="1"/>
    <w:unhideWhenUsed w:val="1"/>
    <w:rsid w:val="005C60B3"/>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5C60B3"/>
    <w:rPr>
      <w:rFonts w:ascii="Times New Roman" w:cs="Times New Roman" w:hAnsi="Times New Roman"/>
      <w:sz w:val="18"/>
      <w:szCs w:val="18"/>
    </w:rPr>
  </w:style>
  <w:style w:type="paragraph" w:styleId="NormalWeb">
    <w:name w:val="Normal (Web)"/>
    <w:basedOn w:val="Normal"/>
    <w:uiPriority w:val="99"/>
    <w:semiHidden w:val="1"/>
    <w:unhideWhenUsed w:val="1"/>
    <w:rsid w:val="00954CAF"/>
    <w:pPr>
      <w:spacing w:after="100" w:afterAutospacing="1" w:before="100" w:beforeAutospacing="1"/>
    </w:pPr>
    <w:rPr>
      <w:rFonts w:ascii="Times New Roman" w:cs="Times New Roman" w:eastAsia="Times New Roman" w:hAnsi="Times New Roma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7074D6"/>
    <w:rPr>
      <w:b w:val="1"/>
      <w:bCs w:val="1"/>
    </w:rPr>
  </w:style>
  <w:style w:type="character" w:styleId="CommentSubjectChar" w:customStyle="1">
    <w:name w:val="Comment Subject Char"/>
    <w:basedOn w:val="CommentTextChar"/>
    <w:link w:val="CommentSubject"/>
    <w:uiPriority w:val="99"/>
    <w:semiHidden w:val="1"/>
    <w:rsid w:val="007074D6"/>
    <w:rPr>
      <w:b w:val="1"/>
      <w:bCs w:val="1"/>
      <w:sz w:val="20"/>
      <w:szCs w:val="20"/>
    </w:rPr>
  </w:style>
  <w:style w:type="character" w:styleId="Hyperlink">
    <w:name w:val="Hyperlink"/>
    <w:basedOn w:val="DefaultParagraphFont"/>
    <w:uiPriority w:val="99"/>
    <w:unhideWhenUsed w:val="1"/>
    <w:rsid w:val="00FB7EE4"/>
    <w:rPr>
      <w:color w:val="0563c1" w:themeColor="hyperlink"/>
      <w:u w:val="single"/>
    </w:rPr>
  </w:style>
  <w:style w:type="character" w:styleId="UnresolvedMention">
    <w:name w:val="Unresolved Mention"/>
    <w:basedOn w:val="DefaultParagraphFont"/>
    <w:uiPriority w:val="99"/>
    <w:semiHidden w:val="1"/>
    <w:unhideWhenUsed w:val="1"/>
    <w:rsid w:val="00FB7EE4"/>
    <w:rPr>
      <w:color w:val="605e5c"/>
      <w:shd w:color="auto" w:fill="e1dfdd" w:val="clear"/>
    </w:rPr>
  </w:style>
  <w:style w:type="character" w:styleId="FollowedHyperlink">
    <w:name w:val="FollowedHyperlink"/>
    <w:basedOn w:val="DefaultParagraphFont"/>
    <w:uiPriority w:val="99"/>
    <w:semiHidden w:val="1"/>
    <w:unhideWhenUsed w:val="1"/>
    <w:rsid w:val="00FB7EE4"/>
    <w:rPr>
      <w:color w:val="954f72" w:themeColor="followedHyperlink"/>
      <w:u w:val="single"/>
    </w:rPr>
  </w:style>
  <w:style w:type="table" w:styleId="a" w:customStyle="1">
    <w:basedOn w:val="TableNormal"/>
    <w:rPr>
      <w:rFonts w:ascii="Times New Roman" w:cs="Times New Roman" w:eastAsia="Times New Roman" w:hAnsi="Times New Roman"/>
      <w:sz w:val="20"/>
      <w:szCs w:val="20"/>
    </w:rPr>
    <w:tblPr>
      <w:tblStyleRowBandSize w:val="1"/>
      <w:tblStyleColBandSize w:val="1"/>
    </w:tblPr>
  </w:style>
  <w:style w:type="paragraph" w:styleId="ListParagraph">
    <w:name w:val="List Paragraph"/>
    <w:basedOn w:val="Normal"/>
    <w:uiPriority w:val="34"/>
    <w:qFormat w:val="1"/>
    <w:rsid w:val="00C154CA"/>
    <w:pPr>
      <w:ind w:left="720"/>
      <w:contextualSpacing w:val="1"/>
    </w:pPr>
  </w:style>
  <w:style w:type="table" w:styleId="a0" w:customStyle="1">
    <w:basedOn w:val="TableNormal"/>
    <w:rPr>
      <w:rFonts w:ascii="Times New Roman" w:cs="Times New Roman" w:eastAsia="Times New Roman" w:hAnsi="Times New Roman"/>
      <w:sz w:val="20"/>
      <w:szCs w:val="20"/>
    </w:rPr>
    <w:tblPr>
      <w:tblStyleRowBandSize w:val="1"/>
      <w:tblStyleColBandSize w:val="1"/>
    </w:tblPr>
  </w:style>
  <w:style w:type="table" w:styleId="a1" w:customStyle="1">
    <w:basedOn w:val="TableNormal"/>
    <w:rPr>
      <w:rFonts w:ascii="Times New Roman" w:cs="Times New Roman" w:eastAsia="Times New Roman" w:hAnsi="Times New Roman"/>
      <w:sz w:val="20"/>
      <w:szCs w:val="20"/>
    </w:rPr>
    <w:tblPr>
      <w:tblStyleRowBandSize w:val="1"/>
      <w:tblStyleColBandSize w:val="1"/>
    </w:tblPr>
  </w:style>
  <w:style w:type="table" w:styleId="a2" w:customStyle="1">
    <w:basedOn w:val="TableNormal"/>
    <w:rPr>
      <w:rFonts w:ascii="Times New Roman" w:cs="Times New Roman" w:eastAsia="Times New Roman" w:hAnsi="Times New Roman"/>
      <w:sz w:val="20"/>
      <w:szCs w:val="20"/>
    </w:rPr>
    <w:tblPr>
      <w:tblStyleRowBandSize w:val="1"/>
      <w:tblStyleColBandSize w:val="1"/>
    </w:tblPr>
  </w:style>
  <w:style w:type="table" w:styleId="a3" w:customStyle="1">
    <w:basedOn w:val="TableNormal"/>
    <w:rPr>
      <w:rFonts w:ascii="Times New Roman" w:cs="Times New Roman" w:eastAsia="Times New Roman" w:hAnsi="Times New Roman"/>
      <w:sz w:val="20"/>
      <w:szCs w:val="20"/>
    </w:rPr>
    <w:tblPr>
      <w:tblStyleRowBandSize w:val="1"/>
      <w:tblStyleColBandSize w:val="1"/>
    </w:tblPr>
  </w:style>
  <w:style w:type="table" w:styleId="a4" w:customStyle="1">
    <w:basedOn w:val="TableNormal"/>
    <w:rPr>
      <w:rFonts w:ascii="Times New Roman" w:cs="Times New Roman" w:eastAsia="Times New Roman" w:hAnsi="Times New Roman"/>
      <w:sz w:val="20"/>
      <w:szCs w:val="20"/>
    </w:rPr>
    <w:tblPr>
      <w:tblStyleRowBandSize w:val="1"/>
      <w:tblStyleColBandSize w:val="1"/>
    </w:tblPr>
  </w:style>
  <w:style w:type="table" w:styleId="a5" w:customStyle="1">
    <w:basedOn w:val="TableNormal"/>
    <w:rPr>
      <w:rFonts w:ascii="Times New Roman" w:cs="Times New Roman" w:eastAsia="Times New Roman" w:hAnsi="Times New Roman"/>
      <w:sz w:val="20"/>
      <w:szCs w:val="20"/>
    </w:rPr>
    <w:tblPr>
      <w:tblStyleRowBandSize w:val="1"/>
      <w:tblStyleColBandSize w:val="1"/>
    </w:tblPr>
  </w:style>
  <w:style w:type="table" w:styleId="a6" w:customStyle="1">
    <w:basedOn w:val="TableNormal"/>
    <w:rPr>
      <w:rFonts w:ascii="Times New Roman" w:cs="Times New Roman" w:eastAsia="Times New Roman" w:hAnsi="Times New Roman"/>
      <w:sz w:val="20"/>
      <w:szCs w:val="20"/>
    </w:rPr>
    <w:tblPr>
      <w:tblStyleRowBandSize w:val="1"/>
      <w:tblStyleColBandSize w:val="1"/>
    </w:tblPr>
  </w:style>
  <w:style w:type="table" w:styleId="a7" w:customStyle="1">
    <w:basedOn w:val="TableNormal"/>
    <w:rPr>
      <w:rFonts w:ascii="Times New Roman" w:cs="Times New Roman" w:eastAsia="Times New Roman" w:hAnsi="Times New Roman"/>
      <w:sz w:val="20"/>
      <w:szCs w:val="20"/>
    </w:rPr>
    <w:tblPr>
      <w:tblStyleRowBandSize w:val="1"/>
      <w:tblStyleColBandSize w:val="1"/>
    </w:tblPr>
  </w:style>
  <w:style w:type="table" w:styleId="a8" w:customStyle="1">
    <w:basedOn w:val="TableNormal"/>
    <w:rPr>
      <w:rFonts w:ascii="Times New Roman" w:cs="Times New Roman" w:eastAsia="Times New Roman" w:hAnsi="Times New Roman"/>
      <w:sz w:val="20"/>
      <w:szCs w:val="20"/>
    </w:rPr>
    <w:tblPr>
      <w:tblStyleRowBandSize w:val="1"/>
      <w:tblStyleColBandSize w:val="1"/>
    </w:tblPr>
  </w:style>
  <w:style w:type="table" w:styleId="a9" w:customStyle="1">
    <w:basedOn w:val="TableNormal"/>
    <w:rPr>
      <w:rFonts w:ascii="Times New Roman" w:cs="Times New Roman" w:eastAsia="Times New Roman" w:hAnsi="Times New Roman"/>
      <w:sz w:val="20"/>
      <w:szCs w:val="20"/>
    </w:rPr>
    <w:tblPr>
      <w:tblStyleRowBandSize w:val="1"/>
      <w:tblStyleColBandSize w:val="1"/>
    </w:tblPr>
  </w:style>
  <w:style w:type="table" w:styleId="aa" w:customStyle="1">
    <w:basedOn w:val="TableNormal"/>
    <w:rPr>
      <w:rFonts w:ascii="Times New Roman" w:cs="Times New Roman" w:eastAsia="Times New Roman" w:hAnsi="Times New Roman"/>
      <w:sz w:val="20"/>
      <w:szCs w:val="20"/>
    </w:rPr>
    <w:tblPr>
      <w:tblStyleRowBandSize w:val="1"/>
      <w:tblStyleColBandSize w:val="1"/>
    </w:tblPr>
  </w:style>
  <w:style w:type="table" w:styleId="ab" w:customStyle="1">
    <w:basedOn w:val="TableNormal"/>
    <w:rPr>
      <w:rFonts w:ascii="Times New Roman" w:cs="Times New Roman" w:eastAsia="Times New Roman" w:hAnsi="Times New Roman"/>
      <w:sz w:val="20"/>
      <w:szCs w:val="20"/>
    </w:rPr>
    <w:tblPr>
      <w:tblStyleRowBandSize w:val="1"/>
      <w:tblStyleColBandSize w:val="1"/>
    </w:tblPr>
  </w:style>
  <w:style w:type="table" w:styleId="ac" w:customStyle="1">
    <w:basedOn w:val="TableNormal"/>
    <w:rPr>
      <w:rFonts w:ascii="Times New Roman" w:cs="Times New Roman" w:eastAsia="Times New Roman" w:hAnsi="Times New Roman"/>
      <w:sz w:val="20"/>
      <w:szCs w:val="20"/>
    </w:rPr>
    <w:tblPr>
      <w:tblStyleRowBandSize w:val="1"/>
      <w:tblStyleColBandSize w:val="1"/>
    </w:tblPr>
  </w:style>
  <w:style w:type="table" w:styleId="ad" w:customStyle="1">
    <w:basedOn w:val="TableNormal"/>
    <w:rPr>
      <w:rFonts w:ascii="Times New Roman" w:cs="Times New Roman" w:eastAsia="Times New Roman" w:hAnsi="Times New Roman"/>
      <w:sz w:val="20"/>
      <w:szCs w:val="20"/>
    </w:rPr>
    <w:tblPr>
      <w:tblStyleRowBandSize w:val="1"/>
      <w:tblStyleColBandSize w:val="1"/>
    </w:tblPr>
  </w:style>
  <w:style w:type="table" w:styleId="ae" w:customStyle="1">
    <w:basedOn w:val="TableNormal"/>
    <w:rPr>
      <w:rFonts w:ascii="Times New Roman" w:cs="Times New Roman" w:eastAsia="Times New Roman" w:hAnsi="Times New Roman"/>
      <w:sz w:val="20"/>
      <w:szCs w:val="20"/>
    </w:rPr>
    <w:tblPr>
      <w:tblStyleRowBandSize w:val="1"/>
      <w:tblStyleColBandSize w:val="1"/>
    </w:tblPr>
  </w:style>
  <w:style w:type="table" w:styleId="af" w:customStyle="1">
    <w:basedOn w:val="TableNormal"/>
    <w:rPr>
      <w:rFonts w:ascii="Times New Roman" w:cs="Times New Roman" w:eastAsia="Times New Roman" w:hAnsi="Times New Roman"/>
      <w:sz w:val="20"/>
      <w:szCs w:val="20"/>
    </w:rPr>
    <w:tblPr>
      <w:tblStyleRowBandSize w:val="1"/>
      <w:tblStyleColBandSize w:val="1"/>
    </w:tblPr>
  </w:style>
  <w:style w:type="table" w:styleId="af0" w:customStyle="1">
    <w:basedOn w:val="TableNormal"/>
    <w:rPr>
      <w:rFonts w:ascii="Times New Roman" w:cs="Times New Roman" w:eastAsia="Times New Roman" w:hAnsi="Times New Roman"/>
      <w:sz w:val="20"/>
      <w:szCs w:val="20"/>
    </w:rPr>
    <w:tblPr>
      <w:tblStyleRowBandSize w:val="1"/>
      <w:tblStyleColBandSize w:val="1"/>
    </w:tblPr>
  </w:style>
  <w:style w:type="table" w:styleId="af1" w:customStyle="1">
    <w:basedOn w:val="TableNormal"/>
    <w:rPr>
      <w:rFonts w:ascii="Times New Roman" w:cs="Times New Roman" w:eastAsia="Times New Roman" w:hAnsi="Times New Roman"/>
      <w:sz w:val="20"/>
      <w:szCs w:val="20"/>
    </w:rPr>
    <w:tblPr>
      <w:tblStyleRowBandSize w:val="1"/>
      <w:tblStyleColBandSize w:val="1"/>
    </w:tblPr>
  </w:style>
  <w:style w:type="paragraph" w:styleId="Footer">
    <w:name w:val="footer"/>
    <w:basedOn w:val="Normal"/>
    <w:link w:val="FooterChar"/>
    <w:uiPriority w:val="99"/>
    <w:unhideWhenUsed w:val="1"/>
    <w:rsid w:val="001D4A78"/>
    <w:pPr>
      <w:tabs>
        <w:tab w:val="center" w:pos="4680"/>
        <w:tab w:val="right" w:pos="9360"/>
      </w:tabs>
    </w:pPr>
  </w:style>
  <w:style w:type="character" w:styleId="FooterChar" w:customStyle="1">
    <w:name w:val="Footer Char"/>
    <w:basedOn w:val="DefaultParagraphFont"/>
    <w:link w:val="Footer"/>
    <w:uiPriority w:val="99"/>
    <w:rsid w:val="001D4A78"/>
  </w:style>
  <w:style w:type="character" w:styleId="PageNumber">
    <w:name w:val="page number"/>
    <w:basedOn w:val="DefaultParagraphFont"/>
    <w:uiPriority w:val="99"/>
    <w:semiHidden w:val="1"/>
    <w:unhideWhenUsed w:val="1"/>
    <w:rsid w:val="001D4A78"/>
  </w:style>
  <w:style w:type="table" w:styleId="af2" w:customStyle="1">
    <w:basedOn w:val="TableNormal"/>
    <w:rPr>
      <w:rFonts w:ascii="Times New Roman" w:cs="Times New Roman" w:eastAsia="Times New Roman" w:hAnsi="Times New Roman"/>
      <w:sz w:val="20"/>
      <w:szCs w:val="20"/>
    </w:rPr>
    <w:tblPr>
      <w:tblStyleRowBandSize w:val="1"/>
      <w:tblStyleColBandSize w:val="1"/>
    </w:tblPr>
  </w:style>
  <w:style w:type="table" w:styleId="af3" w:customStyle="1">
    <w:basedOn w:val="TableNormal"/>
    <w:rPr>
      <w:rFonts w:ascii="Times New Roman" w:cs="Times New Roman" w:eastAsia="Times New Roman" w:hAnsi="Times New Roman"/>
      <w:sz w:val="20"/>
      <w:szCs w:val="20"/>
    </w:rPr>
    <w:tblPr>
      <w:tblStyleRowBandSize w:val="1"/>
      <w:tblStyleColBandSize w:val="1"/>
    </w:tblPr>
  </w:style>
  <w:style w:type="table" w:styleId="af4" w:customStyle="1">
    <w:basedOn w:val="TableNormal"/>
    <w:rPr>
      <w:rFonts w:ascii="Times New Roman" w:cs="Times New Roman" w:eastAsia="Times New Roman" w:hAnsi="Times New Roman"/>
      <w:sz w:val="20"/>
      <w:szCs w:val="20"/>
    </w:rPr>
    <w:tblPr>
      <w:tblStyleRowBandSize w:val="1"/>
      <w:tblStyleColBandSize w:val="1"/>
    </w:tblPr>
  </w:style>
  <w:style w:type="table" w:styleId="af5" w:customStyle="1">
    <w:basedOn w:val="TableNormal"/>
    <w:rPr>
      <w:rFonts w:ascii="Times New Roman" w:cs="Times New Roman" w:eastAsia="Times New Roman" w:hAnsi="Times New Roman"/>
      <w:sz w:val="20"/>
      <w:szCs w:val="20"/>
    </w:rPr>
    <w:tblPr>
      <w:tblStyleRowBandSize w:val="1"/>
      <w:tblStyleColBandSize w:val="1"/>
    </w:tblPr>
  </w:style>
  <w:style w:type="table" w:styleId="af6" w:customStyle="1">
    <w:basedOn w:val="TableNormal"/>
    <w:rPr>
      <w:rFonts w:ascii="Times New Roman" w:cs="Times New Roman" w:eastAsia="Times New Roman" w:hAnsi="Times New Roman"/>
      <w:sz w:val="20"/>
      <w:szCs w:val="20"/>
    </w:rPr>
    <w:tblPr>
      <w:tblStyleRowBandSize w:val="1"/>
      <w:tblStyleColBandSize w:val="1"/>
    </w:tblPr>
  </w:style>
  <w:style w:type="table" w:styleId="af7" w:customStyle="1">
    <w:basedOn w:val="TableNormal"/>
    <w:rPr>
      <w:rFonts w:ascii="Times New Roman" w:cs="Times New Roman" w:eastAsia="Times New Roman" w:hAnsi="Times New Roman"/>
      <w:sz w:val="20"/>
      <w:szCs w:val="20"/>
    </w:rPr>
    <w:tblPr>
      <w:tblStyleRowBandSize w:val="1"/>
      <w:tblStyleColBandSize w:val="1"/>
    </w:tblPr>
  </w:style>
  <w:style w:type="table" w:styleId="af8" w:customStyle="1">
    <w:basedOn w:val="TableNormal"/>
    <w:rPr>
      <w:rFonts w:ascii="Times New Roman" w:cs="Times New Roman" w:eastAsia="Times New Roman" w:hAnsi="Times New Roman"/>
      <w:sz w:val="20"/>
      <w:szCs w:val="20"/>
    </w:rPr>
    <w:tblPr>
      <w:tblStyleRowBandSize w:val="1"/>
      <w:tblStyleColBandSize w:val="1"/>
    </w:tblPr>
  </w:style>
  <w:style w:type="table" w:styleId="af9" w:customStyle="1">
    <w:basedOn w:val="TableNormal"/>
    <w:rPr>
      <w:rFonts w:ascii="Times New Roman" w:cs="Times New Roman" w:eastAsia="Times New Roman" w:hAnsi="Times New Roman"/>
      <w:sz w:val="20"/>
      <w:szCs w:val="20"/>
    </w:rPr>
    <w:tblPr>
      <w:tblStyleRowBandSize w:val="1"/>
      <w:tblStyleColBandSize w:val="1"/>
    </w:tblPr>
  </w:style>
  <w:style w:type="table" w:styleId="afa" w:customStyle="1">
    <w:basedOn w:val="TableNormal"/>
    <w:rPr>
      <w:rFonts w:ascii="Times New Roman" w:cs="Times New Roman" w:eastAsia="Times New Roman" w:hAnsi="Times New Roman"/>
      <w:sz w:val="20"/>
      <w:szCs w:val="20"/>
    </w:rPr>
    <w:tblPr>
      <w:tblStyleRowBandSize w:val="1"/>
      <w:tblStyleColBandSize w:val="1"/>
    </w:tblPr>
  </w:style>
  <w:style w:type="table" w:styleId="afb" w:customStyle="1">
    <w:basedOn w:val="TableNormal"/>
    <w:rPr>
      <w:rFonts w:ascii="Times New Roman" w:cs="Times New Roman" w:eastAsia="Times New Roman" w:hAnsi="Times New Roman"/>
      <w:sz w:val="20"/>
      <w:szCs w:val="20"/>
    </w:rPr>
    <w:tblPr>
      <w:tblStyleRowBandSize w:val="1"/>
      <w:tblStyleColBandSize w:val="1"/>
    </w:tblPr>
  </w:style>
  <w:style w:type="table" w:styleId="afc" w:customStyle="1">
    <w:basedOn w:val="TableNormal"/>
    <w:rPr>
      <w:rFonts w:ascii="Times New Roman" w:cs="Times New Roman" w:eastAsia="Times New Roman" w:hAnsi="Times New Roman"/>
      <w:sz w:val="20"/>
      <w:szCs w:val="20"/>
    </w:rPr>
    <w:tblPr>
      <w:tblStyleRowBandSize w:val="1"/>
      <w:tblStyleColBandSize w:val="1"/>
    </w:tblPr>
  </w:style>
  <w:style w:type="table" w:styleId="afd" w:customStyle="1">
    <w:basedOn w:val="TableNormal"/>
    <w:rPr>
      <w:rFonts w:ascii="Times New Roman" w:cs="Times New Roman" w:eastAsia="Times New Roman" w:hAnsi="Times New Roman"/>
      <w:sz w:val="20"/>
      <w:szCs w:val="20"/>
    </w:rPr>
    <w:tblPr>
      <w:tblStyleRowBandSize w:val="1"/>
      <w:tblStyleColBandSize w:val="1"/>
    </w:tblPr>
  </w:style>
  <w:style w:type="table" w:styleId="afe" w:customStyle="1">
    <w:basedOn w:val="TableNormal"/>
    <w:rPr>
      <w:rFonts w:ascii="Times New Roman" w:cs="Times New Roman" w:eastAsia="Times New Roman" w:hAnsi="Times New Roman"/>
      <w:sz w:val="20"/>
      <w:szCs w:val="20"/>
    </w:rPr>
    <w:tblPr>
      <w:tblStyleRowBandSize w:val="1"/>
      <w:tblStyleColBandSize w:val="1"/>
    </w:tblPr>
  </w:style>
  <w:style w:type="table" w:styleId="aff" w:customStyle="1">
    <w:basedOn w:val="TableNormal"/>
    <w:rPr>
      <w:rFonts w:ascii="Times New Roman" w:cs="Times New Roman" w:eastAsia="Times New Roman" w:hAnsi="Times New Roman"/>
      <w:sz w:val="20"/>
      <w:szCs w:val="20"/>
    </w:rPr>
    <w:tblPr>
      <w:tblStyleRowBandSize w:val="1"/>
      <w:tblStyleColBandSize w:val="1"/>
    </w:tblPr>
  </w:style>
  <w:style w:type="table" w:styleId="aff0" w:customStyle="1">
    <w:basedOn w:val="TableNormal"/>
    <w:rPr>
      <w:rFonts w:ascii="Times New Roman" w:cs="Times New Roman" w:eastAsia="Times New Roman" w:hAnsi="Times New Roman"/>
      <w:sz w:val="20"/>
      <w:szCs w:val="20"/>
    </w:rPr>
    <w:tblPr>
      <w:tblStyleRowBandSize w:val="1"/>
      <w:tblStyleColBandSize w:val="1"/>
    </w:tblPr>
  </w:style>
  <w:style w:type="table" w:styleId="aff1" w:customStyle="1">
    <w:basedOn w:val="TableNormal"/>
    <w:rPr>
      <w:rFonts w:ascii="Times New Roman" w:cs="Times New Roman" w:eastAsia="Times New Roman" w:hAnsi="Times New Roman"/>
      <w:sz w:val="20"/>
      <w:szCs w:val="20"/>
    </w:rPr>
    <w:tblPr>
      <w:tblStyleRowBandSize w:val="1"/>
      <w:tblStyleColBandSize w:val="1"/>
    </w:tblPr>
  </w:style>
  <w:style w:type="table" w:styleId="aff2" w:customStyle="1">
    <w:basedOn w:val="TableNormal"/>
    <w:rPr>
      <w:rFonts w:ascii="Times New Roman" w:cs="Times New Roman" w:eastAsia="Times New Roman" w:hAnsi="Times New Roman"/>
      <w:sz w:val="20"/>
      <w:szCs w:val="20"/>
    </w:rPr>
    <w:tblPr>
      <w:tblStyleRowBandSize w:val="1"/>
      <w:tblStyleColBandSize w:val="1"/>
    </w:tblPr>
  </w:style>
  <w:style w:type="table" w:styleId="aff3" w:customStyle="1">
    <w:basedOn w:val="TableNormal"/>
    <w:rPr>
      <w:rFonts w:ascii="Times New Roman" w:cs="Times New Roman" w:eastAsia="Times New Roman" w:hAnsi="Times New Roman"/>
      <w:sz w:val="20"/>
      <w:szCs w:val="20"/>
    </w:rPr>
    <w:tblPr>
      <w:tblStyleRowBandSize w:val="1"/>
      <w:tblStyleColBandSize w:val="1"/>
    </w:tblPr>
  </w:style>
  <w:style w:type="character" w:styleId="LineNumber">
    <w:name w:val="line number"/>
    <w:basedOn w:val="DefaultParagraphFont"/>
    <w:uiPriority w:val="99"/>
    <w:semiHidden w:val="1"/>
    <w:unhideWhenUsed w:val="1"/>
    <w:rsid w:val="007A3013"/>
  </w:style>
  <w:style w:type="table" w:styleId="aff4" w:customStyle="1">
    <w:basedOn w:val="TableNormal"/>
    <w:rPr>
      <w:rFonts w:ascii="Times New Roman" w:cs="Times New Roman" w:eastAsia="Times New Roman" w:hAnsi="Times New Roman"/>
      <w:sz w:val="20"/>
      <w:szCs w:val="20"/>
    </w:rPr>
    <w:tblPr>
      <w:tblStyleRowBandSize w:val="1"/>
      <w:tblStyleColBandSize w:val="1"/>
    </w:tblPr>
  </w:style>
  <w:style w:type="table" w:styleId="aff5" w:customStyle="1">
    <w:basedOn w:val="TableNormal"/>
    <w:rPr>
      <w:rFonts w:ascii="Times New Roman" w:cs="Times New Roman" w:eastAsia="Times New Roman" w:hAnsi="Times New Roman"/>
      <w:sz w:val="20"/>
      <w:szCs w:val="20"/>
    </w:rPr>
    <w:tblPr>
      <w:tblStyleRowBandSize w:val="1"/>
      <w:tblStyleColBandSize w:val="1"/>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rPr>
      <w:rFonts w:ascii="Times New Roman" w:cs="Times New Roman" w:eastAsia="Times New Roman" w:hAnsi="Times New Roman"/>
      <w:sz w:val="20"/>
      <w:szCs w:val="20"/>
    </w:rPr>
    <w:tblPr>
      <w:tblStyleRowBandSize w:val="1"/>
      <w:tblStyleColBandSize w:val="1"/>
    </w:tblPr>
  </w:style>
  <w:style w:type="table" w:styleId="aff8" w:customStyle="1">
    <w:basedOn w:val="TableNormal"/>
    <w:rPr>
      <w:rFonts w:ascii="Times New Roman" w:cs="Times New Roman" w:eastAsia="Times New Roman" w:hAnsi="Times New Roman"/>
      <w:sz w:val="20"/>
      <w:szCs w:val="20"/>
    </w:rPr>
    <w:tblPr>
      <w:tblStyleRowBandSize w:val="1"/>
      <w:tblStyleColBandSize w:val="1"/>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EkgOcGoUUie4hpVH0SSJqvaVbEykUqhU/view?usp=sharing" TargetMode="Externa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numbering" Target="numbering.xml"/><Relationship Id="rId19" Type="http://schemas.openxmlformats.org/officeDocument/2006/relationships/hyperlink" Target="https://drive.google.com/file/d/1cfyAJjCw9IuF6fyL7nvYYmefiCJE8ioF/view?usp=sharing"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X8kTfWeOPv3bkPeiYRiQ5EUmIg==">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2020-09-17T13:44:00Z</dcterms:created>
  <dc:creator>Taylor Stewart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