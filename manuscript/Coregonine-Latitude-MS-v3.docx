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0229F" w:rsidRDefault="00F571E0">
      <w:pPr>
        <w:spacing w:line="300" w:lineRule="auto"/>
        <w:rPr>
          <w:rFonts w:ascii="Times New Roman" w:eastAsia="Times New Roman" w:hAnsi="Times New Roman" w:cs="Times New Roman"/>
        </w:rPr>
      </w:pPr>
      <w:sdt>
        <w:sdtPr>
          <w:tag w:val="goog_rdk_0"/>
          <w:id w:val="1844586209"/>
        </w:sdtPr>
        <w:sdtContent>
          <w:commentRangeStart w:id="0"/>
        </w:sdtContent>
      </w:sdt>
      <w:sdt>
        <w:sdtPr>
          <w:tag w:val="goog_rdk_1"/>
          <w:id w:val="-453637247"/>
        </w:sdtPr>
        <w:sdtContent>
          <w:commentRangeStart w:id="1"/>
        </w:sdtContent>
      </w:sdt>
      <w:r w:rsidR="001758B4">
        <w:rPr>
          <w:rFonts w:ascii="Times New Roman" w:eastAsia="Times New Roman" w:hAnsi="Times New Roman" w:cs="Times New Roman"/>
        </w:rPr>
        <w:t>Influence of changing lake temperatures on coregonine embryogenesis at local to global scales</w:t>
      </w:r>
      <w:commentRangeEnd w:id="0"/>
      <w:r w:rsidR="001758B4">
        <w:commentReference w:id="0"/>
      </w:r>
      <w:commentRangeEnd w:id="1"/>
      <w:r w:rsidR="001758B4">
        <w:commentReference w:id="1"/>
      </w:r>
    </w:p>
    <w:p w14:paraId="00000002" w14:textId="77777777" w:rsidR="0080229F" w:rsidRDefault="0080229F">
      <w:pPr>
        <w:spacing w:line="300" w:lineRule="auto"/>
        <w:rPr>
          <w:rFonts w:ascii="Times New Roman" w:eastAsia="Times New Roman" w:hAnsi="Times New Roman" w:cs="Times New Roman"/>
        </w:rPr>
      </w:pPr>
    </w:p>
    <w:p w14:paraId="00000003"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Taylor R. Stewart</w:t>
      </w:r>
      <w:r>
        <w:rPr>
          <w:rFonts w:ascii="Times New Roman" w:eastAsia="Times New Roman" w:hAnsi="Times New Roman" w:cs="Times New Roman"/>
          <w:vertAlign w:val="superscript"/>
        </w:rPr>
        <w:t>1,5</w:t>
      </w:r>
      <w:r>
        <w:rPr>
          <w:rFonts w:ascii="Times New Roman" w:eastAsia="Times New Roman" w:hAnsi="Times New Roman" w:cs="Times New Roman"/>
        </w:rPr>
        <w:t xml:space="preserve">, </w:t>
      </w:r>
      <w:proofErr w:type="spellStart"/>
      <w:r>
        <w:rPr>
          <w:rFonts w:ascii="Times New Roman" w:eastAsia="Times New Roman" w:hAnsi="Times New Roman" w:cs="Times New Roman"/>
        </w:rPr>
        <w:t>Mikko</w:t>
      </w:r>
      <w:proofErr w:type="spellEnd"/>
      <w:r>
        <w:rPr>
          <w:rFonts w:ascii="Times New Roman" w:eastAsia="Times New Roman" w:hAnsi="Times New Roman" w:cs="Times New Roman"/>
        </w:rPr>
        <w:t xml:space="preserve"> Makinen</w:t>
      </w:r>
      <w:r>
        <w:rPr>
          <w:rFonts w:ascii="Times New Roman" w:eastAsia="Times New Roman" w:hAnsi="Times New Roman" w:cs="Times New Roman"/>
          <w:vertAlign w:val="superscript"/>
        </w:rPr>
        <w:t>2</w:t>
      </w:r>
      <w:r>
        <w:rPr>
          <w:rFonts w:ascii="Times New Roman" w:eastAsia="Times New Roman" w:hAnsi="Times New Roman" w:cs="Times New Roman"/>
        </w:rPr>
        <w:t>, Chloé Goulon</w:t>
      </w:r>
      <w:r>
        <w:rPr>
          <w:rFonts w:ascii="Times New Roman" w:eastAsia="Times New Roman" w:hAnsi="Times New Roman" w:cs="Times New Roman"/>
          <w:vertAlign w:val="superscript"/>
        </w:rPr>
        <w:t>3</w:t>
      </w:r>
      <w:r>
        <w:rPr>
          <w:rFonts w:ascii="Times New Roman" w:eastAsia="Times New Roman" w:hAnsi="Times New Roman" w:cs="Times New Roman"/>
        </w:rPr>
        <w:t>, Jean Guillard</w:t>
      </w:r>
      <w:r>
        <w:rPr>
          <w:rFonts w:ascii="Times New Roman" w:eastAsia="Times New Roman" w:hAnsi="Times New Roman" w:cs="Times New Roman"/>
          <w:vertAlign w:val="superscript"/>
        </w:rPr>
        <w:t>3</w:t>
      </w:r>
      <w:r>
        <w:rPr>
          <w:rFonts w:ascii="Times New Roman" w:eastAsia="Times New Roman" w:hAnsi="Times New Roman" w:cs="Times New Roman"/>
        </w:rPr>
        <w:t>, Timo Marjomäki</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w:t>
      </w:r>
      <w:proofErr w:type="spellStart"/>
      <w:r>
        <w:rPr>
          <w:rFonts w:ascii="Times New Roman" w:eastAsia="Times New Roman" w:hAnsi="Times New Roman" w:cs="Times New Roman"/>
        </w:rPr>
        <w:t>Emilien</w:t>
      </w:r>
      <w:proofErr w:type="spellEnd"/>
      <w:r>
        <w:rPr>
          <w:rFonts w:ascii="Times New Roman" w:eastAsia="Times New Roman" w:hAnsi="Times New Roman" w:cs="Times New Roman"/>
        </w:rPr>
        <w:t xml:space="preserve"> Lasne</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roofErr w:type="spellStart"/>
      <w:r>
        <w:rPr>
          <w:rFonts w:ascii="Times New Roman" w:eastAsia="Times New Roman" w:hAnsi="Times New Roman" w:cs="Times New Roman"/>
        </w:rPr>
        <w:t>Juha</w:t>
      </w:r>
      <w:proofErr w:type="spellEnd"/>
      <w:r>
        <w:rPr>
          <w:rFonts w:ascii="Times New Roman" w:eastAsia="Times New Roman" w:hAnsi="Times New Roman" w:cs="Times New Roman"/>
        </w:rPr>
        <w:t xml:space="preserve"> Karjalainen</w:t>
      </w:r>
      <w:r>
        <w:rPr>
          <w:rFonts w:ascii="Times New Roman" w:eastAsia="Times New Roman" w:hAnsi="Times New Roman" w:cs="Times New Roman"/>
          <w:vertAlign w:val="superscript"/>
        </w:rPr>
        <w:t>2</w:t>
      </w:r>
      <w:r>
        <w:rPr>
          <w:rFonts w:ascii="Times New Roman" w:eastAsia="Times New Roman" w:hAnsi="Times New Roman" w:cs="Times New Roman"/>
        </w:rPr>
        <w:t>, and Jason D. Stockwell</w:t>
      </w:r>
      <w:r>
        <w:rPr>
          <w:rFonts w:ascii="Times New Roman" w:eastAsia="Times New Roman" w:hAnsi="Times New Roman" w:cs="Times New Roman"/>
          <w:vertAlign w:val="superscript"/>
        </w:rPr>
        <w:t>5</w:t>
      </w:r>
    </w:p>
    <w:p w14:paraId="00000004" w14:textId="77777777" w:rsidR="0080229F" w:rsidRDefault="0080229F">
      <w:pPr>
        <w:spacing w:line="300" w:lineRule="auto"/>
        <w:rPr>
          <w:rFonts w:ascii="Times New Roman" w:eastAsia="Times New Roman" w:hAnsi="Times New Roman" w:cs="Times New Roman"/>
        </w:rPr>
      </w:pPr>
    </w:p>
    <w:p w14:paraId="00000005"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Department of Biology, University of Vermont, USA</w:t>
      </w:r>
    </w:p>
    <w:p w14:paraId="00000006"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University of </w:t>
      </w:r>
      <w:proofErr w:type="spellStart"/>
      <w:r>
        <w:rPr>
          <w:rFonts w:ascii="Times New Roman" w:eastAsia="Times New Roman" w:hAnsi="Times New Roman" w:cs="Times New Roman"/>
        </w:rPr>
        <w:t>Jyväskylä</w:t>
      </w:r>
      <w:proofErr w:type="spellEnd"/>
      <w:r>
        <w:rPr>
          <w:rFonts w:ascii="Times New Roman" w:eastAsia="Times New Roman" w:hAnsi="Times New Roman" w:cs="Times New Roman"/>
        </w:rPr>
        <w:t>, Finland</w:t>
      </w:r>
    </w:p>
    <w:p w14:paraId="00000007"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UMR CARRTEL INRAE-</w:t>
      </w:r>
      <w:proofErr w:type="spellStart"/>
      <w:r>
        <w:rPr>
          <w:rFonts w:ascii="Times New Roman" w:eastAsia="Times New Roman" w:hAnsi="Times New Roman" w:cs="Times New Roman"/>
        </w:rPr>
        <w:t>Université</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Savoie</w:t>
      </w:r>
      <w:proofErr w:type="spellEnd"/>
      <w:r>
        <w:rPr>
          <w:rFonts w:ascii="Times New Roman" w:eastAsia="Times New Roman" w:hAnsi="Times New Roman" w:cs="Times New Roman"/>
        </w:rPr>
        <w:t xml:space="preserve"> Mont Blanc, France</w:t>
      </w:r>
    </w:p>
    <w:p w14:paraId="00000008"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 xml:space="preserve">UMR ESE </w:t>
      </w:r>
      <w:proofErr w:type="spellStart"/>
      <w:r>
        <w:rPr>
          <w:rFonts w:ascii="Times New Roman" w:eastAsia="Times New Roman" w:hAnsi="Times New Roman" w:cs="Times New Roman"/>
        </w:rPr>
        <w:t>Agrocampus</w:t>
      </w:r>
      <w:proofErr w:type="spellEnd"/>
      <w:r>
        <w:rPr>
          <w:rFonts w:ascii="Times New Roman" w:eastAsia="Times New Roman" w:hAnsi="Times New Roman" w:cs="Times New Roman"/>
        </w:rPr>
        <w:t xml:space="preserve"> Ouest-INRAE, France</w:t>
      </w:r>
    </w:p>
    <w:p w14:paraId="00000009"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Rubenstein Ecosystem Science Laboratory, University of Vermont, USA</w:t>
      </w:r>
    </w:p>
    <w:p w14:paraId="0000000A" w14:textId="77777777" w:rsidR="0080229F" w:rsidRDefault="0080229F">
      <w:pPr>
        <w:spacing w:line="300" w:lineRule="auto"/>
        <w:rPr>
          <w:rFonts w:ascii="Times New Roman" w:eastAsia="Times New Roman" w:hAnsi="Times New Roman" w:cs="Times New Roman"/>
        </w:rPr>
      </w:pPr>
    </w:p>
    <w:p w14:paraId="0000000B"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b/>
          <w:color w:val="000000"/>
        </w:rPr>
        <w:t>ABSTRACT:</w:t>
      </w:r>
    </w:p>
    <w:p w14:paraId="0000000C" w14:textId="77777777" w:rsidR="0080229F" w:rsidRDefault="001758B4">
      <w:pPr>
        <w:rPr>
          <w:rFonts w:ascii="Times New Roman" w:eastAsia="Times New Roman" w:hAnsi="Times New Roman" w:cs="Times New Roman"/>
        </w:rPr>
      </w:pPr>
      <w:r>
        <w:rPr>
          <w:rFonts w:ascii="Times New Roman" w:eastAsia="Times New Roman" w:hAnsi="Times New Roman" w:cs="Times New Roman"/>
          <w:color w:val="000000"/>
        </w:rPr>
        <w:t>Will write after feedback.</w:t>
      </w:r>
    </w:p>
    <w:p w14:paraId="0000000D" w14:textId="77777777" w:rsidR="0080229F" w:rsidRDefault="0080229F">
      <w:pPr>
        <w:spacing w:line="300" w:lineRule="auto"/>
        <w:rPr>
          <w:rFonts w:ascii="Times New Roman" w:eastAsia="Times New Roman" w:hAnsi="Times New Roman" w:cs="Times New Roman"/>
        </w:rPr>
      </w:pPr>
    </w:p>
    <w:p w14:paraId="0000000E"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b/>
          <w:color w:val="000000"/>
        </w:rPr>
        <w:t>INTRODUCTION:</w:t>
      </w:r>
    </w:p>
    <w:p w14:paraId="0000000F" w14:textId="4ED6014D"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Freshwater lakes are one of the most sensitive ecosystems to climate change</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(Woolway et al. 2020)</w:t>
      </w:r>
      <w:r w:rsidR="00D077C7">
        <w:rPr>
          <w:rFonts w:ascii="Times New Roman" w:eastAsia="Times New Roman" w:hAnsi="Times New Roman" w:cs="Times New Roman"/>
        </w:rPr>
        <w:fldChar w:fldCharType="end"/>
      </w:r>
      <w:r>
        <w:rPr>
          <w:rFonts w:ascii="Times New Roman" w:eastAsia="Times New Roman" w:hAnsi="Times New Roman" w:cs="Times New Roman"/>
        </w:rPr>
        <w:t>. Climate change can alter lake physical and chemical characteristics that result in both direct and indirect biological consequences for lake ecology</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{"citationItems":[{"id":"ITEM-1","itemData":{"DOI":"10.4319/lo.2009.54.6_part_2.2283","ISBN":"0024-3590","ISSN":"00243590","PMID":"20396409","abstract":"While there is a general sense that lakes can act as sentinels of climate change, their efficacy has not been thoroughly analyzed. We identified the key response variables within a lake that act as indicators of the effects of climate change on both the lake and the catchment. These variables reflect a wide range of physical, chemical, and biological responses to climate. However, the efficacy of the different indicators is affected by regional response to climate change, characteristics of the catchment, and lake mixing regimes. Thus, particular indicators or combinations of indicators are more effective for different lake types and geographic regions. The extraction of climate signals can be further complicated by the influence of other environmental changes, such as eutrophication or acidification, and the equivalent reverse phenomena, in addition to other land-use influences. In many cases, however, confounding factors can be addressed through analytical tools such as detrending or filtering. Lakes are effective sentinels for climate change because they are sensitive to climate, respond rapidly to change, and integrate information about changes in the catchment.","author":[{"dropping-particle":"","family":"Adrian","given":"Rita","non-dropping-particle":"","parse-names":false,"suffix":""},{"dropping-particle":"","family":"O'Reilly","given":"Catherine M","non-dropping-particle":"","parse-names":false,"suffix":""},{"dropping-particle":"","family":"Zagarese","given":"Horacio","non-dropping-particle":"","parse-names":false,"suffix":""},{"dropping-particle":"","family":"Baines","given":"Stephen B","non-dropping-particle":"","parse-names":false,"suffix":""},{"dropping-particle":"","family":"Hessen","given":"Dag O","non-dropping-particle":"","parse-names":false,"suffix":""},{"dropping-particle":"","family":"Keller","given":"Wendel","non-dropping-particle":"","parse-names":false,"suffix":""},{"dropping-particle":"","family":"Livingstone","given":"David M","non-dropping-particle":"","parse-names":false,"suffix":""},{"dropping-particle":"","family":"Sommaruga","given":"Ruben","non-dropping-particle":"","parse-names":false,"suffix":""},{"dropping-particle":"","family":"Straile","given":"Dietmar","non-dropping-particle":"","parse-names":false,"suffix":""},{"dropping-particle":"","family":"Donk","given":"Ellen","non-dropping-particle":"Van","parse-names":false,"suffix":""},{"dropping-particle":"","family":"Weyhenmeyer","given":"Gesa A.","non-dropping-particle":"","parse-names":false,"suffix":""},{"dropping-particle":"","family":"Winder","given":"Monika","non-dropping-particle":"","parse-names":false,"suffix":""}],"container-title":"Limnology and Oceanography","id":"ITEM-1","issue":"6part2","issued":{"date-parts":[["2009"]]},"page":"2283-2297","publisher":"Wiley Online Library","title":"Lakes as sentinels of climate change","type":"article-journal","volume":"54"},"uris":["http://www.mendeley.com/documents/?uuid=60412cee-6917-4b5f-a88c-6ce5048a13e5"]},{"id":"ITEM-2","itemData":{"ISSN":"0024-3590","author":[{"dropping-particle":"","family":"Williamson","given":"Craig E","non-dropping-particle":"","parse-names":false,"suffix":""},{"dropping-particle":"","family":"Brentrup","given":"Jennifer A","non-dropping-particle":"","parse-names":false,"suffix":""},{"dropping-particle":"","family":"Zhang","given":"Jing","non-dropping-particle":"","parse-names":false,"suffix":""},{"dropping-particle":"","family":"Renwick","given":"William H","non-dropping-particle":"","parse-names":false,"suffix":""},{"dropping-particle":"","family":"Hargreaves","given":"Bruce R","non-dropping-particle":"","parse-names":false,"suffix":""},{"dropping-particle":"","family":"Knoll","given":"Lesley B","non-dropping-particle":"","parse-names":false,"suffix":""},{"dropping-particle":"","family":"Overholt","given":"Erin P","non-dropping-particle":"","parse-names":false,"suffix":""},{"dropping-particle":"","family":"Rose","given":"Kevin C","non-dropping-particle":"","parse-names":false,"suffix":""}],"container-title":"Limnology and Oceanography","id":"ITEM-2","issue":"3","issued":{"date-parts":[["2014"]]},"page":"840-850","publisher":"Wiley Online Library","title":"Lakes as sensors in the landscape: optical metrics as scalable sentinel responses to climate change","type":"article-journal","volume":"59"},"uris":["http://www.mendeley.com/documents/?uuid=6a3e37d0-7af6-478e-bf2c-37a378c45531"]}],"mendeley":{"formattedCitation":"(Adrian et al. 2009, Williamson et al. 2014)","plainTextFormattedCitation":"(Adrian et al. 2009, Williamson et al. 2014)","previouslyFormattedCitation":"(Adrian et al. 2009, Williamson et al. 2014)"},"properties":{"noteIndex":0},"schema":"https://github.com/citation-style-language/schema/raw/master/csl-citation.json"}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(Adrian et al. 2009, Williamson et al. 2014)</w:t>
      </w:r>
      <w:r w:rsidR="00D077C7">
        <w:rPr>
          <w:rFonts w:ascii="Times New Roman" w:eastAsia="Times New Roman" w:hAnsi="Times New Roman" w:cs="Times New Roman"/>
        </w:rPr>
        <w:fldChar w:fldCharType="end"/>
      </w:r>
      <w:r>
        <w:rPr>
          <w:rFonts w:ascii="Times New Roman" w:eastAsia="Times New Roman" w:hAnsi="Times New Roman" w:cs="Times New Roman"/>
        </w:rPr>
        <w:t xml:space="preserve">. One of the greatest threats to lakes from climate change is rising water temperatures, which </w:t>
      </w:r>
      <w:sdt>
        <w:sdtPr>
          <w:tag w:val="goog_rdk_2"/>
          <w:id w:val="-1185661924"/>
        </w:sdtPr>
        <w:sdtContent>
          <w:commentRangeStart w:id="2"/>
        </w:sdtContent>
      </w:sdt>
      <w:r>
        <w:rPr>
          <w:rFonts w:ascii="Times New Roman" w:eastAsia="Times New Roman" w:hAnsi="Times New Roman" w:cs="Times New Roman"/>
        </w:rPr>
        <w:t>are</w:t>
      </w:r>
      <w:commentRangeEnd w:id="2"/>
      <w:r>
        <w:commentReference w:id="2"/>
      </w:r>
      <w:r>
        <w:rPr>
          <w:rFonts w:ascii="Times New Roman" w:eastAsia="Times New Roman" w:hAnsi="Times New Roman" w:cs="Times New Roman"/>
        </w:rPr>
        <w:t xml:space="preserve"> occurring at an unprecedented rate on a global scale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(Austin and Colman 2007, O’Reilly et al. 2015, Woolway et al. 2017)</w:t>
      </w:r>
      <w:r w:rsidR="00D077C7">
        <w:rPr>
          <w:rFonts w:ascii="Times New Roman" w:eastAsia="Times New Roman" w:hAnsi="Times New Roman" w:cs="Times New Roman"/>
        </w:rPr>
        <w:fldChar w:fldCharType="end"/>
      </w:r>
      <w:r>
        <w:rPr>
          <w:rFonts w:ascii="Times New Roman" w:eastAsia="Times New Roman" w:hAnsi="Times New Roman" w:cs="Times New Roman"/>
        </w:rPr>
        <w:t>, although the rise is not projected to be consistent across regions, seasons, or lake types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(O’Reilly et al. 2015, McCullough et al. 2019)</w:t>
      </w:r>
      <w:r w:rsidR="00D077C7">
        <w:rPr>
          <w:rFonts w:ascii="Times New Roman" w:eastAsia="Times New Roman" w:hAnsi="Times New Roman" w:cs="Times New Roman"/>
        </w:rPr>
        <w:fldChar w:fldCharType="end"/>
      </w:r>
      <w:r>
        <w:rPr>
          <w:rFonts w:ascii="Times New Roman" w:eastAsia="Times New Roman" w:hAnsi="Times New Roman" w:cs="Times New Roman"/>
        </w:rPr>
        <w:t>. The greatest seasonal increase in water temperature of seasonally ice-covered lakes is projected to take place during the spring</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temperatures","type":"article-journal","volume":"62"},"uris":["http://www.mendeley.com/documents/?uuid=b3982b8e-4007-4997-afe0-0c62a1cb5f36"]}],"mendeley":{"formattedCitation":"(Schindler et al. 1990, Winslow et al. 2017)","plainTextFormattedCitation":"(Schindler et al. 1990, Winslow et al. 2017)","previouslyFormattedCitation":"(Schindler et al. 1990, Winslow et al. 2017)"},"properties":{"noteIndex":0},"schema":"https://github.com/citation-style-language/schema/raw/master/csl-citation.json"}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(Schindler et al. 1990, Winslow et al. 2017)</w:t>
      </w:r>
      <w:r w:rsidR="00D077C7">
        <w:rPr>
          <w:rFonts w:ascii="Times New Roman" w:eastAsia="Times New Roman" w:hAnsi="Times New Roman" w:cs="Times New Roman"/>
        </w:rPr>
        <w:fldChar w:fldCharType="end"/>
      </w:r>
      <w:r>
        <w:rPr>
          <w:rFonts w:ascii="Times New Roman" w:eastAsia="Times New Roman" w:hAnsi="Times New Roman" w:cs="Times New Roman"/>
        </w:rPr>
        <w:t>, and the greatest seasonal increase in air temperature is expected during winter in northern Europe and North America</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(Christensen et al. 2007)</w:t>
      </w:r>
      <w:r w:rsidR="00D077C7">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0000010" w14:textId="77777777" w:rsidR="0080229F" w:rsidRDefault="0080229F">
      <w:pPr>
        <w:spacing w:line="300" w:lineRule="auto"/>
        <w:rPr>
          <w:rFonts w:ascii="Times New Roman" w:eastAsia="Times New Roman" w:hAnsi="Times New Roman" w:cs="Times New Roman"/>
        </w:rPr>
      </w:pPr>
    </w:p>
    <w:p w14:paraId="00000011" w14:textId="3C0CE1E8"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Changes in spring conditions and increases in the length of the frost-free season can prolong annual growing seasons with warmer summers, longer autumns, shorter ice-cover duration, and rapid spring water warming</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{"citationItems":[{"id":"ITEM-1","itemData":{"author":[{"dropping-particle":"","family":"Meehl","given":"Gerard A","non-dropping-particle":"","parse-names":false,"suffix":""},{"dropping-particle":"","family":"Stocker","given":"Thomas F","non-dropping-particle":"","parse-names":false,"suffix":""},{"dropping-particle":"","family":"Collins","given":"William D","non-dropping-particle":"","parse-names":false,"suffix":""},{"dropping-particle":"","family":"Friedlingstein","given":"Pierre","non-dropping-particle":"","parse-names":false,"suffix":""},{"dropping-particle":"","family":"Gaye","given":"T","non-dropping-particle":"","parse-names":false,"suffix":""},{"dropping-particle":"","family":"Gregory","given":"Jonathan M","non-dropping-particle":"","parse-names":false,"suffix":""},{"dropping-particle":"","family":"Kitoh","given":"Akio","non-dropping-particle":"","parse-names":false,"suffix":""},{"dropping-particle":"","family":"Knutti","given":"Reto","non-dropping-particle":"","parse-names":false,"suffix":""},{"dropping-particle":"","family":"Murphy","given":"James M","non-dropping-particle":"","parse-names":false,"suffix":""},{"dropping-particle":"","family":"Noda","given":"Akira","non-dropping-particle":"","parse-names":false,"suffix":""}],"id":"ITEM-1","issued":{"date-parts":[["2007"]]},"publisher":"Cambridge, UK, Cambridge University Press","title":"Global climate projections","type":"article-journal"},"uris":["http://www.mendeley.com/documents/?uuid=c21fa39f-8aa4-43f9-8e98-882f2eb20994"]}],"mendeley":{"formattedCitation":"(Meehl et al. 2007)","plainTextFormattedCitation":"(Meehl et al. 2007)","previouslyFormattedCitation":"(Meehl et al. 2007)"},"properties":{"noteIndex":0},"schema":"https://github.com/citation-style-language/schema/raw/master/csl-citation.json"}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(Meehl et al. 2007)</w:t>
      </w:r>
      <w:r w:rsidR="00D077C7">
        <w:rPr>
          <w:rFonts w:ascii="Times New Roman" w:eastAsia="Times New Roman" w:hAnsi="Times New Roman" w:cs="Times New Roman"/>
        </w:rPr>
        <w:fldChar w:fldCharType="end"/>
      </w:r>
      <w:r>
        <w:rPr>
          <w:rFonts w:ascii="Times New Roman" w:eastAsia="Times New Roman" w:hAnsi="Times New Roman" w:cs="Times New Roman"/>
        </w:rPr>
        <w:t>. Temperature is considered an abiotic master factor for aquatic ecosystems, as changes in water temperature directly alter the physical and chemical properties of water and affect phenological and reproductive events, metabolic rates, growth, and survival of aquatic organisms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{"citationItems":[{"id":"ITEM-1","itemData":{"author":[{"dropping-particle":"","family":"Brett","given":"J R","non-dropping-particle":"","parse-names":false,"suffix":""}],"container-title":"Fish physiology, vol. VIII. Bioenergetics and growth","id":"ITEM-1","issued":{"date-parts":[["1979"]]},"page":"599-677","publisher":"Academic press","title":"Environmental factors and growth","type":"article-journal"},"uris":["http://www.mendeley.com/documents/?uuid=58f19bb3-a102-4904-81be-37246dd56f48"]},{"id":"ITEM-2","itemData":{"ISSN":"1476-4687","author":[{"dropping-particle":"","family":"Gillooly","given":"James F","non-dropping-particle":"","parse-names":false,"suffix":""},{"dropping-particle":"","family":"Charnov","given":"Eric L","non-dropping-particle":"","parse-names":false,"suffix":""},{"dropping-particle":"","family":"West","given":"Geoffrey B","non-dropping-particle":"","parse-names":false,"suffix":""},{"dropping-particle":"","family":"Savage","given":"Van M","non-dropping-particle":"","parse-names":false,"suffix":""},{"dropping-particle":"","family":"Brown","given":"James H","non-dropping-particle":"","parse-names":false,"suffix":""}],"container-title":"Nature","id":"ITEM-2","issue":"6884","issued":{"date-parts":[["2002"]]},"page":"70-73","publisher":"Nature Publishing Group","title":"Effects of size and temperature on developmental time","type":"article-journal","volume":"417"},"uris":["http://www.mendeley.com/documents/?uuid=ae3f1f8e-bacb-4d5e-b3de-e76279029b59"]},{"id":"ITEM-3","itemData":{"ISSN":"1939-9170","author":[{"dropping-particle":"","family":"Brown","given":"James H","non-dropping-particle":"","parse-names":false,"suffix":""},{"dropping-particle":"","family":"Gillooly","given":"James F","non-dropping-particle":"","parse-names":false,"suffix":""},{"dropping-particle":"","family":"Allen","given":"Andrew P","non-dropping-particle":"","parse-names":false,"suffix":""},{"dropping-particle":"","family":"Savage","given":"Van M","non-dropping-particle":"","parse-names":false,"suffix":""},{"dropping-particle":"","family":"West","given":"Geoffrey B","non-dropping-particle":"","parse-names":false,"suffix":""}],"container-title":"Ecology","id":"ITEM-3","issue":"7","issued":{"date-parts":[["2004"]]},"page":"1771-1789","publisher":"Wiley Online Library","title":"Toward a metabolic theory of ecology","type":"article-journal","volume":"85"},"uris":["http://www.mendeley.com/documents/?uuid=ca9e72d6-a06d-4e9b-b4f4-67f6b2406d60"]},{"id":"ITEM-4","itemData":{"ISSN":"0174-1578","author":[{"dropping-particle":"","family":"Ohlberger","given":"Jan","non-dropping-particle":"","parse-names":false,"suffix":""},{"dropping-particle":"","family":"Staaks","given":"Georg","non-dropping-particle":"","parse-names":false,"suffix":""},{"dropping-particle":"","family":"Hölker","given":"Franz","non-dropping-particle":"","parse-names":false,"suffix":""}],"container-title":"Journal of Comparative Physiology B","id":"ITEM-4","issue":"8","issued":{"date-parts":[["2007"]]},"page":"905-916","publisher":"Springer","title":"Effects of temperature, swimming speed and body mass on standard and active metabolic rate in vendace (Coregonus albula)","type":"article-journal","volume":"177"},"uris":["http://www.mendeley.com/documents/?uuid=ed7191f5-07e6-410d-9952-72d1aec8dd13"]},{"id":"ITEM-5","itemData":{"ISSN":"1432-1939","author":[{"dropping-particle":"","family":"Busch","given":"Susan","non-dropping-particle":"","parse-names":false,"suffix":""},{"dropping-particle":"","family":"Kirillin","given":"Georgiy","non-dropping-particle":"","parse-names":false,"suffix":""},{"dropping-particle":"","family":"Mehner","given":"Thomas","non-dropping-particle":"","parse-names":false,"suffix":""}],"container-title":"Oecologia","id":"ITEM-5","issue":"1","issued":{"date-parts":[["2012"]]},"page":"275-287","publisher":"Springer","title":"Plasticity in habitat use determines metabolic response of fish to global warming in stratified lakes","type":"article-journal","volume":"170"},"uris":["http://www.mendeley.com/documents/?uuid=c498a69f-78e3-47d3-89b3-11ab95b5f821"]},{"id":"ITEM-6","itemData":{"ISSN":"0022-1112","author":[{"dropping-particle":"","family":"Little","given":"Alexander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Biology","id":"ITEM-6","issued":{"date-parts":[["2020"]]},"publisher":"Wiley Online Library","title":"What do warming waters mean for fish physiology and fisheries?","type":"article-journal"},"uris":["http://www.mendeley.com/documents/?uuid=0721a301-1198-4d8e-8d15-24181dd79059"]}],"mendeley":{"formattedCitation":"(Brett 1979, Gillooly et al. 2002, Brown et al. 2004, Ohlberger et al. 2007, Busch et al. 2012, Little et al. 2020)","plainTextFormattedCitation":"(Brett 1979, Gillooly et al. 2002, Brown et al. 2004, Ohlberger et al. 2007, Busch et al. 2012, Little et al. 2020)","previouslyFormattedCitation":"(Brett 1979, Gillooly et al. 2002, Brown et al. 2004, Ohlberger et al. 2007, Busch et al. 2012, Little et al. 2020)"},"properties":{"noteIndex":0},"schema":"https://github.com/citation-style-language/schema/raw/master/csl-citation.json"}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(Brett 1979, Gillooly et al. 2002, Brown et al. 2004, Ohlberger et al. 2007, Busch et al. 2012, Little et al. 2020)</w:t>
      </w:r>
      <w:r w:rsidR="00D077C7">
        <w:rPr>
          <w:rFonts w:ascii="Times New Roman" w:eastAsia="Times New Roman" w:hAnsi="Times New Roman" w:cs="Times New Roman"/>
        </w:rPr>
        <w:fldChar w:fldCharType="end"/>
      </w:r>
      <w:r>
        <w:rPr>
          <w:rFonts w:ascii="Times New Roman" w:eastAsia="Times New Roman" w:hAnsi="Times New Roman" w:cs="Times New Roman"/>
        </w:rPr>
        <w:t>. Although the broader impacts of climate-derived changes in lake dynamics remain unclear</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(Shatwell et al. 2019)</w:t>
      </w:r>
      <w:r w:rsidR="00D077C7">
        <w:rPr>
          <w:rFonts w:ascii="Times New Roman" w:eastAsia="Times New Roman" w:hAnsi="Times New Roman" w:cs="Times New Roman"/>
        </w:rPr>
        <w:fldChar w:fldCharType="end"/>
      </w:r>
      <w:r>
        <w:rPr>
          <w:rFonts w:ascii="Times New Roman" w:eastAsia="Times New Roman" w:hAnsi="Times New Roman" w:cs="Times New Roman"/>
        </w:rPr>
        <w:t>, the responses of many lake organisms are projected to be inadequate to counter the speed and magnitude of climate change, leaving some species vulnerable to decline and extinction</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 xml:space="preserve">(Hoffmann and Sgrò </w:t>
      </w:r>
      <w:r w:rsidR="00D077C7" w:rsidRPr="00D077C7">
        <w:rPr>
          <w:rFonts w:ascii="Times New Roman" w:eastAsia="Times New Roman" w:hAnsi="Times New Roman" w:cs="Times New Roman"/>
          <w:noProof/>
        </w:rPr>
        <w:lastRenderedPageBreak/>
        <w:t>2011)</w:t>
      </w:r>
      <w:r w:rsidR="00D077C7">
        <w:rPr>
          <w:rFonts w:ascii="Times New Roman" w:eastAsia="Times New Roman" w:hAnsi="Times New Roman" w:cs="Times New Roman"/>
        </w:rPr>
        <w:fldChar w:fldCharType="end"/>
      </w:r>
      <w:r>
        <w:rPr>
          <w:rFonts w:ascii="Times New Roman" w:eastAsia="Times New Roman" w:hAnsi="Times New Roman" w:cs="Times New Roman"/>
        </w:rPr>
        <w:t>. These pressures create unique and difficult challenges for biodiversity conservation and sustainability of ecosystem services. To counteract these challenges, a foundational understanding of the primary threats to aquatic ecosystems and organisms at a range of spatial scales from local to global is needed</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{"citationItems":[{"id":"ITEM-1","itemData":{"ISSN":"1476-4687","author":[{"dropping-particle":"","family":"Vörösmarty","given":"Charles J","non-dropping-particle":"","parse-names":false,"suffix":""},{"dropping-particle":"","family":"McIntyre","given":"Peter B","non-dropping-particle":"","parse-names":false,"suffix":""},{"dropping-particle":"","family":"Gessner","given":"Mark O","non-dropping-particle":"","parse-names":false,"suffix":""},{"dropping-particle":"","family":"Dudgeon","given":"David","non-dropping-particle":"","parse-names":false,"suffix":""},{"dropping-particle":"","family":"Prusevich","given":"Alexander","non-dropping-particle":"","parse-names":false,"suffix":""},{"dropping-particle":"","family":"Green","given":"Pamela","non-dropping-particle":"","parse-names":false,"suffix":""},{"dropping-particle":"","family":"Glidden","given":"Stanley","non-dropping-particle":"","parse-names":false,"suffix":""},{"dropping-particle":"","family":"Bunn","given":"Stuart E","non-dropping-particle":"","parse-names":false,"suffix":""},{"dropping-particle":"","family":"Sullivan","given":"Caroline A","non-dropping-particle":"","parse-names":false,"suffix":""},{"dropping-particle":"","family":"Liermann","given":"C Reidy","non-dropping-particle":"","parse-names":false,"suffix":""}],"container-title":"nature","id":"ITEM-1","issue":"7315","issued":{"date-parts":[["2010"]]},"page":"555-561","publisher":"Nature Publishing Group","title":"Global threats to human water security and river biodiversity","type":"article-journal","volume":"467"},"uris":["http://www.mendeley.com/documents/?uuid=ad4e2e17-7c98-4bc5-b94f-8909886cf654"]},{"id":"ITEM-2","itemData":{"DOI":"10.1038","ISSN":"2041-1723","author":[{"dropping-particle":"","family":"Halpern","given":"B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Communications","id":"ITEM-2","issued":{"date-parts":[["2015"]]},"page":"1-7","publisher":"Nature Publishing Group","title":"Spatial and temporal changes in cumulative human impacts on the world’s ocean","type":"article-journal","volume":"6"},"uris":["http://www.mendeley.com/documents/?uuid=0b31bcc6-2047-4a48-b005-88e39db3e8fb"]},{"id":"ITEM-3","itemData":{"ISBN":"0048-9697","author":[{"dropping-particle":"","family":"Langhans","given":"Simone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-3","issued":{"date-parts":[["2019"]]},"publisher":"Elsevier","title":"The potential of ecosystem-based management to integrate biodiversity conservation and ecosystem service provision in aquatic ecosystems","type":"article"},"uris":["http://www.mendeley.com/documents/?uuid=c794aa3c-c1b8-4fd2-87f5-69c843df2d72"]}],"mendeley":{"formattedCitation":"(Vörösmarty et al. 2010, Halpern et al. 2015, Langhans et al. 2019)","plainTextFormattedCitation":"(Vörösmarty et al. 2010, Halpern et al. 2015, Langhans et al. 2019)","previouslyFormattedCitation":"(Vörösmarty et al. 2010, Halpern et al. 2015, Langhans et al. 2019)"},"properties":{"noteIndex":0},"schema":"https://github.com/citation-style-language/schema/raw/master/csl-citation.json"}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(Vörösmarty et al. 2010, Halpern et al. 2015, Langhans et al. 2019)</w:t>
      </w:r>
      <w:r w:rsidR="00D077C7">
        <w:rPr>
          <w:rFonts w:ascii="Times New Roman" w:eastAsia="Times New Roman" w:hAnsi="Times New Roman" w:cs="Times New Roman"/>
        </w:rPr>
        <w:fldChar w:fldCharType="end"/>
      </w:r>
      <w:r>
        <w:rPr>
          <w:rFonts w:ascii="Times New Roman" w:eastAsia="Times New Roman" w:hAnsi="Times New Roman" w:cs="Times New Roman"/>
        </w:rPr>
        <w:t>.</w:t>
      </w:r>
    </w:p>
    <w:p w14:paraId="00000012" w14:textId="77777777" w:rsidR="0080229F" w:rsidRDefault="0080229F">
      <w:pPr>
        <w:spacing w:line="300" w:lineRule="auto"/>
        <w:rPr>
          <w:rFonts w:ascii="Times New Roman" w:eastAsia="Times New Roman" w:hAnsi="Times New Roman" w:cs="Times New Roman"/>
        </w:rPr>
      </w:pPr>
    </w:p>
    <w:p w14:paraId="00000013" w14:textId="5B1899BD"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The effects of increasing temperature on lake fishes are predicted to lead to declines in cold-water species and increases in warm-water species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(Comte et al. 2013, Hansen et al. 2017)</w:t>
      </w:r>
      <w:r w:rsidR="00D077C7">
        <w:rPr>
          <w:rFonts w:ascii="Times New Roman" w:eastAsia="Times New Roman" w:hAnsi="Times New Roman" w:cs="Times New Roman"/>
        </w:rPr>
        <w:fldChar w:fldCharType="end"/>
      </w:r>
      <w:r>
        <w:rPr>
          <w:rFonts w:ascii="Times New Roman" w:eastAsia="Times New Roman" w:hAnsi="Times New Roman" w:cs="Times New Roman"/>
        </w:rPr>
        <w:t>. Species that possess narrow optimal thermal ranges, live near their thermal limits, or develop over long periods at cold temperatures are at-risk under warming climate scenarios as temperature can have strong effects at early-life stages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Physiology","id":"ITEM-4","issued":{"date-parts":[["2017"]]},"page":"19-29","publisher":"Elsevier","title":"The effects of fluctuating temperature regimes on the embryonic development of lake whitefish (Coregonus clupeaformis)","type":"article-journal","volume":"214"},"uris":["http://www.mendeley.com/documents/?uuid=a6e513a3-f8db-4f0c-b604-836e4411419b"]},{"id":"ITEM-5","itemData":{"ISSN":"0036-8075","author":[{"dropping-particle":"","family":"Dahlke","given":"Flemming T","non-dropping-particle":"","parse-names":false,"suffix":""},{"dropping-particle":"","family":"Wohlrab","given":"Sylke","non-dropping-particle":"","parse-names":false,"suffix":""},{"dropping-particle":"","family":"Butzin","given":"Martin","non-dropping-particle":"","parse-names":false,"suffix":""},{"dropping-particle":"","family":"Pörtner","given":"Hans-Otto","non-dropping-particle":"","parse-names":false,"suffix":""}],"container-title":"Science","id":"ITEM-5","issue":"6499","issued":{"date-parts":[["2020"]]},"page":"65-70","publisher":"American Association for the Advancement of Science","title":"Thermal bottlenecks in the life cycle define climate vulnerability of fish","type":"article-journal","volume":"369"},"uris":["http://www.mendeley.com/documents/?uuid=cb551f1a-363f-4a8d-8301-b7fb25971e86"]}],"mendeley":{"formattedCitation":"(Blaxter 1991, Pepin 1991, Ficke et al. 2007, Lim et al. 2017, Dahlke et al. 2020)","plainTextFormattedCitation":"(Blaxter 1991, Pepin 1991, Ficke et al. 2007, Lim et al. 2017, Dahlke et al. 2020)","previouslyFormattedCitation":"(Blaxter 1991, Pepin 1991, Ficke et al. 2007, Lim et al. 2017, Dahlke et al. 2020)"},"properties":{"noteIndex":0},"schema":"https://github.com/citation-style-language/schema/raw/master/csl-citation.json"}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(Blaxter 1991, Pepin 1991, Ficke et al. 2007, Lim et al. 2017, Dahlke et al. 2020)</w:t>
      </w:r>
      <w:r w:rsidR="00D077C7">
        <w:rPr>
          <w:rFonts w:ascii="Times New Roman" w:eastAsia="Times New Roman" w:hAnsi="Times New Roman" w:cs="Times New Roman"/>
        </w:rPr>
        <w:fldChar w:fldCharType="end"/>
      </w:r>
      <w:r>
        <w:rPr>
          <w:rFonts w:ascii="Times New Roman" w:eastAsia="Times New Roman" w:hAnsi="Times New Roman" w:cs="Times New Roman"/>
        </w:rPr>
        <w:t>. Unlike their marine counterparts, most freshwater fishes are restricted to lake systems, where their ability to evade the effects of climate change is impeded due to the isolated nature of lakes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Fisheries","id":"ITEM-1","issue":"4","issued":{"date-parts":[["2007"]]},"page":"581-613","publisher":"Springer","title":"Potential impacts of global climate change on freshwater fisheries","type":"article-journal","volume":"17"},"uris":["http://www.mendeley.com/documents/?uuid=357a996e-df3f-465c-9c9a-029d62900019"]}],"mendeley":{"formattedCitation":"(Ficke et al. 2007)","plainTextFormattedCitation":"(Ficke et al. 2007)","previouslyFormattedCitation":"(Ficke et al. 2007)"},"properties":{"noteIndex":0},"schema":"https://github.com/citation-style-language/schema/raw/master/csl-citation.json"}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(Ficke et al. 2007)</w:t>
      </w:r>
      <w:r w:rsidR="00D077C7">
        <w:rPr>
          <w:rFonts w:ascii="Times New Roman" w:eastAsia="Times New Roman" w:hAnsi="Times New Roman" w:cs="Times New Roman"/>
        </w:rPr>
        <w:fldChar w:fldCharType="end"/>
      </w:r>
      <w:r>
        <w:rPr>
          <w:rFonts w:ascii="Times New Roman" w:eastAsia="Times New Roman" w:hAnsi="Times New Roman" w:cs="Times New Roman"/>
        </w:rPr>
        <w:t>. Fundamental questions for eco-evolutionary and conservation biologists in a global change context include how lake fishes will respond to rising water temperatures and what mechanisms will be involved in the process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{"citationItems":[{"id":"ITEM-1","itemData":{"DOI":"10.1111/j.1461-0248.2005.00812.x","ISSN":"1461-0248","author":[{"dropping-particle":"","family":"Hairston","given":"Nelson G","non-dropping-particle":"","parse-names":false,"suffix":""},{"dropping-particle":"","family":"Ellner","given":"Stephen P","non-dropping-particle":"","parse-names":false,"suffix":""},{"dropping-particle":"","family":"Geber","given":"Monica A","non-dropping-particle":"","parse-names":false,"suffix":""},{"dropping-particle":"","family":"Yoshida","given":"Takehito","non-dropping-particle":"","parse-names":false,"suffix":""},{"dropping-particle":"","family":"Fox","given":"Jennifer A","non-dropping-particle":"","parse-names":false,"suffix":""}],"container-title":"Ecology Letters","id":"ITEM-1","issue":"10","issued":{"date-parts":[["2005"]]},"page":"1114-1127","publisher":"Wiley Online Library","title":"Rapid evolution and the convergence of ecological and evolutionary time","type":"article-journal","volume":"8"},"uris":["http://www.mendeley.com/documents/?uuid=697d0414-3e83-4a28-bca7-a013fcfd0dff"]},{"id":"ITEM-2","itemData":{"DOI":"10.1111/j.1365-2435.2007.01278.x","ISBN":"0269-8463","ISSN":"02698463","abstract":"1.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resolution.","author":[{"dropping-particle":"","family":"Kinnison","given":"Michael T","non-dropping-particle":"","parse-names":false,"suffix":""},{"dropping-particle":"","family":"Hairston","given":"Nelson G","non-dropping-particle":"","parse-names":false,"suffix":""}],"container-title":"Functional Ecology","id":"ITEM-2","issue":"3","issued":{"date-parts":[["2007"]]},"page":"444-454","publisher":"Wiley Online Library","title":"Eco-evolutionary conservation biology: Contemporary evolution and the dynamics of persistence","type":"article-journal","volume":"21"},"uris":["http://www.mendeley.com/documents/?uuid=fad8f94c-1db2-4ea7-9809-45f234e88737"]},{"id":"ITEM-3","itemData":{"DOI":"10.1098/rstb.2009.0027","ISBN":"0962-8436","ISSN":"0962-8436","PMID":"19414463","abstract":"Evolutionary ecologists and population biologists have recently considered that ecological and evolutionary changes are intimately linked and can occur on the same time-scale. Recent theoretical developments have shown how the feedback between ecological and evolutionary dynamics can be linked, and there are now empirical demonstrations showing that ecological change can lead to rapid evolutionary change. We also have evidence that microevolutionary change can leave an ecological signature.We are at a stage where the integration of ecology and evolution is a necessary step towards major advances in our understanding of the processes that shape and maintain biodiversity. This special feature about ‘eco-evolutionary dynamics’ brings together biologists from empirical and theoretical backgrounds to bridge the gap between ecology and evolution and provide a series of contributions aimed at quantifying the interactions between these fundamental processes","author":[{"dropping-particle":"","family":"Pelletier","given":"F","non-dropping-particle":"","parse-names":false,"suffix":""},{"dropping-particle":"","family":"Garant","given":"D","non-dropping-particle":"","parse-names":false,"suffix":""},{"dropping-particle":"","family":"Hendry","given":"A P","non-dropping-particle":"","parse-names":false,"suffix":""}],"container-title":"Philosophical Transactions of the Royal Society B: Biological Sciences","id":"ITEM-3","issue":"1523","issued":{"date-parts":[["2009"]]},"page":"1483-1489","publisher":"The Royal Society","title":"Eco-evolutionary dynamics","type":"article","volume":"364"},"uris":["http://www.mendeley.com/documents/?uuid=511d034d-2bd1-4bae-ab2e-fc098130b0ad"]}],"mendeley":{"formattedCitation":"(Hairston et al. 2005, Kinnison and Hairston 2007, Pelletier et al. 2009)","plainTextFormattedCitation":"(Hairston et al. 2005, Kinnison and Hairston 2007, Pelletier et al. 2009)","previouslyFormattedCitation":"(Hairston et al. 2005, Kinnison and Hairston 2007, Pelletier et al. 2009)"},"properties":{"noteIndex":0},"schema":"https://github.com/citation-style-language/schema/raw/master/csl-citation.json"}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(Hairston et al. 2005, Kinnison and Hairston 2007, Pelletier et al. 2009)</w:t>
      </w:r>
      <w:r w:rsidR="00D077C7">
        <w:rPr>
          <w:rFonts w:ascii="Times New Roman" w:eastAsia="Times New Roman" w:hAnsi="Times New Roman" w:cs="Times New Roman"/>
        </w:rPr>
        <w:fldChar w:fldCharType="end"/>
      </w:r>
      <w:r>
        <w:rPr>
          <w:rFonts w:ascii="Times New Roman" w:eastAsia="Times New Roman" w:hAnsi="Times New Roman" w:cs="Times New Roman"/>
        </w:rPr>
        <w:t>. Shifts in physiology of lake fish populations living close to their upper thermal limits will be required if species are to persist under increasingly stressful thermal conditions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{"citationItems":[{"id":"ITEM-1","itemData":{"ISSN":"0722-4028","author":[{"dropping-particle":"","family":"Woolsey","given":"E S","non-dropping-particle":"","parse-names":false,"suffix":""},{"dropping-particle":"","family":"Keith","given":"Sally Anne","non-dropping-particle":"","parse-names":false,"suffix":""},{"dropping-particle":"","family":"Byrne","given":"Maria","non-dropping-particle":"","parse-names":false,"suffix":""},{"dropping-particle":"","family":"Schmidt-Roach","given":"S","non-dropping-particle":"","parse-names":false,"suffix":""},{"dropping-particle":"","family":"Baird","given":"A H","non-dropping-particle":"","parse-names":false,"suffix":""}],"container-title":"Coral Reefs","id":"ITEM-1","issue":"2","issued":{"date-parts":[["2015"]]},"page":"471-478","publisher":"Springer","title":"Latitudinal variation in thermal tolerance thresholds of early life stages of corals","type":"article-journal","volume":"34"},"uris":["http://www.mendeley.com/documents/?uuid=3a341772-fa39-4844-b484-ecf25021358d"]},{"id":"ITEM-2","itemData":{"ISSN":"1365-2486","author":[{"dropping-particle":"","family":"Howells","given":"Emily J","non-dropping-particle":"","parse-names":false,"suffix":""},{"dropping-particle":"","family":"Abrego","given":"David","non-dropping-particle":"","parse-names":false,"suffix":""},{"dropping-particle":"","family":"Meyer","given":"Eli","non-dropping-particle":"","parse-names":false,"suffix":""},{"dropping-particle":"","family":"Kirk","given":"Nathan L","non-dropping-particle":"","parse-names":false,"suffix":""},{"dropping-particle":"","family":"Burt","given":"John A","non-dropping-particle":"","parse-names":false,"suffix":""}],"container-title":"Global change biology","id":"ITEM-2","issue":"8","issued":{"date-parts":[["2016"]]},"page":"2702-2714","publisher":"Wiley Online Library","title":"Host adaptation and unexpected symbiont partners enable reef‐building corals to tolerate extreme temperatures","type":"article-journal","volume":"22"},"uris":["http://www.mendeley.com/documents/?uuid=adc8f89f-78d9-4dd0-9307-030799c57de6"]}],"mendeley":{"formattedCitation":"(Woolsey et al. 2015, Howells et al. 2016)","plainTextFormattedCitation":"(Woolsey et al. 2015, Howells et al. 2016)","previouslyFormattedCitation":"(Woolsey et al. 2015, Howells et al. 2016)"},"properties":{"noteIndex":0},"schema":"https://github.com/citation-style-language/schema/raw/master/csl-citation.json"}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(Woolsey et al. 2015, Howells et al. 2016)</w:t>
      </w:r>
      <w:r w:rsidR="00D077C7">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0000014" w14:textId="77777777" w:rsidR="0080229F" w:rsidRDefault="0080229F">
      <w:pPr>
        <w:spacing w:line="300" w:lineRule="auto"/>
        <w:rPr>
          <w:rFonts w:ascii="Times New Roman" w:eastAsia="Times New Roman" w:hAnsi="Times New Roman" w:cs="Times New Roman"/>
        </w:rPr>
      </w:pPr>
    </w:p>
    <w:p w14:paraId="00000015" w14:textId="35ACCDF2"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Freshwater whitefishes, Salmonidae Coregoninae (hereafter coregonines), are of great socio-economic value</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Report","id":"ITEM-2","issued":{"date-parts":[["2008"]]},"page":"126","title":"Status of cisco (Coregonus artedi) in Lake Superior during 1970-2006 and management and research considerations","type":"article","volume":"1"},"uris":["http://www.mendeley.com/documents/?uuid=5e4dbd0d-0fff-3084-a60d-a56c35a656b8"]},{"id":"ITEM-3","itemData":{"author":[{"dropping-particle":"","family":"Ebener","given":"Mark P","non-dropping-particle":"","parse-names":false,"suffix":""},{"dropping-particle":"","family":"Kinnunen","given":"Ronald E","non-dropping-particle":"","parse-names":false,"suffix":""},{"dropping-particle":"","family":"Schneeberger","given":"Philip J","non-dropping-particle":"","parse-names":false,"suffix":""},{"dropping-particle":"","family":"Mohr","given":"LLOYD C","non-dropping-particle":"","parse-names":false,"suffix":""},{"dropping-particle":"","family":"Hoyle","given":"JAMES A","non-dropping-particle":"","parse-names":false,"suffix":""},{"dropping-particle":"","family":"Peeters","given":"Paul","non-dropping-particle":"","parse-names":false,"suffix":""}],"container-title":"International governance of fisheries ecosystems: learning from the past, finding solutions for the future. American Fisheries Society, Bethesda, Maryland","id":"ITEM-3","issued":{"date-parts":[["2008"]]},"page":"99-143","title":"Management of commercial fisheries for lake whitefish in the Laurentian Great Lakes of North America","type":"article-journal"},"uris":["http://www.mendeley.com/documents/?uuid=6d506166-353c-4c57-ac6a-adfea283a5ce"]},{"id":"ITEM-4","itemData":{"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Biology","id":"ITEM-4","issue":"3","issued":{"date-parts":[["2009"]]},"page":"498-514","publisher":"Wiley Online Library","title":"Divergence along a steep ecological gradient in lake whitefish (Coregonus sp.)","type":"article-journal","volume":"22"},"uris":["http://www.mendeley.com/documents/?uuid=2b136426-e016-43ef-8b1d-907dded5da3f"]},{"id":"ITEM-5","itemData":{"DOI":"10.1038/nature10824","ISBN":"0028-0836","ISSN":"1476-4687","PMID":"22337055","abstract":"Species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-5","issue":"7385","issued":{"date-parts":[["2012"]]},"page":"357-362","publisher":"Nature Publishing Group","title":"Eutrophication causes speciation reversal in whitefish adaptive radiations","type":"article-journal","volume":"482"},"uris":["http://www.mendeley.com/documents/?uuid=0fb8d59d-007a-488a-9e8a-33b63b6a64f5"]},{"id":"ITEM-6","itemData":{"DOI":"10.1016/j.jglr.2015.03.015","ISBN":"0380-1330","ISSN":"03801330","abstract":"Lake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Research","id":"ITEM-6","issue":"2","issued":{"date-parts":[["2015"]]},"language":"English","note":"Ck7ge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Lakes","type":"article-journal","volume":"41"},"uris":["http://www.mendeley.com/documents/?uuid=bbb81d8d-4564-3614-b626-a063cb2ef3e9"]},{"id":"ITEM-7","itemData":{"DOI":"10.1139/er-2015-0064","ISBN":"1208-6053","ISSN":"1181-8700","abstract":"Though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Reviews","id":"ITEM-7","issue":"2","issued":{"date-parts":[["2016"]]},"language":"English","note":"Dn5pw Times Cited:17 Cited References Count:76","page":"115-121","title":"The social, economic, and environmental importance of inland fish and fisheries","type":"article-journal","volume":"24"},"uris":["http://www.mendeley.com/documents/?uuid=55b239ce-dc4a-3d6f-8bfa-71e067cc5b25"]}],"mendeley":{"formattedCitation":"(Nyberg et al. 2001, Ebener et al. 2008b, 2008a, Vonlanthen et al. 2009, 2012, Lynch et al. 2015, 2016)","plainTextFormattedCitation":"(Nyberg et al. 2001, Ebener et al. 2008b, 2008a, Vonlanthen et al. 2009, 2012, Lynch et al. 2015, 2016)","previouslyFormattedCitation":"(Nyberg et al. 2001, Ebener et al. 2008b, 2008a, Vonlanthen et al. 2009, 2012, Lynch et al. 2015, 2016)"},"properties":{"noteIndex":0},"schema":"https://github.com/citation-style-language/schema/raw/master/csl-citation.json"}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(Nyberg et al. 2001, Ebener et al. 2008b, 2008a, Vonlanthen et al. 2009, 2012, Lynch et al. 2015, 2016)</w:t>
      </w:r>
      <w:r w:rsidR="00D077C7">
        <w:rPr>
          <w:rFonts w:ascii="Times New Roman" w:eastAsia="Times New Roman" w:hAnsi="Times New Roman" w:cs="Times New Roman"/>
        </w:rPr>
        <w:fldChar w:fldCharType="end"/>
      </w:r>
      <w:r>
        <w:rPr>
          <w:rFonts w:ascii="Times New Roman" w:eastAsia="Times New Roman" w:hAnsi="Times New Roman" w:cs="Times New Roman"/>
        </w:rPr>
        <w:t>, and are also considered to be critically sensitive to the effects of climate change because they are cold, stenothermic fishes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fishes","type":"article","volume":"85"},"uris":["http://www.mendeley.com/documents/?uuid=fd5e17f6-7f67-3ecd-92b2-e5255d68c6c7"]},{"id":"ITEM-6","itemData":{"abstract":"We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J","non-dropping-particle":"","parse-names":false,"suffix":""}],"container-title":"Hydrobiologia","id":"ITEM-7","issue":"1","issued":{"date-parts":[["2016"]]},"language":"English","page":"135-143","title":"Environmental and genetic effects on larval hatching time in two coregonids","type":"article-journal","volume":"780"},"uris":["http://www.mendeley.com/documents/?uuid=0d549f7f-c7c3-3965-9f8a-2eeacb37787f"]}],"mendeley":{"formattedCitation":"(Stockwell et al. 2009, Elliott and Bell 2011, Jeppesen et al. 2012, Isaak 2014, Jonsson and Jonsson 2014, Karjalainen et al. 2015, 2016a)","plainTextFormattedCitation":"(Stockwell et al. 2009, Elliott and Bell 2011, Jeppesen et al. 2012, Isaak 2014, Jonsson and Jonsson 2014, Karjalainen et al. 2015, 2016a)","previouslyFormattedCitation":"(Stockwell et al. 2009, Elliott and Bell 2011, Jeppesen et al. 2012, Isaak 2014, Jonsson and Jonsson 2014, Karjalainen et al. 2015, 2016a)"},"properties":{"noteIndex":0},"schema":"https://github.com/citation-style-language/schema/raw/master/csl-citation.json"}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(Stockwell et al. 2009, Elliott and Bell 2011, Jeppesen et al. 2012, Isaak 2014, Jonsson and Jonsson 2014, Karjalainen et al. 2015, 2016a)</w:t>
      </w:r>
      <w:r w:rsidR="00D077C7">
        <w:rPr>
          <w:rFonts w:ascii="Times New Roman" w:eastAsia="Times New Roman" w:hAnsi="Times New Roman" w:cs="Times New Roman"/>
        </w:rPr>
        <w:fldChar w:fldCharType="end"/>
      </w:r>
      <w:r>
        <w:rPr>
          <w:rFonts w:ascii="Times New Roman" w:eastAsia="Times New Roman" w:hAnsi="Times New Roman" w:cs="Times New Roman"/>
        </w:rPr>
        <w:t>. Coregonine fisheries worldwide have experienced population declines due to highly variable and weak year-class strengths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recruitment","type":"article-journal","volume":"165"},"uris":["http://www.mendeley.com/documents/?uuid=46a3e3dd-af57-35a3-9835-16f195c69b4e"]}],"mendeley":{"formattedCitation":"(Nyberg et al. 2001, Vonlanthen et al. 2012, Anneville et al. 2015, Myers et al. 2015)","plainTextFormattedCitation":"(Nyberg et al. 2001, Vonlanthen et al. 2012, Anneville et al. 2015, Myers et al. 2015)","previouslyFormattedCitation":"(Nyberg et al. 2001, Vonlanthen et al. 2012, Anneville et al. 2015, Myers et al. 2015)"},"properties":{"noteIndex":0},"schema":"https://github.com/citation-style-language/schema/raw/master/csl-citation.json"}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(Nyberg et al. 2001, Vonlanthen et al. 2012, Anneville et al. 2015, Myers et al. 2015)</w:t>
      </w:r>
      <w:r w:rsidR="00D077C7">
        <w:rPr>
          <w:rFonts w:ascii="Times New Roman" w:eastAsia="Times New Roman" w:hAnsi="Times New Roman" w:cs="Times New Roman"/>
        </w:rPr>
        <w:fldChar w:fldCharType="end"/>
      </w:r>
      <w:r>
        <w:rPr>
          <w:rFonts w:ascii="Times New Roman" w:eastAsia="Times New Roman" w:hAnsi="Times New Roman" w:cs="Times New Roman"/>
        </w:rPr>
        <w:t>. In the 20th century, causes of decline included fishing and stocking practices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(Anneville et al. 2015)</w:t>
      </w:r>
      <w:r w:rsidR="00D077C7">
        <w:rPr>
          <w:rFonts w:ascii="Times New Roman" w:eastAsia="Times New Roman" w:hAnsi="Times New Roman" w:cs="Times New Roman"/>
        </w:rPr>
        <w:fldChar w:fldCharType="end"/>
      </w:r>
      <w:r>
        <w:rPr>
          <w:rFonts w:ascii="Times New Roman" w:eastAsia="Times New Roman" w:hAnsi="Times New Roman" w:cs="Times New Roman"/>
        </w:rPr>
        <w:t xml:space="preserve"> or eutrophication causing poor incubation conditions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radiations","type":"article-journal","volume":"482"},"uris":["http://www.mendeley.com/documents/?uuid=0fb8d59d-007a-488a-9e8a-33b63b6a64f5"]}],"mendeley":{"formattedCitation":"(Müller 1992, Vonlanthen et al. 2012)","plainTextFormattedCitation":"(Müller 1992, Vonlanthen et al. 2012)","previouslyFormattedCitation":"(Müller 1992, Vonlanthen et al. 2012)"},"properties":{"noteIndex":0},"schema":"https://github.com/citation-style-language/schema/raw/master/csl-citation.json"}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(Müller 1992, Vonlanthen et al. 2012)</w:t>
      </w:r>
      <w:r w:rsidR="00D077C7">
        <w:rPr>
          <w:rFonts w:ascii="Times New Roman" w:eastAsia="Times New Roman" w:hAnsi="Times New Roman" w:cs="Times New Roman"/>
        </w:rPr>
        <w:fldChar w:fldCharType="end"/>
      </w:r>
      <w:r w:rsidR="00D077C7">
        <w:rPr>
          <w:rFonts w:ascii="Times New Roman" w:eastAsia="Times New Roman" w:hAnsi="Times New Roman" w:cs="Times New Roman"/>
        </w:rPr>
        <w:t>.</w:t>
      </w:r>
      <w:r>
        <w:rPr>
          <w:rFonts w:ascii="Times New Roman" w:eastAsia="Times New Roman" w:hAnsi="Times New Roman" w:cs="Times New Roman"/>
        </w:rPr>
        <w:t xml:space="preserve"> Today, the trophic state of lakes and fisheries management practices are improving, but coregonines continue to be the focus of reintroduction, restoration, and conservation efforts in many lakes given the declines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Ontario","type":"article-journal","volume":"9"},"uris":["http://www.mendeley.com/documents/?uuid=3617cb84-b9fa-4901-bd40-758de8cce73c"]},{"id":"ITEM-2","itemData":{"ISSN":"0380-1330","author":[{"dropping-particle":"","family":"Lucke","given":"Verena S","non-dropping-particle":"","parse-names":false,"suffix":""},{"dropping-particle":"","family":"Stewart","given":"Taylor R","non-dropping-particle":"","parse-names":false,"suffix":""},{"dropping-particle":"","family":"Vinson","given":"Mark R","non-dropping-particle":"","parse-names":false,"suffix":""},{"dropping-particle":"","family":"Glase","given":"Jay D","non-dropping-particle":"","parse-names":false,"suffix":""},{"dropping-particle":"","family":"Stockwell","given":"Jason D","non-dropping-particle":"","parse-names":false,"suffix":""}],"container-title":"Journal of Great Lakes Research","id":"ITEM-2","issued":{"date-parts":[["2020"]]},"publisher":"Elsevier","title":"Larval Coregonus spp. diets and zooplankton community patterns in the Apostle Islands, Lake Superior","type":"article-journal"},"uris":["http://www.mendeley.com/documents/?uuid=4ac700d8-4bda-450d-88e8-6351f9324423"]},{"id":"ITEM-3","itemData":{"ISSN":"0002-8487","author":[{"dropping-particle":"","family":"Rosinski","given":"Caroline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Society","id":"ITEM-3","issue":"2","issued":{"date-parts":[["2020"]]},"page":"184-203","publisher":"Wiley Online Library","title":"Niche Partitioning among Native Ciscoes and Nonnative Rainbow Smelt in Lake Superior","type":"article-journal","volume":"149"},"uris":["http://www.mendeley.com/documents/?uuid=95cafe77-6606-4938-80d7-f2aae96bc7dd"]}],"mendeley":{"formattedCitation":"(Favé and Turgeon 2008, Lucke et al. 2020, Rosinski et al. 2020)","plainTextFormattedCitation":"(Favé and Turgeon 2008, Lucke et al. 2020, Rosinski et al. 2020)","previouslyFormattedCitation":"(Favé and Turgeon 2008, Lucke et al. 2020, Rosinski et al. 2020)"},"properties":{"noteIndex":0},"schema":"https://github.com/citation-style-language/schema/raw/master/csl-citation.json"}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(Favé and Turgeon 2008, Lucke et al. 2020, Rosinski et al. 2020)</w:t>
      </w:r>
      <w:r w:rsidR="00D077C7">
        <w:rPr>
          <w:rFonts w:ascii="Times New Roman" w:eastAsia="Times New Roman" w:hAnsi="Times New Roman" w:cs="Times New Roman"/>
        </w:rPr>
        <w:fldChar w:fldCharType="end"/>
      </w:r>
      <w:r>
        <w:rPr>
          <w:rFonts w:ascii="Times New Roman" w:eastAsia="Times New Roman" w:hAnsi="Times New Roman" w:cs="Times New Roman"/>
        </w:rPr>
        <w:t>. Actual reasons for declining recruitment are unknown, but climate change, increasing water temperatures, and habitat degradation are hypothesized as causal factors of declining coregonine populations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-1","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lakes","type":"article","volume":"694"},"uris":["http://www.mendeley.com/documents/?uuid=83952b8f-a0ae-3585-b9b2-5bc50214f285"]},{"id":"ITEM-2","itemData":{"DOI":"10.4236/fns.2015.611108","ISBN":"2157-944X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Sciences","id":"ITEM-2","issue":"11","issued":{"date-parts":[["2015"]]},"page":"1045-1055","title":"Impact of Fishing and Stocking Practices on Coregonid Diversity","type":"article-journal","volume":"06"},"uris":["http://www.mendeley.com/documents/?uuid=58b1ea73-5b06-3b17-8574-e90300108f85"]},{"id":"ITEM-3","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-3","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lakes.","type":"article-journal","volume":"30"},"uris":["http://www.mendeley.com/documents/?uuid=7b4d0f7e-3730-30da-9120-e36976a7be8d"]},{"id":"ITEM-4","itemData":{"ISBN":"0003-455X","ISSN":"0003455X","abstract":"We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Fennici","id":"ITEM-4","issue":"1","issued":{"date-parts":[["2004"]]},"page":"225-240","title":"Spatial synchrony in the inter-annual population variation of vendace (Coregonus albula (L.)) in Finnish lakes","type":"article-journal","volume":"41"},"uris":["http://www.mendeley.com/documents/?uuid=24b7d1a9-5239-312f-b371-ac8b3582bdfa"]},{"id":"ITEM-5","itemData":{"abstract":"We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Fishes","id":"ITEM-5","issue":"4","issued":{"date-parts":[["2015"]]},"language":"English","note":"Cc7ry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coregonids","type":"article-journal","volume":"98"},"uris":["http://www.mendeley.com/documents/?uuid=1120a55e-f2ad-394b-ad89-0b3bb220dad8"]},{"id":"ITEM-6","itemData":{"DOI":"10.1007/s10750-016-2807-6","ISBN":"0018-8158","ISSN":"15735117","abstract":"Hatching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J","non-dropping-particle":"","parse-names":false,"suffix":""}],"container-title":"Hydrobiologia","id":"ITEM-6","issue":"1","issued":{"date-parts":[["2016"]]},"language":"English","page":"135-143","title":"Environmental and genetic effects on larval hatching time in two coregonids","type":"article-journal","volume":"780"},"uris":["http://www.mendeley.com/documents/?uuid=0d549f7f-c7c3-3965-9f8a-2eeacb37787f"]}],"mendeley":{"formattedCitation":"(Nyberg et al. 2001, Marjomäki et al. 2004, Jeppesen et al. 2012, Anneville et al. 2015, Karjalainen et al. 2015, 2016a)","plainTextFormattedCitation":"(Nyberg et al. 2001, Marjomäki et al. 2004, Jeppesen et al. 2012, Anneville et al. 2015, Karjalainen et al. 2015, 2016a)","previouslyFormattedCitation":"(Nyberg et al. 2001, Marjomäki et al. 2004, Jeppesen et al. 2012, Anneville et al. 2015, Karjalainen et al. 2015, 2016a)"},"properties":{"noteIndex":0},"schema":"https://github.com/citation-style-language/schema/raw/master/csl-citation.json"}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(Nyberg et al. 2001, Marjomäki et al. 2004, Jeppesen et al. 2012, Anneville et al. 2015, Karjalainen et al. 2015, 2016a)</w:t>
      </w:r>
      <w:r w:rsidR="00D077C7">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0000016" w14:textId="77777777" w:rsidR="0080229F" w:rsidRDefault="0080229F">
      <w:pPr>
        <w:spacing w:line="300" w:lineRule="auto"/>
        <w:rPr>
          <w:rFonts w:ascii="Times New Roman" w:eastAsia="Times New Roman" w:hAnsi="Times New Roman" w:cs="Times New Roman"/>
        </w:rPr>
      </w:pPr>
    </w:p>
    <w:p w14:paraId="00000017" w14:textId="463E02B5" w:rsidR="0080229F" w:rsidRDefault="001758B4">
      <w:pPr>
        <w:spacing w:line="300" w:lineRule="auto"/>
        <w:rPr>
          <w:rFonts w:ascii="Times New Roman" w:eastAsia="Times New Roman" w:hAnsi="Times New Roman" w:cs="Times New Roman"/>
          <w:shd w:val="clear" w:color="auto" w:fill="D9EAD3"/>
        </w:rPr>
      </w:pPr>
      <w:r>
        <w:rPr>
          <w:rFonts w:ascii="Times New Roman" w:eastAsia="Times New Roman" w:hAnsi="Times New Roman" w:cs="Times New Roman"/>
          <w:shd w:val="clear" w:color="auto" w:fill="D9EAD3"/>
        </w:rPr>
        <w:t>Coregonines generally spawn during late-fall, embryos incubate over winter, and begin to hatch in late spring</w:t>
      </w:r>
      <w:r w:rsidR="00D077C7">
        <w:rPr>
          <w:rFonts w:ascii="Times New Roman" w:eastAsia="Times New Roman" w:hAnsi="Times New Roman" w:cs="Times New Roman"/>
          <w:shd w:val="clear" w:color="auto" w:fill="D9EAD3"/>
        </w:rPr>
        <w:t xml:space="preserve"> </w:t>
      </w:r>
      <w:r w:rsidR="00D077C7">
        <w:rPr>
          <w:rFonts w:ascii="Times New Roman" w:eastAsia="Times New Roman" w:hAnsi="Times New Roman" w:cs="Times New Roman"/>
          <w:shd w:val="clear" w:color="auto" w:fill="D9EAD3"/>
        </w:rPr>
        <w:fldChar w:fldCharType="begin" w:fldLock="1"/>
      </w:r>
      <w:r w:rsidR="00D077C7">
        <w:rPr>
          <w:rFonts w:ascii="Times New Roman" w:eastAsia="Times New Roman" w:hAnsi="Times New Roman" w:cs="Times New Roman"/>
          <w:shd w:val="clear" w:color="auto" w:fill="D9EAD3"/>
        </w:rPr>
        <w:instrText>ADDIN CSL_CITATION {"citationItems":[{"id":"ITEM-1","itemData":{"DOI":"DOI 10.1006/jfbi.1999.1206","ISSN":"0022-1112","abstract":"In 1989-1998, vendace larvae Coregonus albula were sampled in Finnish lakes following a stratified random sampling design. The abundance of young-of-the-year vendace after the first growing season was estimated using catch-per-unit-effort statistics. The number or total area of nursery places hardly limited the recruitment of vendace in the study lakes. The major proportion of prerecruit mortality of vendace occurred in the larval phase and larval sampling produced significant information on young-of-the-year survival. Although larval abundances and recruitment were clearly associated only in Lake Onkamo, generally high larval abundance was needed to produce high number of recruits. (C) 2000 The Fisheries Society of the British Isles.","author":[{"dropping-particle":"","family":"Karjalainen","given":"Juha","non-dropping-particle":"","parse-names":false,"suffix":""},{"dropping-particle":"","family":"Auvinen","given":"H","non-dropping-particle":"","parse-names":false,"suffix":""},{"dropping-particle":"","family":"Helminen","given":"H","non-dropping-particle":"","parse-names":false,"suffix":""},{"dropping-particle":"","family":"Marjomäki","given":"Timo J","non-dropping-particle":"","parse-names":false,"suffix":""},{"dropping-particle":"","family":"Niva","given":"T","non-dropping-particle":"","parse-names":false,"suffix":""},{"dropping-particle":"","family":"Sarvala","given":"J","non-dropping-particle":"","parse-names":false,"suffix":""},{"dropping-particle":"","family":"Viljanen","given":"Markku","non-dropping-particle":"","parse-names":false,"suffix":""}],"container-title":"Journal of Fish Biology","id":"ITEM-1","issue":"4","issued":{"date-parts":[["2000"]]},"language":"English","note":"296ve Times Cited:51 Cited References Count:64","page":"837-857","title":"Unpredictability of ﬁsh recruitment - interannual variation in YOY abundance","type":"article","volume":"56"},"uris":["http://www.mendeley.com/documents/?uuid=f2ab3da9-ac27-33b1-b467-a8fe0379f3e8"]},{"id":"ITEM-2","itemData":{"DOI":"10.1577/M08-002.1","ISBN":"0275-5947","ISSN":"0275-5947","abstract":"Populations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2000, Stockwell et al. 2009)","plainTextFormattedCitation":"(Karjalainen et al. 2000, Stockwell et al. 2009)","previouslyFormattedCitation":"(Karjalainen et al. 2000, Stockwell et al. 2009)"},"properties":{"noteIndex":0},"schema":"https://github.com/citation-style-language/schema/raw/master/csl-citation.json"}</w:instrText>
      </w:r>
      <w:r w:rsidR="00D077C7">
        <w:rPr>
          <w:rFonts w:ascii="Times New Roman" w:eastAsia="Times New Roman" w:hAnsi="Times New Roman" w:cs="Times New Roman"/>
          <w:shd w:val="clear" w:color="auto" w:fill="D9EAD3"/>
        </w:rPr>
        <w:fldChar w:fldCharType="separate"/>
      </w:r>
      <w:r w:rsidR="00D077C7" w:rsidRPr="00D077C7">
        <w:rPr>
          <w:rFonts w:ascii="Times New Roman" w:eastAsia="Times New Roman" w:hAnsi="Times New Roman" w:cs="Times New Roman"/>
          <w:noProof/>
          <w:shd w:val="clear" w:color="auto" w:fill="D9EAD3"/>
        </w:rPr>
        <w:t>(Karjalainen et al. 2000, Stockwell et al. 2009)</w:t>
      </w:r>
      <w:r w:rsidR="00D077C7">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The time needed between fertilization and hatching for embryo development is inversely related to incubation water temperature</w:t>
      </w:r>
      <w:r w:rsidR="00D077C7">
        <w:rPr>
          <w:rFonts w:ascii="Times New Roman" w:eastAsia="Times New Roman" w:hAnsi="Times New Roman" w:cs="Times New Roman"/>
          <w:shd w:val="clear" w:color="auto" w:fill="D9EAD3"/>
        </w:rPr>
        <w:t xml:space="preserve"> </w:t>
      </w:r>
      <w:r w:rsidR="00D077C7">
        <w:rPr>
          <w:rFonts w:ascii="Times New Roman" w:eastAsia="Times New Roman" w:hAnsi="Times New Roman" w:cs="Times New Roman"/>
          <w:shd w:val="clear" w:color="auto" w:fill="D9EAD3"/>
        </w:rPr>
        <w:fldChar w:fldCharType="begin" w:fldLock="1"/>
      </w:r>
      <w:r w:rsidR="00D077C7">
        <w:rPr>
          <w:rFonts w:ascii="Times New Roman" w:eastAsia="Times New Roman" w:hAnsi="Times New Roman" w:cs="Times New Roman"/>
          <w:shd w:val="clear" w:color="auto" w:fill="D9EAD3"/>
        </w:rPr>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ISSN":"0378-1909","author":[{"dropping-particle":"","family":"Pauly","given":"Daniel","non-dropping-particle":"","parse-names":false,"suffix":""},{"dropping-particle":"V","family":"Pullin","given":"Roger S","non-dropping-particle":"","parse-names":false,"suffix":""}],"container-title":"Environmental biology of fishes","id":"ITEM-3","issue":"4","issued":{"date-parts":[["1988"]]},"page":"261-271","publisher":"Springer","title":"Hatching time in spherical, pelagic, marine fish eggs in response to temperature and egg size","type":"article-journal","volume":"22"},"uris":["http://www.mendeley.com/documents/?uuid=da994c04-97ea-42b3-a3ee-1b9981a1d4dc"]},{"id":"ITEM-4","itemData":{"DOI":"10.1007/s10750-016-2807-6","ISBN":"0018-8158","ISSN":"15735117","abstract":"Hatching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J","non-dropping-particle":"","parse-names":false,"suffix":""}],"container-title":"Hydrobiologia","id":"ITEM-4","issue":"1","issued":{"date-parts":[["2016"]]},"language":"English","page":"135-143","title":"Environmental and genetic effects on larval hatching time in two coregonids","type":"article-journal","volume":"780"},"uris":["http://www.mendeley.com/documents/?uuid=0d549f7f-c7c3-3965-9f8a-2eeacb37787f"]},{"id":"ITEM-5","itemData":{"ISSN":"0044-8486","author":[{"dropping-particle":"","family":"Luczynski","given":"Miroslaw","non-dropping-particle":"","parse-names":false,"suffix":""},{"dropping-particle":"","family":"Kirklewska","given":"Alina","non-dropping-particle":"","parse-names":false,"suffix":""}],"container-title":"Aquaculture","id":"ITEM-5","issue":"1","issued":{"date-parts":[["1984"]]},"page":"43-55","publisher":"Elsevier","title":"Dependence of Coregonus albula embryogenesis rate on the incubation temperature","type":"article-journal","volume":"42"},"uris":["http://www.mendeley.com/documents/?uuid=a41a68c1-0329-4c01-8cf6-6aaa16910c05"]}],"mendeley":{"formattedCitation":"(Colby and Brooke 1970, 1973, Luczynski and Kirklewska 1984, Pauly and Pullin 1988, Karjalainen et al. 2016a)","plainTextFormattedCitation":"(Colby and Brooke 1970, 1973, Luczynski and Kirklewska 1984, Pauly and Pullin 1988, Karjalainen et al. 2016a)","previouslyFormattedCitation":"(Colby and Brooke 1970, 1973, Luczynski and Kirklewska 1984, Pauly and Pullin 1988, Karjalainen et al. 2016a)"},"properties":{"noteIndex":0},"schema":"https://github.com/citation-style-language/schema/raw/master/csl-citation.json"}</w:instrText>
      </w:r>
      <w:r w:rsidR="00D077C7">
        <w:rPr>
          <w:rFonts w:ascii="Times New Roman" w:eastAsia="Times New Roman" w:hAnsi="Times New Roman" w:cs="Times New Roman"/>
          <w:shd w:val="clear" w:color="auto" w:fill="D9EAD3"/>
        </w:rPr>
        <w:fldChar w:fldCharType="separate"/>
      </w:r>
      <w:r w:rsidR="00D077C7" w:rsidRPr="00D077C7">
        <w:rPr>
          <w:rFonts w:ascii="Times New Roman" w:eastAsia="Times New Roman" w:hAnsi="Times New Roman" w:cs="Times New Roman"/>
          <w:noProof/>
          <w:shd w:val="clear" w:color="auto" w:fill="D9EAD3"/>
        </w:rPr>
        <w:t>(Colby and Brooke 1970, 1973, Luczynski and Kirklewska 1984, Pauly and Pullin 1988, Karjalainen et al. 2016a)</w:t>
      </w:r>
      <w:r w:rsidR="00D077C7">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Increases in spring water temperature cues the onset of hatching in autumn-spawning coregonines</w:t>
      </w:r>
      <w:r w:rsidR="00D077C7">
        <w:rPr>
          <w:rFonts w:ascii="Times New Roman" w:eastAsia="Times New Roman" w:hAnsi="Times New Roman" w:cs="Times New Roman"/>
          <w:shd w:val="clear" w:color="auto" w:fill="D9EAD3"/>
        </w:rPr>
        <w:t xml:space="preserve"> </w:t>
      </w:r>
      <w:r w:rsidR="00D077C7">
        <w:rPr>
          <w:rFonts w:ascii="Times New Roman" w:eastAsia="Times New Roman" w:hAnsi="Times New Roman" w:cs="Times New Roman"/>
          <w:shd w:val="clear" w:color="auto" w:fill="D9EAD3"/>
        </w:rPr>
        <w:fldChar w:fldCharType="begin" w:fldLock="1"/>
      </w:r>
      <w:r w:rsidR="00D077C7">
        <w:rPr>
          <w:rFonts w:ascii="Times New Roman" w:eastAsia="Times New Roman" w:hAnsi="Times New Roman" w:cs="Times New Roman"/>
          <w:shd w:val="clear" w:color="auto" w:fill="D9EAD3"/>
        </w:rPr>
        <w:instrText>ADDIN CSL_CITATION {"citationItems":[{"id":"ITEM-1","itemData":{"DOI":"10.1023/A:1016165802417","ISBN":"0378-1909","ISSN":"03781909","abstract":"In the northern regions UV-B radiation levels have increased due to ozone depletion. A two-week laboratory experiment was conducted to measure the effects of UV-B radiation on the pigmentation, growth, oxygen consumption rate and survival of whitefish, Coregonus lavaretus, and vendace, Coregonus albula, larvae. In May newly hatched embryos were exposed in laboratory aquaria to three CIE weighted UV-B radiation levels: subambient (daily dose 1.37thinspkJthinspm–2), 9% (1.81thinspkJthinspm–2) and 34% higher (2.24thinspkJthinspm–2) than ambient. Control embryos and larvae were not exposed to UV-B. Larvae of whitefish and vendace that were irradiated with highest UV-B level had 32% and 31% more melanin than control larvae, respectively, which we interpret as an apparent induced response. In controls, the species difference revealed 53% more melanin in vendace larvae than in whitefish larvae. UV-B radiation had no effect on the mortality of either species, the survival being high in all treatments (&gt;90%). Additionally, neither growth rate nor the metabolic rate of larvae of either species was affected by UV-B radiation. Thus, in relation to future scenarios UV-B radiation may not be a threat to whitefish or vendace larvae in current or expected radiation levels.","author":[{"dropping-particle":"","family":"Häkkinen","given":"Jani","non-dropping-particle":"","parse-names":false,"suffix":""},{"dropping-particle":"","family":"Vehniäinen","given":"Eeva","non-dropping-particle":"","parse-names":false,"suffix":""},{"dropping-particle":"","family":"Ylönen","given":"Olli","non-dropping-particle":"","parse-names":false,"suffix":""},{"dropping-particle":"","family":"Heikkilä","given":"Jarno","non-dropping-particle":"","parse-names":false,"suffix":""},{"dropping-particle":"","family":"Soimasuo","given":"Markus","non-dropping-particle":"","parse-names":false,"suffix":""},{"dropping-particle":"","family":"Kaurola","given":"Jussi","non-dropping-particle":"","parse-names":false,"suffix":""},{"dropping-particle":"","family":"Oikari","given":"Aimo","non-dropping-particle":"","parse-names":false,"suffix":""},{"dropping-particle":"","family":"Karjalainen","given":"Juha","non-dropping-particle":"","parse-names":false,"suffix":""}],"container-title":"Environmental Biology of Fishes","id":"ITEM-1","issue":"4","issued":{"date-parts":[["2002"]]},"page":"451-459","title":"The effects of increasing UV-B radiation on pigmentation, growth and survival of coregonid embryos and larvae","type":"article-journal","volume":"64"},"uris":["http://www.mendeley.com/documents/?uuid=aa2f27ec-4a77-4cea-816b-8ff555d786e6"]},{"id":"ITEM-2","itemData":{"ISBN":"1239-6095","ISSN":"12396095","abstract":"Vendace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Research","id":"ITEM-2","issue":"3","issued":{"date-parts":[["2005"]]},"language":"English","note":"942ie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larvae","type":"article-journal","volume":"10"},"uris":["http://www.mendeley.com/documents/?uuid=b50a84f1-9d28-3e02-8cfe-8bdf61bd9038"]},{"id":"ITEM-3","itemData":{"abstract":"We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coregonids","type":"article-journal","volume":"98"},"uris":["http://www.mendeley.com/documents/?uuid=1120a55e-f2ad-394b-ad89-0b3bb220dad8"]}],"mendeley":{"formattedCitation":"(Häkkinen et al. 2002, Urpanen et al. 2005, Karjalainen et al. 2015)","plainTextFormattedCitation":"(Häkkinen et al. 2002, Urpanen et al. 2005, Karjalainen et al. 2015)","previouslyFormattedCitation":"(Häkkinen et al. 2002, Urpanen et al. 2005, Karjalainen et al. 2015)"},"properties":{"noteIndex":0},"schema":"https://github.com/citation-style-language/schema/raw/master/csl-citation.json"}</w:instrText>
      </w:r>
      <w:r w:rsidR="00D077C7">
        <w:rPr>
          <w:rFonts w:ascii="Times New Roman" w:eastAsia="Times New Roman" w:hAnsi="Times New Roman" w:cs="Times New Roman"/>
          <w:shd w:val="clear" w:color="auto" w:fill="D9EAD3"/>
        </w:rPr>
        <w:fldChar w:fldCharType="separate"/>
      </w:r>
      <w:r w:rsidR="00D077C7" w:rsidRPr="00D077C7">
        <w:rPr>
          <w:rFonts w:ascii="Times New Roman" w:eastAsia="Times New Roman" w:hAnsi="Times New Roman" w:cs="Times New Roman"/>
          <w:noProof/>
          <w:shd w:val="clear" w:color="auto" w:fill="D9EAD3"/>
        </w:rPr>
        <w:t>(Häkkinen et al. 2002, Urpanen et al. 2005, Karjalainen et al. 2015)</w:t>
      </w:r>
      <w:r w:rsidR="00D077C7">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The size of the newly-hatched larvae is positively correlated with the length of incubation, where colder, long incubations result in longer larvae compared to smaller larvae from warm, short incubations</w:t>
      </w:r>
      <w:r w:rsidR="00D077C7">
        <w:rPr>
          <w:rFonts w:ascii="Times New Roman" w:eastAsia="Times New Roman" w:hAnsi="Times New Roman" w:cs="Times New Roman"/>
          <w:shd w:val="clear" w:color="auto" w:fill="D9EAD3"/>
        </w:rPr>
        <w:t xml:space="preserve"> </w:t>
      </w:r>
      <w:r w:rsidR="00D077C7">
        <w:rPr>
          <w:rFonts w:ascii="Times New Roman" w:eastAsia="Times New Roman" w:hAnsi="Times New Roman" w:cs="Times New Roman"/>
          <w:shd w:val="clear" w:color="auto" w:fill="D9EAD3"/>
        </w:rPr>
        <w:fldChar w:fldCharType="begin" w:fldLock="1"/>
      </w:r>
      <w:r w:rsidR="00D077C7">
        <w:rPr>
          <w:rFonts w:ascii="Times New Roman" w:eastAsia="Times New Roman" w:hAnsi="Times New Roman" w:cs="Times New Roman"/>
          <w:shd w:val="clear" w:color="auto" w:fill="D9EAD3"/>
        </w:rPr>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and Brooke 1970, 1973, Karjalainen et al. 2015)","plainTextFormattedCitation":"(Colby and Brooke 1970, 1973, Karjalainen et al. 2015)","previouslyFormattedCitation":"(Colby and Brooke 1970, 1973, Karjalainen et al. 2015)"},"properties":{"noteIndex":0},"schema":"https://github.com/citation-style-language/schema/raw/master/csl-citation.json"}</w:instrText>
      </w:r>
      <w:r w:rsidR="00D077C7">
        <w:rPr>
          <w:rFonts w:ascii="Times New Roman" w:eastAsia="Times New Roman" w:hAnsi="Times New Roman" w:cs="Times New Roman"/>
          <w:shd w:val="clear" w:color="auto" w:fill="D9EAD3"/>
        </w:rPr>
        <w:fldChar w:fldCharType="separate"/>
      </w:r>
      <w:r w:rsidR="00D077C7" w:rsidRPr="00D077C7">
        <w:rPr>
          <w:rFonts w:ascii="Times New Roman" w:eastAsia="Times New Roman" w:hAnsi="Times New Roman" w:cs="Times New Roman"/>
          <w:noProof/>
          <w:shd w:val="clear" w:color="auto" w:fill="D9EAD3"/>
        </w:rPr>
        <w:t>(Colby and Brooke 1970, 1973, Karjalainen et al. 2015)</w:t>
      </w:r>
      <w:r w:rsidR="00D077C7">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xml:space="preserve">. The long period of reproduction and embryo development leaves coregonines exposed to a variety of thermal conditions and a wide range of environmentally-induced phenotypes or plastic responses </w:t>
      </w:r>
      <w:r w:rsidR="00D077C7">
        <w:rPr>
          <w:rFonts w:ascii="Times New Roman" w:eastAsia="Times New Roman" w:hAnsi="Times New Roman" w:cs="Times New Roman"/>
          <w:shd w:val="clear" w:color="auto" w:fill="D9EAD3"/>
        </w:rPr>
        <w:fldChar w:fldCharType="begin" w:fldLock="1"/>
      </w:r>
      <w:r w:rsidR="00D077C7">
        <w:rPr>
          <w:rFonts w:ascii="Times New Roman" w:eastAsia="Times New Roman" w:hAnsi="Times New Roman" w:cs="Times New Roman"/>
          <w:shd w:val="clear" w:color="auto" w:fill="D9EAD3"/>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coregonids","type":"article-journal","volume":"780"},"uris":["http://www.mendeley.com/documents/?uuid=0d549f7f-c7c3-3965-9f8a-2eeacb37787f"]},{"id":"ITEM-3","itemData":{"DOI":"10.1002/ece3.1936","ISBN":"2045-7758 (Electronic)\\r2045-7758 (Linking)","ISSN":"20457758","PMID":"26865965","abstract":"© 2016 The Authors. Ecology and Evolution published by John Wiley &amp; Sons Ltd. Fish are known for their high phenotypic plasticity in life-history traits in relation to environmental variability, and this is particularly pronounced among salmonids in the Northern Hemisphere. Resource limitation leads to trade-offs in phenotypic plasticity between life-history traits related to the reproduction, growth, and survival of individual fish, which have consequences for the age and size distributions of populations, as well as their dynamics and productivity. We studied the effect of plasticity in growth and fecundity of vendace females on their reproductive traits using a series of long-term incubation experiments. The wild parental fish originated from four separate populations with markedly different densities, and hence naturally induced differences in their growth and fecundity. The energy allocation to somatic tissues and eggs prior to spawning served as a proxy for total resource availability to individual females, and its effects on offspring survival and growth were analyzed. Vendace females allocated a rather constant proportion of available energy to eggs (per body mass) despite different growth patterns depending on the total resources in the different lakes; investment into eggs thus dictated the share remaining for growth. The energy allocation to eggs per mass was higher in young than in old spawners and the egg size and the relative fecundity differed between them: Young females produced more and smaller eggs and larvae than old spawners. In contrast to earlier observations of salmonids, a shortage of maternal food resources did not increase offspring size and survival. Vendace females in sparse populations with ample resources and high growth produced larger eggs and larvae. Vendace accommodate strong population fluctuations by their high plasticity in growth and fecundity, which affect their offspring size and consequently their recruitment and productivity, and account for their persistence and resilience in the face of high fishing mortality.","author":[{"dropping-particle":"","family":"Karjalainen","given":"Juha","non-dropping-particle":"","parse-names":false,"suffix":""},{"dropping-particle":"","family":"Urpanen","given":"Olli","non-dropping-particle":"","parse-names":false,"suffix":""},{"dropping-particle":"","family":"Keskinen","given":"Tapio","non-dropping-particle":"","parse-names":false,"suffix":""},{"dropping-particle":"","family":"Huuskonen","given":"Hannu","non-dropping-particle":"","parse-names":false,"suffix":""},{"dropping-particle":"","family":"Sarvala","given":"Jouko","non-dropping-particle":"","parse-names":false,"suffix":""},{"dropping-particle":"","family":"Valkeajärvi","given":"Pentti","non-dropping-particle":"","parse-names":false,"suffix":""},{"dropping-particle":"","family":"Marjomäki","given":"Timo J","non-dropping-particle":"","parse-names":false,"suffix":""}],"container-title":"Ecology and Evolution","edition":"2016/02/13","id":"ITEM-3","issue":"3","issued":{"date-parts":[["2016"]]},"note":"Karjalainen, Juha Urpanen, Olli Keskinen, Tapio Huuskonen, Hannu Sarvala, Jouko Valkeajarvi, Pentti Marjomaki, Timo J eng England Ecol Evol. 2016 Jan 11;6(3):779-90. doi: 10.1002/ece3.1936. eCollection 2016 Feb.","page":"779-790","title":"Phenotypic plasticity in growth and fecundity induced by strong population fluctuations affects reproductive traits of female fish","type":"article-journal","volume":"6"},"uris":["http://www.mendeley.com/documents/?uuid=6a02a955-7a7c-3e31-820b-6b9161fc0371"]}],"mendeley":{"formattedCitation":"(Karjalainen et al. 2015, 2016a, 2016b)","plainTextFormattedCitation":"(Karjalainen et al. 2015, 2016a, 2016b)","previouslyFormattedCitation":"(Karjalainen et al. 2015, 2016a, 2016b)"},"properties":{"noteIndex":0},"schema":"https://github.com/citation-style-language/schema/raw/master/csl-citation.json"}</w:instrText>
      </w:r>
      <w:r w:rsidR="00D077C7">
        <w:rPr>
          <w:rFonts w:ascii="Times New Roman" w:eastAsia="Times New Roman" w:hAnsi="Times New Roman" w:cs="Times New Roman"/>
          <w:shd w:val="clear" w:color="auto" w:fill="D9EAD3"/>
        </w:rPr>
        <w:fldChar w:fldCharType="separate"/>
      </w:r>
      <w:r w:rsidR="00D077C7" w:rsidRPr="00D077C7">
        <w:rPr>
          <w:rFonts w:ascii="Times New Roman" w:eastAsia="Times New Roman" w:hAnsi="Times New Roman" w:cs="Times New Roman"/>
          <w:noProof/>
          <w:shd w:val="clear" w:color="auto" w:fill="D9EAD3"/>
        </w:rPr>
        <w:t>(Karjalainen et al. 2015, 2016a, 2016b)</w:t>
      </w:r>
      <w:r w:rsidR="00D077C7">
        <w:rPr>
          <w:rFonts w:ascii="Times New Roman" w:eastAsia="Times New Roman" w:hAnsi="Times New Roman" w:cs="Times New Roman"/>
          <w:shd w:val="clear" w:color="auto" w:fill="D9EAD3"/>
        </w:rPr>
        <w:fldChar w:fldCharType="end"/>
      </w:r>
      <w:r w:rsidR="00D077C7">
        <w:rPr>
          <w:rFonts w:ascii="Times New Roman" w:eastAsia="Times New Roman" w:hAnsi="Times New Roman" w:cs="Times New Roman"/>
          <w:shd w:val="clear" w:color="auto" w:fill="D9EAD3"/>
        </w:rPr>
        <w:t xml:space="preserve">. </w:t>
      </w:r>
      <w:r>
        <w:rPr>
          <w:rFonts w:ascii="Times New Roman" w:eastAsia="Times New Roman" w:hAnsi="Times New Roman" w:cs="Times New Roman"/>
          <w:shd w:val="clear" w:color="auto" w:fill="D9EAD3"/>
        </w:rPr>
        <w:t>Some coregonines have demonstrated the ability to respond to winter temperature changes within the limits of phenotypic plasticity and through genetic adaptive changes</w:t>
      </w:r>
      <w:r w:rsidR="00D077C7">
        <w:rPr>
          <w:rFonts w:ascii="Times New Roman" w:eastAsia="Times New Roman" w:hAnsi="Times New Roman" w:cs="Times New Roman"/>
          <w:shd w:val="clear" w:color="auto" w:fill="D9EAD3"/>
        </w:rPr>
        <w:t xml:space="preserve"> </w:t>
      </w:r>
      <w:r w:rsidR="00D077C7">
        <w:rPr>
          <w:rFonts w:ascii="Times New Roman" w:eastAsia="Times New Roman" w:hAnsi="Times New Roman" w:cs="Times New Roman"/>
          <w:shd w:val="clear" w:color="auto" w:fill="D9EAD3"/>
        </w:rPr>
        <w:fldChar w:fldCharType="begin" w:fldLock="1"/>
      </w:r>
      <w:r w:rsidR="00D077C7">
        <w:rPr>
          <w:rFonts w:ascii="Times New Roman" w:eastAsia="Times New Roman" w:hAnsi="Times New Roman" w:cs="Times New Roman"/>
          <w:shd w:val="clear" w:color="auto" w:fill="D9EAD3"/>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coregonids","type":"article-journal","volume":"780"},"uris":["http://www.mendeley.com/documents/?uuid=0d549f7f-c7c3-3965-9f8a-2eeacb37787f"]}],"mendeley":{"formattedCitation":"(Karjalainen et al. 2015, 2016a)","plainTextFormattedCitation":"(Karjalainen et al. 2015, 2016a)","previouslyFormattedCitation":"(Karjalainen et al. 2015, 2016a)"},"properties":{"noteIndex":0},"schema":"https://github.com/citation-style-language/schema/raw/master/csl-citation.json"}</w:instrText>
      </w:r>
      <w:r w:rsidR="00D077C7">
        <w:rPr>
          <w:rFonts w:ascii="Times New Roman" w:eastAsia="Times New Roman" w:hAnsi="Times New Roman" w:cs="Times New Roman"/>
          <w:shd w:val="clear" w:color="auto" w:fill="D9EAD3"/>
        </w:rPr>
        <w:fldChar w:fldCharType="separate"/>
      </w:r>
      <w:r w:rsidR="00D077C7" w:rsidRPr="00D077C7">
        <w:rPr>
          <w:rFonts w:ascii="Times New Roman" w:eastAsia="Times New Roman" w:hAnsi="Times New Roman" w:cs="Times New Roman"/>
          <w:noProof/>
          <w:shd w:val="clear" w:color="auto" w:fill="D9EAD3"/>
        </w:rPr>
        <w:t>(Karjalainen et al. 2015, 2016a)</w:t>
      </w:r>
      <w:r w:rsidR="00D077C7">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w:t>
      </w:r>
    </w:p>
    <w:p w14:paraId="00000018" w14:textId="77777777" w:rsidR="0080229F" w:rsidRDefault="0080229F">
      <w:pPr>
        <w:spacing w:line="300" w:lineRule="auto"/>
        <w:rPr>
          <w:rFonts w:ascii="Times New Roman" w:eastAsia="Times New Roman" w:hAnsi="Times New Roman" w:cs="Times New Roman"/>
        </w:rPr>
      </w:pPr>
    </w:p>
    <w:p w14:paraId="0000001B" w14:textId="249A6D90"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Geographic variation is also important to consider with phenotypic plasticity. </w:t>
      </w:r>
      <w:r>
        <w:rPr>
          <w:rFonts w:ascii="Times New Roman" w:eastAsia="Times New Roman" w:hAnsi="Times New Roman" w:cs="Times New Roman"/>
          <w:shd w:val="clear" w:color="auto" w:fill="D9EAD3"/>
        </w:rPr>
        <w:t>Many fishes distributed in high-latitude areas are adapted to relatively colder waters, extensive periods of ice cover, and decreased daylight</w:t>
      </w:r>
      <w:r w:rsidR="00D077C7">
        <w:rPr>
          <w:rFonts w:ascii="Times New Roman" w:eastAsia="Times New Roman" w:hAnsi="Times New Roman" w:cs="Times New Roman"/>
          <w:shd w:val="clear" w:color="auto" w:fill="D9EAD3"/>
        </w:rPr>
        <w:t xml:space="preserve"> </w:t>
      </w:r>
      <w:r w:rsidR="00D077C7">
        <w:rPr>
          <w:rFonts w:ascii="Times New Roman" w:eastAsia="Times New Roman" w:hAnsi="Times New Roman" w:cs="Times New Roman"/>
          <w:shd w:val="clear" w:color="auto" w:fill="D9EAD3"/>
        </w:rPr>
        <w:fldChar w:fldCharType="begin" w:fldLock="1"/>
      </w:r>
      <w:r w:rsidR="00D077C7">
        <w:rPr>
          <w:rFonts w:ascii="Times New Roman" w:eastAsia="Times New Roman" w:hAnsi="Times New Roman" w:cs="Times New Roman"/>
          <w:shd w:val="clear" w:color="auto" w:fill="D9EAD3"/>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D077C7">
        <w:rPr>
          <w:rFonts w:ascii="Times New Roman" w:eastAsia="Times New Roman" w:hAnsi="Times New Roman" w:cs="Times New Roman"/>
          <w:shd w:val="clear" w:color="auto" w:fill="D9EAD3"/>
        </w:rPr>
        <w:fldChar w:fldCharType="separate"/>
      </w:r>
      <w:r w:rsidR="00D077C7" w:rsidRPr="00D077C7">
        <w:rPr>
          <w:rFonts w:ascii="Times New Roman" w:eastAsia="Times New Roman" w:hAnsi="Times New Roman" w:cs="Times New Roman"/>
          <w:noProof/>
          <w:shd w:val="clear" w:color="auto" w:fill="D9EAD3"/>
        </w:rPr>
        <w:t>(Reist et al. 2006)</w:t>
      </w:r>
      <w:r w:rsidR="00D077C7">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Thus</w:t>
      </w:r>
      <w:r w:rsidR="00D077C7">
        <w:rPr>
          <w:rFonts w:ascii="Times New Roman" w:eastAsia="Times New Roman" w:hAnsi="Times New Roman" w:cs="Times New Roman"/>
          <w:shd w:val="clear" w:color="auto" w:fill="D9EAD3"/>
        </w:rPr>
        <w:t>,</w:t>
      </w:r>
      <w:r>
        <w:rPr>
          <w:rFonts w:ascii="Times New Roman" w:eastAsia="Times New Roman" w:hAnsi="Times New Roman" w:cs="Times New Roman"/>
          <w:shd w:val="clear" w:color="auto" w:fill="D9EAD3"/>
        </w:rPr>
        <w:t xml:space="preserve"> in high-latitude environments, populations can show differential long-term adaptation to climates across a latitudinal gradient</w:t>
      </w:r>
      <w:r w:rsidR="00D077C7">
        <w:rPr>
          <w:rFonts w:ascii="Times New Roman" w:eastAsia="Times New Roman" w:hAnsi="Times New Roman" w:cs="Times New Roman"/>
          <w:shd w:val="clear" w:color="auto" w:fill="D9EAD3"/>
        </w:rPr>
        <w:t xml:space="preserve"> </w:t>
      </w:r>
      <w:r w:rsidR="00D077C7">
        <w:rPr>
          <w:rFonts w:ascii="Times New Roman" w:eastAsia="Times New Roman" w:hAnsi="Times New Roman" w:cs="Times New Roman"/>
          <w:shd w:val="clear" w:color="auto" w:fill="D9EAD3"/>
        </w:rPr>
        <w:fldChar w:fldCharType="begin" w:fldLock="1"/>
      </w:r>
      <w:r w:rsidR="00D077C7">
        <w:rPr>
          <w:rFonts w:ascii="Times New Roman" w:eastAsia="Times New Roman" w:hAnsi="Times New Roman" w:cs="Times New Roman"/>
          <w:shd w:val="clear" w:color="auto" w:fill="D9EAD3"/>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variation?","type":"article-journal","volume":"650"},"uris":["http://www.mendeley.com/documents/?uuid=cb1e8c24-b300-3b55-a085-53a97720c755"]},{"id":"ITEM-4","itemData":{"ISSN":"2056-3744","author":[{"dropping-particle":"","family":"Wilder","given":"Aryn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letters","id":"ITEM-4","issue":"5","issued":{"date-parts":[["2020"]]},"page":"430-443","publisher":"Wiley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genome","type":"article-journal","volume":"4"},"uris":["http://www.mendeley.com/documents/?uuid=67a76bc5-c8b8-4928-b54d-b5ef7594d66f"]}],"mendeley":{"formattedCitation":"(Conover and Present 1990, Yamahira and Conover 2002, Chavarie et al. 2010, Wilder et al. 2020)","plainTextFormattedCitation":"(Conover and Present 1990, Yamahira and Conover 2002, Chavarie et al. 2010, Wilder et al. 2020)","previouslyFormattedCitation":"(Conover and Present 1990, Yamahira and Conover 2002, Chavarie et al. 2010, Wilder et al. 2020)"},"properties":{"noteIndex":0},"schema":"https://github.com/citation-style-language/schema/raw/master/csl-citation.json"}</w:instrText>
      </w:r>
      <w:r w:rsidR="00D077C7">
        <w:rPr>
          <w:rFonts w:ascii="Times New Roman" w:eastAsia="Times New Roman" w:hAnsi="Times New Roman" w:cs="Times New Roman"/>
          <w:shd w:val="clear" w:color="auto" w:fill="D9EAD3"/>
        </w:rPr>
        <w:fldChar w:fldCharType="separate"/>
      </w:r>
      <w:r w:rsidR="00D077C7" w:rsidRPr="00D077C7">
        <w:rPr>
          <w:rFonts w:ascii="Times New Roman" w:eastAsia="Times New Roman" w:hAnsi="Times New Roman" w:cs="Times New Roman"/>
          <w:noProof/>
          <w:shd w:val="clear" w:color="auto" w:fill="D9EAD3"/>
        </w:rPr>
        <w:t>(Conover and Present 1990, Yamahira and Conover 2002, Chavarie et al. 2010, Wilder et al. 2020)</w:t>
      </w:r>
      <w:r w:rsidR="00D077C7">
        <w:rPr>
          <w:rFonts w:ascii="Times New Roman" w:eastAsia="Times New Roman" w:hAnsi="Times New Roman" w:cs="Times New Roman"/>
          <w:shd w:val="clear" w:color="auto" w:fill="D9EAD3"/>
        </w:rPr>
        <w:fldChar w:fldCharType="end"/>
      </w:r>
      <w:r w:rsidR="00D077C7">
        <w:rPr>
          <w:rFonts w:ascii="Times New Roman" w:eastAsia="Times New Roman" w:hAnsi="Times New Roman" w:cs="Times New Roman"/>
          <w:shd w:val="clear" w:color="auto" w:fill="D9EAD3"/>
        </w:rPr>
        <w:t>.</w:t>
      </w:r>
      <w:r>
        <w:rPr>
          <w:rFonts w:ascii="Times New Roman" w:eastAsia="Times New Roman" w:hAnsi="Times New Roman" w:cs="Times New Roman"/>
          <w:shd w:val="clear" w:color="auto" w:fill="D9EAD3"/>
        </w:rPr>
        <w:t xml:space="preserve"> </w:t>
      </w:r>
      <w:r>
        <w:rPr>
          <w:rFonts w:ascii="Times New Roman" w:eastAsia="Times New Roman" w:hAnsi="Times New Roman" w:cs="Times New Roman"/>
        </w:rPr>
        <w:t xml:space="preserve">Fishes at high-latitudes experience lower temperatures overall and shorter growing seasons and should exhibit lower standard metabolic rates, growth rates, and smaller size-at-age than individuals at low latitudes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(Reist et al. 2006)</w:t>
      </w:r>
      <w:r w:rsidR="00D077C7">
        <w:rPr>
          <w:rFonts w:ascii="Times New Roman" w:eastAsia="Times New Roman" w:hAnsi="Times New Roman" w:cs="Times New Roman"/>
        </w:rPr>
        <w:fldChar w:fldCharType="end"/>
      </w:r>
      <w:r>
        <w:rPr>
          <w:rFonts w:ascii="Times New Roman" w:eastAsia="Times New Roman" w:hAnsi="Times New Roman" w:cs="Times New Roman"/>
        </w:rPr>
        <w:t>. However, for cold-water stenothermic fishes, water temperatures at low latitudes may exceed their optimal range for significant portions of the growing season, or the amount of optimal thermal habitat narrow, while water temperatures at high latitudes may remain near the optimum for maximal growth efficiency throughout the growing season</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(Conover and Schultz 1995)</w:t>
      </w:r>
      <w:r w:rsidR="00D077C7">
        <w:rPr>
          <w:rFonts w:ascii="Times New Roman" w:eastAsia="Times New Roman" w:hAnsi="Times New Roman" w:cs="Times New Roman"/>
        </w:rPr>
        <w:fldChar w:fldCharType="end"/>
      </w:r>
      <w:r>
        <w:rPr>
          <w:rFonts w:ascii="Times New Roman" w:eastAsia="Times New Roman" w:hAnsi="Times New Roman" w:cs="Times New Roman"/>
        </w:rPr>
        <w:t>. Because water temperature has a great influence on fish physiology and can vary across latitudes, a wide range of responses by populations to increasing temperatures across latitudes is possible</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D077C7">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(Reist et al. 2006)</w:t>
      </w:r>
      <w:r w:rsidR="00D077C7">
        <w:rPr>
          <w:rFonts w:ascii="Times New Roman" w:eastAsia="Times New Roman" w:hAnsi="Times New Roman" w:cs="Times New Roman"/>
        </w:rPr>
        <w:fldChar w:fldCharType="end"/>
      </w:r>
      <w:r>
        <w:rPr>
          <w:rFonts w:ascii="Times New Roman" w:eastAsia="Times New Roman" w:hAnsi="Times New Roman" w:cs="Times New Roman"/>
        </w:rPr>
        <w:t xml:space="preserve">. Coregonines occur broadly across northern latitudes and are an ideal group to test how cold-water fishes may adapt to climate-driven shifts in environmental variables such as water temperature. </w:t>
      </w:r>
      <w:r w:rsidR="00D077C7">
        <w:rPr>
          <w:rFonts w:ascii="Times New Roman" w:eastAsia="Times New Roman" w:hAnsi="Times New Roman" w:cs="Times New Roman"/>
        </w:rPr>
        <w:t xml:space="preserve"> </w:t>
      </w:r>
      <w:r>
        <w:rPr>
          <w:rFonts w:ascii="Times New Roman" w:eastAsia="Times New Roman" w:hAnsi="Times New Roman" w:cs="Times New Roman"/>
        </w:rPr>
        <w:t>Large-scale experimental studies may aid in understanding the adaptive thermal capacity of fishes from different latitudes and what level of adaptive response is needed to mitigate the effects of changing local environments</w:t>
      </w:r>
      <w:r w:rsidR="00D077C7">
        <w:rPr>
          <w:rFonts w:ascii="Times New Roman" w:eastAsia="Times New Roman" w:hAnsi="Times New Roman" w:cs="Times New Roman"/>
        </w:rPr>
        <w:t xml:space="preserve"> </w:t>
      </w:r>
      <w:r w:rsidR="00D077C7">
        <w:rPr>
          <w:rFonts w:ascii="Times New Roman" w:eastAsia="Times New Roman" w:hAnsi="Times New Roman" w:cs="Times New Roman"/>
        </w:rPr>
        <w:fldChar w:fldCharType="begin" w:fldLock="1"/>
      </w:r>
      <w:r w:rsidR="00F571E0">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D077C7">
        <w:rPr>
          <w:rFonts w:ascii="Times New Roman" w:eastAsia="Times New Roman" w:hAnsi="Times New Roman" w:cs="Times New Roman"/>
        </w:rPr>
        <w:fldChar w:fldCharType="separate"/>
      </w:r>
      <w:r w:rsidR="00D077C7" w:rsidRPr="00D077C7">
        <w:rPr>
          <w:rFonts w:ascii="Times New Roman" w:eastAsia="Times New Roman" w:hAnsi="Times New Roman" w:cs="Times New Roman"/>
          <w:noProof/>
        </w:rPr>
        <w:t>(Hoffmann and Sgrò 2011)</w:t>
      </w:r>
      <w:r w:rsidR="00D077C7">
        <w:rPr>
          <w:rFonts w:ascii="Times New Roman" w:eastAsia="Times New Roman" w:hAnsi="Times New Roman" w:cs="Times New Roman"/>
        </w:rPr>
        <w:fldChar w:fldCharType="end"/>
      </w:r>
      <w:r>
        <w:rPr>
          <w:rFonts w:ascii="Times New Roman" w:eastAsia="Times New Roman" w:hAnsi="Times New Roman" w:cs="Times New Roman"/>
        </w:rPr>
        <w:t>.</w:t>
      </w:r>
    </w:p>
    <w:p w14:paraId="61D39616" w14:textId="77777777" w:rsidR="00D077C7" w:rsidRDefault="00D077C7">
      <w:pPr>
        <w:spacing w:line="300" w:lineRule="auto"/>
        <w:rPr>
          <w:rFonts w:ascii="Times New Roman" w:eastAsia="Times New Roman" w:hAnsi="Times New Roman" w:cs="Times New Roman"/>
        </w:rPr>
      </w:pPr>
    </w:p>
    <w:p w14:paraId="0000001D" w14:textId="77777777" w:rsidR="0080229F" w:rsidRDefault="001758B4">
      <w:pPr>
        <w:spacing w:line="300" w:lineRule="auto"/>
        <w:rPr>
          <w:rFonts w:ascii="Times New Roman" w:eastAsia="Times New Roman" w:hAnsi="Times New Roman" w:cs="Times New Roman"/>
          <w:shd w:val="clear" w:color="auto" w:fill="D9EAD3"/>
        </w:rPr>
      </w:pPr>
      <w:r>
        <w:rPr>
          <w:rFonts w:ascii="Times New Roman" w:eastAsia="Times New Roman" w:hAnsi="Times New Roman" w:cs="Times New Roman"/>
          <w:shd w:val="clear" w:color="auto" w:fill="D9EAD3"/>
        </w:rPr>
        <w:lastRenderedPageBreak/>
        <w:t>Our objective was to experimentally analyze the response of early-life stage coregonines</w:t>
      </w:r>
      <w:sdt>
        <w:sdtPr>
          <w:tag w:val="goog_rdk_3"/>
          <w:id w:val="-1805004418"/>
        </w:sdtPr>
        <w:sdtContent>
          <w:commentRangeStart w:id="3"/>
        </w:sdtContent>
      </w:sdt>
      <w:sdt>
        <w:sdtPr>
          <w:tag w:val="goog_rdk_4"/>
          <w:id w:val="1185322402"/>
        </w:sdtPr>
        <w:sdtContent>
          <w:commentRangeStart w:id="4"/>
        </w:sdtContent>
      </w:sdt>
      <w:r>
        <w:rPr>
          <w:rFonts w:ascii="Times New Roman" w:eastAsia="Times New Roman" w:hAnsi="Times New Roman" w:cs="Times New Roman"/>
          <w:shd w:val="clear" w:color="auto" w:fill="D9EAD3"/>
        </w:rPr>
        <w:t>, within conspecifics across lake systems, between congeners within the same lake system, and among congeners across all lake systems, to a thermal gradient using a novel incubation method.</w:t>
      </w:r>
      <w:commentRangeEnd w:id="3"/>
      <w:r>
        <w:commentReference w:id="3"/>
      </w:r>
      <w:commentRangeEnd w:id="4"/>
      <w:r>
        <w:commentReference w:id="4"/>
      </w:r>
      <w:r>
        <w:rPr>
          <w:rFonts w:ascii="Times New Roman" w:eastAsia="Times New Roman" w:hAnsi="Times New Roman" w:cs="Times New Roman"/>
          <w:shd w:val="clear" w:color="auto" w:fill="D9EAD3"/>
        </w:rPr>
        <w:t xml:space="preserve"> We hypothesized that coregonines would have differential levels of phenotypic plasticity in life-history and morphological traits of embryos in response to warming winter incubation conditions based on their locally-adapted environments. We expect coregonines that share the same thermal environment to respond similarly and geographically distinct groups with different thermal environments to respond dissimilarly to increasing incubation temperatures. We predict that groups adapted to lower incubation water temperatures and longer winters would have more efficient physiological processes and higher flexibility in development rates, compared to groups living at warmer water temperatures and in locations with short winters.</w:t>
      </w:r>
    </w:p>
    <w:p w14:paraId="0000001E" w14:textId="77777777" w:rsidR="0080229F" w:rsidRDefault="0080229F">
      <w:pPr>
        <w:spacing w:line="300" w:lineRule="auto"/>
        <w:rPr>
          <w:rFonts w:ascii="Times New Roman" w:eastAsia="Times New Roman" w:hAnsi="Times New Roman" w:cs="Times New Roman"/>
        </w:rPr>
      </w:pPr>
    </w:p>
    <w:p w14:paraId="0000001F" w14:textId="77777777" w:rsidR="0080229F" w:rsidRDefault="001758B4">
      <w:pPr>
        <w:spacing w:line="300" w:lineRule="auto"/>
        <w:rPr>
          <w:rFonts w:ascii="Times New Roman" w:eastAsia="Times New Roman" w:hAnsi="Times New Roman" w:cs="Times New Roman"/>
          <w:b/>
        </w:rPr>
      </w:pPr>
      <w:r>
        <w:rPr>
          <w:rFonts w:ascii="Times New Roman" w:eastAsia="Times New Roman" w:hAnsi="Times New Roman" w:cs="Times New Roman"/>
          <w:b/>
        </w:rPr>
        <w:t>METHODS:</w:t>
      </w:r>
    </w:p>
    <w:p w14:paraId="00000020" w14:textId="77777777" w:rsidR="0080229F" w:rsidRDefault="001758B4">
      <w:pPr>
        <w:spacing w:line="300" w:lineRule="auto"/>
        <w:rPr>
          <w:rFonts w:ascii="Times New Roman" w:eastAsia="Times New Roman" w:hAnsi="Times New Roman" w:cs="Times New Roman"/>
          <w:u w:val="single"/>
        </w:rPr>
      </w:pPr>
      <w:r>
        <w:rPr>
          <w:rFonts w:ascii="Times New Roman" w:eastAsia="Times New Roman" w:hAnsi="Times New Roman" w:cs="Times New Roman"/>
          <w:u w:val="single"/>
        </w:rPr>
        <w:t>Study Species and Locations</w:t>
      </w:r>
    </w:p>
    <w:p w14:paraId="00000021"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We used a cross-lake, cross-continent, cross-species approach to evaluate the responses and thermal tolerances of coregonine embryos to changing thermal regimes. Wild-caught populations of cisco in Lake Superior (LS-Cisco; USA/Canada) and Lake Ontario (LO-Cisco; USA/Canada), and vendace (LK-Vendace) and European whitefish (LK-Whitefish) in Lake Southern Konnevesi (Finland; Figure 1) were sampled. </w:t>
      </w:r>
    </w:p>
    <w:p w14:paraId="00000022" w14:textId="77777777" w:rsidR="0080229F" w:rsidRDefault="0080229F">
      <w:pPr>
        <w:spacing w:line="300" w:lineRule="auto"/>
        <w:rPr>
          <w:rFonts w:ascii="Times New Roman" w:eastAsia="Times New Roman" w:hAnsi="Times New Roman" w:cs="Times New Roman"/>
          <w:shd w:val="clear" w:color="auto" w:fill="D9EAD3"/>
        </w:rPr>
      </w:pPr>
    </w:p>
    <w:p w14:paraId="00000023" w14:textId="2F268638" w:rsidR="0080229F" w:rsidRDefault="001758B4">
      <w:pPr>
        <w:spacing w:line="300" w:lineRule="auto"/>
        <w:rPr>
          <w:rFonts w:ascii="Times New Roman" w:eastAsia="Times New Roman" w:hAnsi="Times New Roman" w:cs="Times New Roman"/>
          <w:shd w:val="clear" w:color="auto" w:fill="D9EAD3"/>
        </w:rPr>
      </w:pPr>
      <w:r>
        <w:rPr>
          <w:rFonts w:ascii="Times New Roman" w:eastAsia="Times New Roman" w:hAnsi="Times New Roman" w:cs="Times New Roman"/>
          <w:shd w:val="clear" w:color="auto" w:fill="D9EAD3"/>
        </w:rPr>
        <w:t>Cisco (</w:t>
      </w:r>
      <w:r>
        <w:rPr>
          <w:rFonts w:ascii="Times New Roman" w:eastAsia="Times New Roman" w:hAnsi="Times New Roman" w:cs="Times New Roman"/>
          <w:i/>
          <w:shd w:val="clear" w:color="auto" w:fill="D9EAD3"/>
        </w:rPr>
        <w:t>Coregonus artedi</w:t>
      </w:r>
      <w:r>
        <w:rPr>
          <w:rFonts w:ascii="Times New Roman" w:eastAsia="Times New Roman" w:hAnsi="Times New Roman" w:cs="Times New Roman"/>
          <w:shd w:val="clear" w:color="auto" w:fill="D9EAD3"/>
        </w:rPr>
        <w:t xml:space="preserve">) are one of the most widespread of the North American species of coregonines </w:t>
      </w:r>
      <w:r w:rsidR="00F571E0">
        <w:rPr>
          <w:rFonts w:ascii="Times New Roman" w:eastAsia="Times New Roman" w:hAnsi="Times New Roman" w:cs="Times New Roman"/>
          <w:shd w:val="clear" w:color="auto" w:fill="D9EAD3"/>
        </w:rPr>
        <w:fldChar w:fldCharType="begin" w:fldLock="1"/>
      </w:r>
      <w:r w:rsidR="00F571E0">
        <w:rPr>
          <w:rFonts w:ascii="Times New Roman" w:eastAsia="Times New Roman" w:hAnsi="Times New Roman" w:cs="Times New Roman"/>
          <w:shd w:val="clear" w:color="auto" w:fill="D9EAD3"/>
        </w:rPr>
        <w:instrText>ADDIN CSL_CITATION {"citationItems":[{"id":"ITEM-1","itemData":{"author":[{"dropping-particle":"","family":"Eshenroder","given":"Randy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Sciences","id":"ITEM-1","issued":{"date-parts":[["2016"]]},"number-of-pages":"Miscellaneous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2016)","plainTextFormattedCitation":"(Eshenroder et al. 2016)","previouslyFormattedCitation":"(Eshenroder et al. 2016)"},"properties":{"noteIndex":0},"schema":"https://github.com/citation-style-language/schema/raw/master/csl-citation.json"}</w:instrText>
      </w:r>
      <w:r w:rsidR="00F571E0">
        <w:rPr>
          <w:rFonts w:ascii="Times New Roman" w:eastAsia="Times New Roman" w:hAnsi="Times New Roman" w:cs="Times New Roman"/>
          <w:shd w:val="clear" w:color="auto" w:fill="D9EAD3"/>
        </w:rPr>
        <w:fldChar w:fldCharType="separate"/>
      </w:r>
      <w:r w:rsidR="00F571E0" w:rsidRPr="00F571E0">
        <w:rPr>
          <w:rFonts w:ascii="Times New Roman" w:eastAsia="Times New Roman" w:hAnsi="Times New Roman" w:cs="Times New Roman"/>
          <w:noProof/>
          <w:shd w:val="clear" w:color="auto" w:fill="D9EAD3"/>
        </w:rPr>
        <w:t>(Eshenroder et al. 2016)</w:t>
      </w:r>
      <w:r w:rsidR="00F571E0">
        <w:rPr>
          <w:rFonts w:ascii="Times New Roman" w:eastAsia="Times New Roman" w:hAnsi="Times New Roman" w:cs="Times New Roman"/>
          <w:shd w:val="clear" w:color="auto" w:fill="D9EAD3"/>
        </w:rPr>
        <w:fldChar w:fldCharType="end"/>
      </w:r>
      <w:r w:rsidR="00F571E0">
        <w:rPr>
          <w:rFonts w:ascii="Times New Roman" w:eastAsia="Times New Roman" w:hAnsi="Times New Roman" w:cs="Times New Roman"/>
          <w:shd w:val="clear" w:color="auto" w:fill="D9EAD3"/>
        </w:rPr>
        <w:t xml:space="preserve"> </w:t>
      </w:r>
      <w:r>
        <w:rPr>
          <w:rFonts w:ascii="Times New Roman" w:eastAsia="Times New Roman" w:hAnsi="Times New Roman" w:cs="Times New Roman"/>
          <w:shd w:val="clear" w:color="auto" w:fill="D9EAD3"/>
        </w:rPr>
        <w:t>and were one of the most abundant fish in the Great Lakes</w:t>
      </w:r>
      <w:r w:rsidR="00F571E0">
        <w:rPr>
          <w:rFonts w:ascii="Times New Roman" w:eastAsia="Times New Roman" w:hAnsi="Times New Roman" w:cs="Times New Roman"/>
          <w:shd w:val="clear" w:color="auto" w:fill="D9EAD3"/>
        </w:rPr>
        <w:t xml:space="preserve"> </w:t>
      </w:r>
      <w:r w:rsidR="00F571E0">
        <w:rPr>
          <w:rFonts w:ascii="Times New Roman" w:eastAsia="Times New Roman" w:hAnsi="Times New Roman" w:cs="Times New Roman"/>
          <w:shd w:val="clear" w:color="auto" w:fill="D9EAD3"/>
        </w:rPr>
        <w:fldChar w:fldCharType="begin" w:fldLock="1"/>
      </w:r>
      <w:r w:rsidR="00F571E0">
        <w:rPr>
          <w:rFonts w:ascii="Times New Roman" w:eastAsia="Times New Roman" w:hAnsi="Times New Roman" w:cs="Times New Roman"/>
          <w:shd w:val="clear" w:color="auto" w:fill="D9EAD3"/>
        </w:rPr>
        <w:instrText>ADDIN CSL_CITATION {"citationItems":[{"id":"ITEM-1","itemData":{"author":[{"dropping-particle":"","family":"Yule","given":"Daniel L","non-dropping-particle":"","parse-names":false,"suffix":""},{"dropping-particle":"","family":"Moore","given":"Seth A","non-dropping-particle":"","parse-names":false,"suffix":""},{"dropping-particle":"","family":"Ebener","given":"Mark P","non-dropping-particle":"","parse-names":false,"suffix":""},{"dropping-particle":"","family":"Claramunt","given":"Randall M","non-dropping-particle":"","parse-names":false,"suffix":""},{"dropping-particle":"","family":"Pratt","given":"Thomas C","non-dropping-particle":"","parse-names":false,"suffix":""},{"dropping-particle":"","family":"Salawater","given":"Lorrie L","non-dropping-particle":"","parse-names":false,"suffix":""},{"dropping-particle":"","family":"Connerton","given":"Michael J","non-dropping-particle":"","parse-names":false,"suffix":""}],"container-title":"Advances in Limnology","id":"ITEM-1","issued":{"date-parts":[["2013"]]},"page":"119-132","publisher":"Schweizerbart'sche Verlagsbuchhandlung","title":"Morphometric variation among spawning cisco aggregations in the Laurentian Great Lakes: are historic forms still present","type":"article-journal","volume":"64"},"uris":["http://www.mendeley.com/documents/?uuid=1acc3a61-61f0-4d12-a43c-1469382a916c"]}],"mendeley":{"formattedCitation":"(Yule et al. 2013)","plainTextFormattedCitation":"(Yule et al. 2013)","previouslyFormattedCitation":"(Yule et al. 2013)"},"properties":{"noteIndex":0},"schema":"https://github.com/citation-style-language/schema/raw/master/csl-citation.json"}</w:instrText>
      </w:r>
      <w:r w:rsidR="00F571E0">
        <w:rPr>
          <w:rFonts w:ascii="Times New Roman" w:eastAsia="Times New Roman" w:hAnsi="Times New Roman" w:cs="Times New Roman"/>
          <w:shd w:val="clear" w:color="auto" w:fill="D9EAD3"/>
        </w:rPr>
        <w:fldChar w:fldCharType="separate"/>
      </w:r>
      <w:r w:rsidR="00F571E0" w:rsidRPr="00F571E0">
        <w:rPr>
          <w:rFonts w:ascii="Times New Roman" w:eastAsia="Times New Roman" w:hAnsi="Times New Roman" w:cs="Times New Roman"/>
          <w:noProof/>
          <w:shd w:val="clear" w:color="auto" w:fill="D9EAD3"/>
        </w:rPr>
        <w:t>(Yule et al. 2013)</w:t>
      </w:r>
      <w:r w:rsidR="00F571E0">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Cisco are found in north-central to eastern United States and throughout most of Canada, with the lower Great Lakes close to the southern range extent</w:t>
      </w:r>
      <w:r w:rsidR="00F571E0">
        <w:rPr>
          <w:rFonts w:ascii="Times New Roman" w:eastAsia="Times New Roman" w:hAnsi="Times New Roman" w:cs="Times New Roman"/>
          <w:shd w:val="clear" w:color="auto" w:fill="D9EAD3"/>
        </w:rPr>
        <w:t xml:space="preserve"> </w:t>
      </w:r>
      <w:r w:rsidR="00F571E0">
        <w:rPr>
          <w:rFonts w:ascii="Times New Roman" w:eastAsia="Times New Roman" w:hAnsi="Times New Roman" w:cs="Times New Roman"/>
          <w:shd w:val="clear" w:color="auto" w:fill="D9EAD3"/>
        </w:rPr>
        <w:fldChar w:fldCharType="begin" w:fldLock="1"/>
      </w:r>
      <w:r w:rsidR="00F571E0">
        <w:rPr>
          <w:rFonts w:ascii="Times New Roman" w:eastAsia="Times New Roman" w:hAnsi="Times New Roman" w:cs="Times New Roman"/>
          <w:shd w:val="clear" w:color="auto" w:fill="D9EAD3"/>
        </w:rPr>
        <w:instrText>ADDIN CSL_CITATION {"citationItems":[{"id":"ITEM-1","itemData":{"author":[{"dropping-particle":"","family":"Scott","given":"W B","non-dropping-particle":"","parse-names":false,"suffix":""},{"dropping-particle":"","family":"Crossman","given":"E J","non-dropping-particle":"","parse-names":false,"suffix":""}],"id":"ITEM-1","issued":{"date-parts":[["1973"]]},"title":"Freshwater Fishes of Canada; Bulletin 184","type":"book"},"uris":["http://www.mendeley.com/documents/?uuid=ab156e3c-e9dd-4fc8-8f5c-05dec381b98e"]}],"mendeley":{"formattedCitation":"(Scott and Crossman 1973)","plainTextFormattedCitation":"(Scott and Crossman 1973)","previouslyFormattedCitation":"(Scott and Crossman 1973)"},"properties":{"noteIndex":0},"schema":"https://github.com/citation-style-language/schema/raw/master/csl-citation.json"}</w:instrText>
      </w:r>
      <w:r w:rsidR="00F571E0">
        <w:rPr>
          <w:rFonts w:ascii="Times New Roman" w:eastAsia="Times New Roman" w:hAnsi="Times New Roman" w:cs="Times New Roman"/>
          <w:shd w:val="clear" w:color="auto" w:fill="D9EAD3"/>
        </w:rPr>
        <w:fldChar w:fldCharType="separate"/>
      </w:r>
      <w:r w:rsidR="00F571E0" w:rsidRPr="00F571E0">
        <w:rPr>
          <w:rFonts w:ascii="Times New Roman" w:eastAsia="Times New Roman" w:hAnsi="Times New Roman" w:cs="Times New Roman"/>
          <w:noProof/>
          <w:shd w:val="clear" w:color="auto" w:fill="D9EAD3"/>
        </w:rPr>
        <w:t>(Scott and Crossman 1973)</w:t>
      </w:r>
      <w:r w:rsidR="00F571E0">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Cisco spawning is initiated when water temperatures reach 4-5°C</w:t>
      </w:r>
      <w:r w:rsidR="00F571E0">
        <w:rPr>
          <w:rFonts w:ascii="Times New Roman" w:eastAsia="Times New Roman" w:hAnsi="Times New Roman" w:cs="Times New Roman"/>
          <w:shd w:val="clear" w:color="auto" w:fill="D9EAD3"/>
        </w:rPr>
        <w:t xml:space="preserve"> </w:t>
      </w:r>
      <w:r w:rsidR="00F571E0">
        <w:rPr>
          <w:rFonts w:ascii="Times New Roman" w:eastAsia="Times New Roman" w:hAnsi="Times New Roman" w:cs="Times New Roman"/>
          <w:shd w:val="clear" w:color="auto" w:fill="D9EAD3"/>
        </w:rPr>
        <w:fldChar w:fldCharType="begin" w:fldLock="1"/>
      </w:r>
      <w:r w:rsidR="00F571E0">
        <w:rPr>
          <w:rFonts w:ascii="Times New Roman" w:eastAsia="Times New Roman" w:hAnsi="Times New Roman" w:cs="Times New Roman"/>
          <w:shd w:val="clear" w:color="auto" w:fill="D9EAD3"/>
        </w:rPr>
        <w:instrText>ADDIN CSL_CITATION {"citationItems":[{"id":"ITEM-1","itemData":{"author":[{"dropping-particle":"","family":"Eshenroder","given":"Randy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Sciences","id":"ITEM-1","issued":{"date-parts":[["2016"]]},"number-of-pages":"Miscellaneous Publication 2016-01","publisher":"Great Lakes Fishery Commission","title":"Ciscoes (Coregonus, subgenus Leucichthys) of the Laurentian Great Lakes and Lake Nipigon","type":"report"},"uris":["http://www.mendeley.com/documents/?uuid=0e56fe57-85ae-39a9-bb55-47e621d5bd67"]},{"id":"ITEM-2","itemData":{"author":[{"dropping-particle":"","family":"Pritchard","given":"Andrew L.","non-dropping-particle":"","parse-names":false,"suffix":""}],"container-title":"Contributions to Canadian Biology and Fisheries","id":"ITEM-2","issue":"1","issued":{"date-parts":[["1931"]]},"page":"225–240","publisher":"University of Toronto","title":"Spawning habits and fry of the cisco (&lt;i&gt;Leucichthys artedi&lt;/i&gt;) in Lake Ontario","type":"article-journal","volume":"6"},"uris":["http://www.mendeley.com/documents/?uuid=07f68c3b-5473-37e6-b0eb-de7f03233667"]}],"mendeley":{"formattedCitation":"(Pritchard 1931, Eshenroder et al. 2016)","plainTextFormattedCitation":"(Pritchard 1931, Eshenroder et al. 2016)","previouslyFormattedCitation":"(Pritchard 1931, Eshenroder et al. 2016)"},"properties":{"noteIndex":0},"schema":"https://github.com/citation-style-language/schema/raw/master/csl-citation.json"}</w:instrText>
      </w:r>
      <w:r w:rsidR="00F571E0">
        <w:rPr>
          <w:rFonts w:ascii="Times New Roman" w:eastAsia="Times New Roman" w:hAnsi="Times New Roman" w:cs="Times New Roman"/>
          <w:shd w:val="clear" w:color="auto" w:fill="D9EAD3"/>
        </w:rPr>
        <w:fldChar w:fldCharType="separate"/>
      </w:r>
      <w:r w:rsidR="00F571E0" w:rsidRPr="00F571E0">
        <w:rPr>
          <w:rFonts w:ascii="Times New Roman" w:eastAsia="Times New Roman" w:hAnsi="Times New Roman" w:cs="Times New Roman"/>
          <w:noProof/>
          <w:shd w:val="clear" w:color="auto" w:fill="D9EAD3"/>
        </w:rPr>
        <w:t>(Pritchard 1931, Eshenroder et al. 2016)</w:t>
      </w:r>
      <w:r w:rsidR="00F571E0">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xml:space="preserve">. Cisco populations use different spawning habitat and depths. Spawning can occur at depths ranging from 1-3 </w:t>
      </w:r>
      <w:proofErr w:type="spellStart"/>
      <w:r>
        <w:rPr>
          <w:rFonts w:ascii="Times New Roman" w:eastAsia="Times New Roman" w:hAnsi="Times New Roman" w:cs="Times New Roman"/>
          <w:shd w:val="clear" w:color="auto" w:fill="D9EAD3"/>
        </w:rPr>
        <w:t>m over</w:t>
      </w:r>
      <w:proofErr w:type="spellEnd"/>
      <w:r>
        <w:rPr>
          <w:rFonts w:ascii="Times New Roman" w:eastAsia="Times New Roman" w:hAnsi="Times New Roman" w:cs="Times New Roman"/>
          <w:shd w:val="clear" w:color="auto" w:fill="D9EAD3"/>
        </w:rPr>
        <w:t xml:space="preserve"> bedrock shoals in Lake Ontario</w:t>
      </w:r>
      <w:r w:rsidR="00F571E0">
        <w:rPr>
          <w:rFonts w:ascii="Times New Roman" w:eastAsia="Times New Roman" w:hAnsi="Times New Roman" w:cs="Times New Roman"/>
          <w:shd w:val="clear" w:color="auto" w:fill="D9EAD3"/>
        </w:rPr>
        <w:t xml:space="preserve"> </w:t>
      </w:r>
      <w:r w:rsidR="00F571E0">
        <w:rPr>
          <w:rFonts w:ascii="Times New Roman" w:eastAsia="Times New Roman" w:hAnsi="Times New Roman" w:cs="Times New Roman"/>
          <w:shd w:val="clear" w:color="auto" w:fill="D9EAD3"/>
        </w:rPr>
        <w:fldChar w:fldCharType="begin" w:fldLock="1"/>
      </w:r>
      <w:r w:rsidR="00F571E0">
        <w:rPr>
          <w:rFonts w:ascii="Times New Roman" w:eastAsia="Times New Roman" w:hAnsi="Times New Roman" w:cs="Times New Roman"/>
          <w:shd w:val="clear" w:color="auto" w:fill="D9EAD3"/>
        </w:rPr>
        <w:instrText>ADDIN CSL_CITATION {"citationItems":[{"id":"ITEM-1","itemData":{"author":[{"dropping-particle":"","family":"Pritchard","given":"Andrew L.","non-dropping-particle":"","parse-names":false,"suffix":""}],"container-title":"Contributions to Canadian Biology and Fisheries","id":"ITEM-1","issue":"1","issued":{"date-parts":[["1931"]]},"page":"225–240","publisher":"University of Toronto","title":"Spawning habits and fry of the cisco (&lt;i&gt;Leucichthys artedi&lt;/i&gt;) in Lake Ontario","type":"article-journal","volume":"6"},"uris":["http://www.mendeley.com/documents/?uuid=07f68c3b-5473-37e6-b0eb-de7f03233667"]},{"id":"ITEM-2","itemData":{"author":[{"dropping-particle":"","family":"Paufve","given":"Matthew","non-dropping-particle":"","parse-names":false,"suffix":""}],"id":"ITEM-2","issued":{"date-parts":[["2019"]]},"title":"Diversity in spawning habitat across Great Lakes Cisco populations","type":"article-journal"},"uris":["http://www.mendeley.com/documents/?uuid=259b0f0d-18b9-4c74-9df3-cabd02dbe234"]}],"mendeley":{"formattedCitation":"(Pritchard 1931, Paufve 2019)","plainTextFormattedCitation":"(Pritchard 1931, Paufve 2019)","previouslyFormattedCitation":"(Pritchard 1931, Paufve 2019)"},"properties":{"noteIndex":0},"schema":"https://github.com/citation-style-language/schema/raw/master/csl-citation.json"}</w:instrText>
      </w:r>
      <w:r w:rsidR="00F571E0">
        <w:rPr>
          <w:rFonts w:ascii="Times New Roman" w:eastAsia="Times New Roman" w:hAnsi="Times New Roman" w:cs="Times New Roman"/>
          <w:shd w:val="clear" w:color="auto" w:fill="D9EAD3"/>
        </w:rPr>
        <w:fldChar w:fldCharType="separate"/>
      </w:r>
      <w:r w:rsidR="00F571E0" w:rsidRPr="00F571E0">
        <w:rPr>
          <w:rFonts w:ascii="Times New Roman" w:eastAsia="Times New Roman" w:hAnsi="Times New Roman" w:cs="Times New Roman"/>
          <w:noProof/>
          <w:shd w:val="clear" w:color="auto" w:fill="D9EAD3"/>
        </w:rPr>
        <w:t>(Pritchard 1931, Paufve 2019)</w:t>
      </w:r>
      <w:r w:rsidR="00F571E0">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xml:space="preserve"> and at depths of 64 </w:t>
      </w:r>
      <w:proofErr w:type="spellStart"/>
      <w:r>
        <w:rPr>
          <w:rFonts w:ascii="Times New Roman" w:eastAsia="Times New Roman" w:hAnsi="Times New Roman" w:cs="Times New Roman"/>
          <w:shd w:val="clear" w:color="auto" w:fill="D9EAD3"/>
        </w:rPr>
        <w:t>m over</w:t>
      </w:r>
      <w:proofErr w:type="spellEnd"/>
      <w:r>
        <w:rPr>
          <w:rFonts w:ascii="Times New Roman" w:eastAsia="Times New Roman" w:hAnsi="Times New Roman" w:cs="Times New Roman"/>
          <w:shd w:val="clear" w:color="auto" w:fill="D9EAD3"/>
        </w:rPr>
        <w:t xml:space="preserve"> soft sediment in Lake Superior</w:t>
      </w:r>
      <w:r w:rsidR="00F571E0">
        <w:rPr>
          <w:rFonts w:ascii="Times New Roman" w:eastAsia="Times New Roman" w:hAnsi="Times New Roman" w:cs="Times New Roman"/>
          <w:shd w:val="clear" w:color="auto" w:fill="D9EAD3"/>
        </w:rPr>
        <w:t xml:space="preserve"> </w:t>
      </w:r>
      <w:r w:rsidR="00F571E0">
        <w:rPr>
          <w:rFonts w:ascii="Times New Roman" w:eastAsia="Times New Roman" w:hAnsi="Times New Roman" w:cs="Times New Roman"/>
          <w:shd w:val="clear" w:color="auto" w:fill="D9EAD3"/>
        </w:rPr>
        <w:fldChar w:fldCharType="begin" w:fldLock="1"/>
      </w:r>
      <w:r w:rsidR="00F571E0">
        <w:rPr>
          <w:rFonts w:ascii="Times New Roman" w:eastAsia="Times New Roman" w:hAnsi="Times New Roman" w:cs="Times New Roman"/>
          <w:shd w:val="clear" w:color="auto" w:fill="D9EAD3"/>
        </w:rPr>
        <w:instrText>ADDIN CSL_CITATION {"citationItems":[{"id":"ITEM-1","itemData":{"author":[{"dropping-particle":"","family":"Dryer","given":"William R","non-dropping-particle":"","parse-names":false,"suffix":""},{"dropping-particle":"","family":"Beil","given":"Joseph","non-dropping-particle":"","parse-names":false,"suffix":""}],"container-title":"Fish. Bull","id":"ITEM-1","issue":"3","issued":{"date-parts":[["1964"]]},"page":"493-530","title":"Life history of lake herring in Lake Superior","type":"article-journal","volume":"63"},"uris":["http://www.mendeley.com/documents/?uuid=ed6aa534-3af0-4c02-b1f9-4566635495b3"]},{"id":"ITEM-2","itemData":{"author":[{"dropping-particle":"","family":"Paufve","given":"Matthew","non-dropping-particle":"","parse-names":false,"suffix":""}],"id":"ITEM-2","issued":{"date-parts":[["2019"]]},"title":"Diversity in spawning habitat across Great Lakes Cisco populations","type":"article-journal"},"uris":["http://www.mendeley.com/documents/?uuid=259b0f0d-18b9-4c74-9df3-cabd02dbe234"]}],"mendeley":{"formattedCitation":"(Dryer and Beil 1964, Paufve 2019)","plainTextFormattedCitation":"(Dryer and Beil 1964, Paufve 2019)","previouslyFormattedCitation":"(Dryer and Beil 1964, Paufve 2019)"},"properties":{"noteIndex":0},"schema":"https://github.com/citation-style-language/schema/raw/master/csl-citation.json"}</w:instrText>
      </w:r>
      <w:r w:rsidR="00F571E0">
        <w:rPr>
          <w:rFonts w:ascii="Times New Roman" w:eastAsia="Times New Roman" w:hAnsi="Times New Roman" w:cs="Times New Roman"/>
          <w:shd w:val="clear" w:color="auto" w:fill="D9EAD3"/>
        </w:rPr>
        <w:fldChar w:fldCharType="separate"/>
      </w:r>
      <w:r w:rsidR="00F571E0" w:rsidRPr="00F571E0">
        <w:rPr>
          <w:rFonts w:ascii="Times New Roman" w:eastAsia="Times New Roman" w:hAnsi="Times New Roman" w:cs="Times New Roman"/>
          <w:noProof/>
          <w:shd w:val="clear" w:color="auto" w:fill="D9EAD3"/>
        </w:rPr>
        <w:t>(Dryer and Beil 1964, Paufve 2019)</w:t>
      </w:r>
      <w:r w:rsidR="00F571E0">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xml:space="preserve">. Thermal optima for normal cisco embryo development is between 2 and 8°C </w:t>
      </w:r>
      <w:r w:rsidR="00F571E0">
        <w:rPr>
          <w:rFonts w:ascii="Times New Roman" w:eastAsia="Times New Roman" w:hAnsi="Times New Roman" w:cs="Times New Roman"/>
          <w:shd w:val="clear" w:color="auto" w:fill="D9EAD3"/>
        </w:rPr>
        <w:fldChar w:fldCharType="begin" w:fldLock="1"/>
      </w:r>
      <w:r w:rsidR="00F571E0">
        <w:rPr>
          <w:rFonts w:ascii="Times New Roman" w:eastAsia="Times New Roman" w:hAnsi="Times New Roman" w:cs="Times New Roman"/>
          <w:shd w:val="clear" w:color="auto" w:fill="D9EAD3"/>
        </w:rPr>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temperatures","type":"article-journal","volume":"42"},"uris":["http://www.mendeley.com/documents/?uuid=8d41bcb9-6364-48ec-8c5f-7bdaf99688fa"]}],"mendeley":{"formattedCitation":"(Colby and Brooke 1970, Brooke and Colby 1980)","plainTextFormattedCitation":"(Colby and Brooke 1970, Brooke and Colby 1980)","previouslyFormattedCitation":"(Colby and Brooke 1970, Brooke and Colby 1980)"},"properties":{"noteIndex":0},"schema":"https://github.com/citation-style-language/schema/raw/master/csl-citation.json"}</w:instrText>
      </w:r>
      <w:r w:rsidR="00F571E0">
        <w:rPr>
          <w:rFonts w:ascii="Times New Roman" w:eastAsia="Times New Roman" w:hAnsi="Times New Roman" w:cs="Times New Roman"/>
          <w:shd w:val="clear" w:color="auto" w:fill="D9EAD3"/>
        </w:rPr>
        <w:fldChar w:fldCharType="separate"/>
      </w:r>
      <w:r w:rsidR="00F571E0" w:rsidRPr="00F571E0">
        <w:rPr>
          <w:rFonts w:ascii="Times New Roman" w:eastAsia="Times New Roman" w:hAnsi="Times New Roman" w:cs="Times New Roman"/>
          <w:noProof/>
          <w:shd w:val="clear" w:color="auto" w:fill="D9EAD3"/>
        </w:rPr>
        <w:t>(Colby and Brooke 1970, Brooke and Colby 1980)</w:t>
      </w:r>
      <w:r w:rsidR="00F571E0">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xml:space="preserve">. However, temperature data at historical spawning grounds indicate that incubations typically occur between 1 and 4°C, with Lake Ontario warmer than Lake Superior (Figure X; unpublished data). </w:t>
      </w:r>
    </w:p>
    <w:p w14:paraId="00000024" w14:textId="77777777" w:rsidR="0080229F" w:rsidRDefault="0080229F">
      <w:pPr>
        <w:spacing w:line="300" w:lineRule="auto"/>
        <w:rPr>
          <w:rFonts w:ascii="Times New Roman" w:eastAsia="Times New Roman" w:hAnsi="Times New Roman" w:cs="Times New Roman"/>
          <w:shd w:val="clear" w:color="auto" w:fill="D9EAD3"/>
        </w:rPr>
      </w:pPr>
    </w:p>
    <w:p w14:paraId="00000025" w14:textId="77777777" w:rsidR="0080229F" w:rsidRDefault="00F571E0">
      <w:pPr>
        <w:spacing w:line="300" w:lineRule="auto"/>
        <w:rPr>
          <w:rFonts w:ascii="Times New Roman" w:eastAsia="Times New Roman" w:hAnsi="Times New Roman" w:cs="Times New Roman"/>
          <w:i/>
          <w:shd w:val="clear" w:color="auto" w:fill="D9EAD3"/>
        </w:rPr>
      </w:pPr>
      <w:sdt>
        <w:sdtPr>
          <w:tag w:val="goog_rdk_5"/>
          <w:id w:val="-1201706562"/>
        </w:sdtPr>
        <w:sdtContent>
          <w:commentRangeStart w:id="5"/>
        </w:sdtContent>
      </w:sdt>
      <w:r w:rsidR="001758B4">
        <w:rPr>
          <w:rFonts w:ascii="Times New Roman" w:eastAsia="Times New Roman" w:hAnsi="Times New Roman" w:cs="Times New Roman"/>
          <w:shd w:val="clear" w:color="auto" w:fill="D9EAD3"/>
        </w:rPr>
        <w:t>Vendace (</w:t>
      </w:r>
      <w:r w:rsidR="001758B4">
        <w:rPr>
          <w:rFonts w:ascii="Times New Roman" w:eastAsia="Times New Roman" w:hAnsi="Times New Roman" w:cs="Times New Roman"/>
          <w:i/>
          <w:shd w:val="clear" w:color="auto" w:fill="D9EAD3"/>
        </w:rPr>
        <w:t xml:space="preserve">C. </w:t>
      </w:r>
      <w:proofErr w:type="spellStart"/>
      <w:r w:rsidR="001758B4">
        <w:rPr>
          <w:rFonts w:ascii="Times New Roman" w:eastAsia="Times New Roman" w:hAnsi="Times New Roman" w:cs="Times New Roman"/>
          <w:i/>
          <w:shd w:val="clear" w:color="auto" w:fill="D9EAD3"/>
        </w:rPr>
        <w:t>albula</w:t>
      </w:r>
      <w:proofErr w:type="spellEnd"/>
      <w:r w:rsidR="001758B4">
        <w:rPr>
          <w:rFonts w:ascii="Times New Roman" w:eastAsia="Times New Roman" w:hAnsi="Times New Roman" w:cs="Times New Roman"/>
          <w:i/>
          <w:shd w:val="clear" w:color="auto" w:fill="D9EAD3"/>
        </w:rPr>
        <w:t>)</w:t>
      </w:r>
    </w:p>
    <w:p w14:paraId="00000026" w14:textId="77777777" w:rsidR="0080229F" w:rsidRDefault="001758B4">
      <w:pPr>
        <w:spacing w:line="300" w:lineRule="auto"/>
        <w:rPr>
          <w:rFonts w:ascii="Times New Roman" w:eastAsia="Times New Roman" w:hAnsi="Times New Roman" w:cs="Times New Roman"/>
          <w:color w:val="FF0000"/>
        </w:rPr>
      </w:pPr>
      <w:r>
        <w:rPr>
          <w:rFonts w:ascii="Times New Roman" w:eastAsia="Times New Roman" w:hAnsi="Times New Roman" w:cs="Times New Roman"/>
          <w:shd w:val="clear" w:color="auto" w:fill="D9EAD3"/>
        </w:rPr>
        <w:t>European whitefish (</w:t>
      </w:r>
      <w:r>
        <w:rPr>
          <w:rFonts w:ascii="Times New Roman" w:eastAsia="Times New Roman" w:hAnsi="Times New Roman" w:cs="Times New Roman"/>
          <w:i/>
          <w:shd w:val="clear" w:color="auto" w:fill="D9EAD3"/>
        </w:rPr>
        <w:t xml:space="preserve">C. </w:t>
      </w:r>
      <w:proofErr w:type="spellStart"/>
      <w:r>
        <w:rPr>
          <w:rFonts w:ascii="Times New Roman" w:eastAsia="Times New Roman" w:hAnsi="Times New Roman" w:cs="Times New Roman"/>
          <w:i/>
          <w:shd w:val="clear" w:color="auto" w:fill="D9EAD3"/>
        </w:rPr>
        <w:t>lavaretus</w:t>
      </w:r>
      <w:proofErr w:type="spellEnd"/>
      <w:r>
        <w:rPr>
          <w:rFonts w:ascii="Times New Roman" w:eastAsia="Times New Roman" w:hAnsi="Times New Roman" w:cs="Times New Roman"/>
          <w:i/>
          <w:shd w:val="clear" w:color="auto" w:fill="D9EAD3"/>
        </w:rPr>
        <w:t>)</w:t>
      </w:r>
      <w:commentRangeEnd w:id="5"/>
      <w:r>
        <w:commentReference w:id="5"/>
      </w:r>
    </w:p>
    <w:p w14:paraId="00000027" w14:textId="77777777" w:rsidR="0080229F" w:rsidRDefault="00F571E0">
      <w:pPr>
        <w:spacing w:line="300" w:lineRule="auto"/>
        <w:rPr>
          <w:rFonts w:ascii="Times New Roman" w:eastAsia="Times New Roman" w:hAnsi="Times New Roman" w:cs="Times New Roman"/>
          <w:i/>
          <w:shd w:val="clear" w:color="auto" w:fill="D9EAD3"/>
        </w:rPr>
      </w:pPr>
      <w:sdt>
        <w:sdtPr>
          <w:tag w:val="goog_rdk_6"/>
          <w:id w:val="-262231099"/>
        </w:sdtPr>
        <w:sdtContent>
          <w:commentRangeStart w:id="6"/>
        </w:sdtContent>
      </w:sdt>
      <w:r w:rsidR="001758B4">
        <w:rPr>
          <w:rFonts w:ascii="Times New Roman" w:eastAsia="Times New Roman" w:hAnsi="Times New Roman" w:cs="Times New Roman"/>
          <w:noProof/>
          <w:color w:val="FF0000"/>
        </w:rPr>
        <w:drawing>
          <wp:inline distT="114300" distB="114300" distL="114300" distR="114300" wp14:anchorId="718F1EB2" wp14:editId="1A99914C">
            <wp:extent cx="5129213" cy="2992041"/>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129213" cy="2992041"/>
                    </a:xfrm>
                    <a:prstGeom prst="rect">
                      <a:avLst/>
                    </a:prstGeom>
                    <a:ln/>
                  </pic:spPr>
                </pic:pic>
              </a:graphicData>
            </a:graphic>
          </wp:inline>
        </w:drawing>
      </w:r>
      <w:commentRangeEnd w:id="6"/>
      <w:r w:rsidR="001758B4">
        <w:commentReference w:id="6"/>
      </w:r>
    </w:p>
    <w:p w14:paraId="00000028" w14:textId="77777777" w:rsidR="0080229F" w:rsidRDefault="001758B4">
      <w:pPr>
        <w:spacing w:line="300" w:lineRule="auto"/>
        <w:rPr>
          <w:rFonts w:ascii="Times New Roman" w:eastAsia="Times New Roman" w:hAnsi="Times New Roman" w:cs="Times New Roman"/>
          <w:u w:val="single"/>
        </w:rPr>
      </w:pPr>
      <w:r>
        <w:rPr>
          <w:rFonts w:ascii="Times New Roman" w:eastAsia="Times New Roman" w:hAnsi="Times New Roman" w:cs="Times New Roman"/>
          <w:u w:val="single"/>
        </w:rPr>
        <w:t>Adult Collections</w:t>
      </w:r>
    </w:p>
    <w:p w14:paraId="00000029"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Adults were sampled using gillnets in Lake Superior, trap nets in Lake Ontario, and seines in Lake Southern Konnevesi. Adult field collections occurred during coregonine spawning periods for Lake Ontario and Lake Superior. On Lake Southern Konnevesi, adults were collected prior to spawning and stored in an aquaculture pool with water fed directly from the lake until spawning was initiated. All sampling, fertilization, and experimental work for study groups on each continent were conducted at a single laboratory in North America (University of Vermont (UVM), USA) and Europe (University of </w:t>
      </w:r>
      <w:proofErr w:type="spellStart"/>
      <w:r>
        <w:rPr>
          <w:rFonts w:ascii="Times New Roman" w:eastAsia="Times New Roman" w:hAnsi="Times New Roman" w:cs="Times New Roman"/>
        </w:rPr>
        <w:t>Jyväskylä</w:t>
      </w:r>
      <w:proofErr w:type="spellEnd"/>
      <w:r>
        <w:rPr>
          <w:rFonts w:ascii="Times New Roman" w:eastAsia="Times New Roman" w:hAnsi="Times New Roman" w:cs="Times New Roman"/>
        </w:rPr>
        <w:t xml:space="preserve"> (JYU), Finland). Experiments were performed during the 2018-19 season in Finland and the 2019-20 season in the USA.</w:t>
      </w:r>
    </w:p>
    <w:p w14:paraId="0000002A" w14:textId="77777777" w:rsidR="0080229F" w:rsidRDefault="0080229F">
      <w:pPr>
        <w:spacing w:line="300" w:lineRule="auto"/>
        <w:rPr>
          <w:rFonts w:ascii="Times New Roman" w:eastAsia="Times New Roman" w:hAnsi="Times New Roman" w:cs="Times New Roman"/>
        </w:rPr>
      </w:pPr>
    </w:p>
    <w:p w14:paraId="0000002B"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For clarity, our operational use of a study group is to represent a single species within a single lake (</w:t>
      </w:r>
      <w:r>
        <w:rPr>
          <w:rFonts w:ascii="Times New Roman" w:eastAsia="Times New Roman" w:hAnsi="Times New Roman" w:cs="Times New Roman"/>
          <w:i/>
        </w:rPr>
        <w:t>e.g.,</w:t>
      </w:r>
      <w:r>
        <w:rPr>
          <w:rFonts w:ascii="Times New Roman" w:eastAsia="Times New Roman" w:hAnsi="Times New Roman" w:cs="Times New Roman"/>
        </w:rPr>
        <w:t xml:space="preserve"> cisco in Lake Superior).</w:t>
      </w:r>
    </w:p>
    <w:p w14:paraId="0000002C" w14:textId="77777777" w:rsidR="0080229F" w:rsidRDefault="0080229F">
      <w:pPr>
        <w:spacing w:line="300" w:lineRule="auto"/>
        <w:rPr>
          <w:rFonts w:ascii="Times New Roman" w:eastAsia="Times New Roman" w:hAnsi="Times New Roman" w:cs="Times New Roman"/>
        </w:rPr>
      </w:pPr>
    </w:p>
    <w:p w14:paraId="0000002D" w14:textId="77777777" w:rsidR="0080229F" w:rsidRDefault="001758B4">
      <w:pPr>
        <w:spacing w:line="300" w:lineRule="auto"/>
        <w:rPr>
          <w:rFonts w:ascii="Times New Roman" w:eastAsia="Times New Roman" w:hAnsi="Times New Roman" w:cs="Times New Roman"/>
          <w:u w:val="single"/>
        </w:rPr>
      </w:pPr>
      <w:r>
        <w:rPr>
          <w:rFonts w:ascii="Times New Roman" w:eastAsia="Times New Roman" w:hAnsi="Times New Roman" w:cs="Times New Roman"/>
          <w:u w:val="single"/>
        </w:rPr>
        <w:t>Crossing Design and Fertilization</w:t>
      </w:r>
    </w:p>
    <w:p w14:paraId="0000002E"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Eggs and milt were stripped from dams and sires from each study group and artificially fertilized under a blocked, nested full-sib, half-sib fertilization design (Figure 2) to create a maximum of 48 full-sibling families nested within half-siblings per group. The crossing design maximized the amount of genetic variation and minimized the potential loss of multiple families if a dam or sire produced poor quality gametes, compared to a full-factorial design. Adults used in the experiment were divided into three or four fertilization blocks. A single block consisted of four sires each paired to three unrelated dams, where all offspring of a given dam were full siblings. Fertilizations were performed block by block to ensure germ cell survival.</w:t>
      </w:r>
    </w:p>
    <w:p w14:paraId="0000002F" w14:textId="77777777" w:rsidR="0080229F" w:rsidRDefault="0080229F">
      <w:pPr>
        <w:spacing w:line="300" w:lineRule="auto"/>
        <w:rPr>
          <w:rFonts w:ascii="Times New Roman" w:eastAsia="Times New Roman" w:hAnsi="Times New Roman" w:cs="Times New Roman"/>
        </w:rPr>
      </w:pPr>
    </w:p>
    <w:p w14:paraId="00000030" w14:textId="2BEA29F6"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lastRenderedPageBreak/>
        <w:t xml:space="preserve">Approximately 200 eggs per dam were fertilized with an equal amount of milt (5-15 </w:t>
      </w:r>
      <w:proofErr w:type="spellStart"/>
      <w:r>
        <w:rPr>
          <w:rFonts w:ascii="Times New Roman" w:eastAsia="Times New Roman" w:hAnsi="Times New Roman" w:cs="Times New Roman"/>
        </w:rPr>
        <w:t>μl</w:t>
      </w:r>
      <w:proofErr w:type="spellEnd"/>
      <w:r>
        <w:rPr>
          <w:rFonts w:ascii="Times New Roman" w:eastAsia="Times New Roman" w:hAnsi="Times New Roman" w:cs="Times New Roman"/>
        </w:rPr>
        <w:t>) from each sire in the block. After the addition of milt, water was added to activate the germ cells and gently mixed for one minute. The embryos were rinsed with water 2-3 times until the water was clear. Reconstructed fresh water was used during fertilizations (OECD ISO 6341:2012) to standardize the chemical properties of the water used among study groups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was required for Lake Southern Konnevesi. Demographic data (</w:t>
      </w:r>
      <w:r>
        <w:rPr>
          <w:rFonts w:ascii="Times New Roman" w:eastAsia="Times New Roman" w:hAnsi="Times New Roman" w:cs="Times New Roman"/>
          <w:i/>
        </w:rPr>
        <w:t>e.g.,</w:t>
      </w:r>
      <w:r>
        <w:rPr>
          <w:rFonts w:ascii="Times New Roman" w:eastAsia="Times New Roman" w:hAnsi="Times New Roman" w:cs="Times New Roman"/>
        </w:rPr>
        <w:t xml:space="preserve"> total length, mass, and egg diameter) were collected on adults. Fertilization success was determined by haphazardly taking 10 embryos from each family and assessing under microscopy within 72-hours post-fertilization</w:t>
      </w:r>
      <w:r w:rsidR="00F571E0">
        <w:rPr>
          <w:rFonts w:ascii="Times New Roman" w:eastAsia="Times New Roman" w:hAnsi="Times New Roman" w:cs="Times New Roman"/>
        </w:rPr>
        <w:t xml:space="preserve"> </w:t>
      </w:r>
      <w:r w:rsidR="00F571E0">
        <w:rPr>
          <w:rFonts w:ascii="Times New Roman" w:eastAsia="Times New Roman" w:hAnsi="Times New Roman" w:cs="Times New Roman"/>
        </w:rPr>
        <w:fldChar w:fldCharType="begin" w:fldLock="1"/>
      </w:r>
      <w:r w:rsidR="00F571E0">
        <w:rPr>
          <w:rFonts w:ascii="Times New Roman" w:eastAsia="Times New Roman" w:hAnsi="Times New Roman" w:cs="Times New Roman"/>
        </w:rPr>
        <w:instrText>ADDIN CSL_CITATION {"citationItems":[{"id":"ITEM-1","itemData":{"ISSN":"0969-997X","author":[{"dropping-particle":"","family":"Oberlercher","given":"T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and Wanzenböck 2016)","plainTextFormattedCitation":"(Oberlercher and Wanzenböck 2016)","previouslyFormattedCitation":"(Oberlercher and Wanzenböck 2016)"},"properties":{"noteIndex":0},"schema":"https://github.com/citation-style-language/schema/raw/master/csl-citation.json"}</w:instrText>
      </w:r>
      <w:r w:rsidR="00F571E0">
        <w:rPr>
          <w:rFonts w:ascii="Times New Roman" w:eastAsia="Times New Roman" w:hAnsi="Times New Roman" w:cs="Times New Roman"/>
        </w:rPr>
        <w:fldChar w:fldCharType="separate"/>
      </w:r>
      <w:r w:rsidR="00F571E0" w:rsidRPr="00F571E0">
        <w:rPr>
          <w:rFonts w:ascii="Times New Roman" w:eastAsia="Times New Roman" w:hAnsi="Times New Roman" w:cs="Times New Roman"/>
          <w:noProof/>
        </w:rPr>
        <w:t>(Oberlercher and Wanzenböck 2016)</w:t>
      </w:r>
      <w:r w:rsidR="00F571E0">
        <w:rPr>
          <w:rFonts w:ascii="Times New Roman" w:eastAsia="Times New Roman" w:hAnsi="Times New Roman" w:cs="Times New Roman"/>
        </w:rPr>
        <w:fldChar w:fldCharType="end"/>
      </w:r>
      <w:r>
        <w:rPr>
          <w:rFonts w:ascii="Times New Roman" w:eastAsia="Times New Roman" w:hAnsi="Times New Roman" w:cs="Times New Roman"/>
        </w:rPr>
        <w:t xml:space="preserve">. If fertilization was low (&lt;30%), the family was removed from the experimental setup. </w:t>
      </w:r>
    </w:p>
    <w:p w14:paraId="00000031" w14:textId="77777777" w:rsidR="0080229F" w:rsidRDefault="0080229F">
      <w:pPr>
        <w:spacing w:line="300" w:lineRule="auto"/>
        <w:rPr>
          <w:rFonts w:ascii="Times New Roman" w:eastAsia="Times New Roman" w:hAnsi="Times New Roman" w:cs="Times New Roman"/>
        </w:rPr>
      </w:pPr>
    </w:p>
    <w:p w14:paraId="00000032" w14:textId="77777777" w:rsidR="0080229F" w:rsidRDefault="001758B4">
      <w:pPr>
        <w:spacing w:line="300" w:lineRule="auto"/>
        <w:rPr>
          <w:rFonts w:ascii="Times New Roman" w:eastAsia="Times New Roman" w:hAnsi="Times New Roman" w:cs="Times New Roman"/>
          <w:u w:val="single"/>
        </w:rPr>
      </w:pPr>
      <w:r>
        <w:rPr>
          <w:rFonts w:ascii="Times New Roman" w:eastAsia="Times New Roman" w:hAnsi="Times New Roman" w:cs="Times New Roman"/>
          <w:u w:val="single"/>
        </w:rPr>
        <w:t>Rearing Conditions</w:t>
      </w:r>
    </w:p>
    <w:p w14:paraId="00000033" w14:textId="4B887E1E"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Embryos from successfully fertilized families were individually distributed into 24-well cell culture microplates and incubated in 2 ml of reconstructed fresh water. Reconstructed fresh water was used during incubation to maintain sterility, prevent bacterial growth in the wells, and eliminate the need for fungicide treatments on the embryos. A total of 36 embryos per family were used for Lake Southern Konnevesi species and 48 embryos per family for each of Lake Ontario and Lake Superior cisco. Families were randomly distributed across three or four microplates (</w:t>
      </w:r>
      <w:r>
        <w:rPr>
          <w:rFonts w:ascii="Times New Roman" w:eastAsia="Times New Roman" w:hAnsi="Times New Roman" w:cs="Times New Roman"/>
          <w:i/>
        </w:rPr>
        <w:t>i.e.,</w:t>
      </w:r>
      <w:r>
        <w:rPr>
          <w:rFonts w:ascii="Times New Roman" w:eastAsia="Times New Roman" w:hAnsi="Times New Roman" w:cs="Times New Roman"/>
        </w:rPr>
        <w:t xml:space="preserve"> 12 eggs per family per microplate and two families per 24-well microplate). Microplates from each study group were incubated at target constant temperatures of 2.0 (coldest), 4.5 (cold), 7.0 (warm), and 9.0°C (warmest) and randomly placed in climate-controlled chambers at UVM (</w:t>
      </w:r>
      <w:proofErr w:type="spellStart"/>
      <w:r>
        <w:rPr>
          <w:rFonts w:ascii="Times New Roman" w:eastAsia="Times New Roman" w:hAnsi="Times New Roman" w:cs="Times New Roman"/>
        </w:rPr>
        <w:t>Memmert</w:t>
      </w:r>
      <w:proofErr w:type="spellEnd"/>
      <w:r>
        <w:rPr>
          <w:rFonts w:ascii="Times New Roman" w:eastAsia="Times New Roman" w:hAnsi="Times New Roman" w:cs="Times New Roman"/>
          <w:vertAlign w:val="superscript"/>
        </w:rPr>
        <w:t>®</w:t>
      </w:r>
      <w:r>
        <w:rPr>
          <w:rFonts w:ascii="Times New Roman" w:eastAsia="Times New Roman" w:hAnsi="Times New Roman" w:cs="Times New Roman"/>
        </w:rPr>
        <w:t xml:space="preserve"> IPP260Plus) and climate-controlled rooms at JYU (</w:t>
      </w:r>
      <w:proofErr w:type="spellStart"/>
      <w:r>
        <w:rPr>
          <w:rFonts w:ascii="Times New Roman" w:eastAsia="Times New Roman" w:hAnsi="Times New Roman" w:cs="Times New Roman"/>
        </w:rPr>
        <w:t>Huurre</w:t>
      </w:r>
      <w:proofErr w:type="spellEnd"/>
      <w:r>
        <w:rPr>
          <w:rFonts w:ascii="Times New Roman" w:eastAsia="Times New Roman" w:hAnsi="Times New Roman" w:cs="Times New Roman"/>
          <w:vertAlign w:val="superscript"/>
        </w:rPr>
        <w:t>®</w:t>
      </w:r>
      <w:r>
        <w:rPr>
          <w:rFonts w:ascii="Times New Roman" w:eastAsia="Times New Roman" w:hAnsi="Times New Roman" w:cs="Times New Roman"/>
        </w:rPr>
        <w:t>). Experimental incubation temperature treatments were chosen to mimic in situ temperatures and to exceed optimum embryonic development temperatures. Forced airflow was used in both the climate-controlled chambers and rooms to ensure equal air circulation around the microplates. All microplates were covered to minimize evaporation. Microplate orientation and position were rotated weekly to eliminate any temperature heterogeneity within the chambers and rooms. Water temperatures were recorded hourly with loggers (HOBO</w:t>
      </w:r>
      <w:r>
        <w:rPr>
          <w:rFonts w:ascii="Times New Roman" w:eastAsia="Times New Roman" w:hAnsi="Times New Roman" w:cs="Times New Roman"/>
          <w:vertAlign w:val="superscript"/>
        </w:rPr>
        <w:t>®</w:t>
      </w:r>
      <w:r>
        <w:rPr>
          <w:rFonts w:ascii="Times New Roman" w:eastAsia="Times New Roman" w:hAnsi="Times New Roman" w:cs="Times New Roman"/>
        </w:rPr>
        <w:t xml:space="preserve"> Water Temperature Pro v2 at UVM and Escort </w:t>
      </w:r>
      <w:proofErr w:type="spellStart"/>
      <w:r>
        <w:rPr>
          <w:rFonts w:ascii="Times New Roman" w:eastAsia="Times New Roman" w:hAnsi="Times New Roman" w:cs="Times New Roman"/>
        </w:rPr>
        <w:t>iMini</w:t>
      </w:r>
      <w:proofErr w:type="spellEnd"/>
      <w:r>
        <w:rPr>
          <w:rFonts w:ascii="Times New Roman" w:eastAsia="Times New Roman" w:hAnsi="Times New Roman" w:cs="Times New Roman"/>
        </w:rPr>
        <w:t xml:space="preserve"> at JYU) and daily mean water temperatures calculated. Incubations took place in the dark, with the exception of short </w:t>
      </w:r>
      <w:sdt>
        <w:sdtPr>
          <w:tag w:val="goog_rdk_7"/>
          <w:id w:val="1686944237"/>
        </w:sdtPr>
        <w:sdtContent>
          <w:sdt>
            <w:sdtPr>
              <w:tag w:val="goog_rdk_8"/>
              <w:id w:val="2119715076"/>
            </w:sdtPr>
            <w:sdtContent>
              <w:commentRangeStart w:id="7"/>
            </w:sdtContent>
          </w:sdt>
          <w:ins w:id="8" w:author="Jason Stockwell" w:date="2020-12-04T13:02:00Z">
            <w:r>
              <w:rPr>
                <w:rFonts w:ascii="Times New Roman" w:eastAsia="Times New Roman" w:hAnsi="Times New Roman" w:cs="Times New Roman"/>
              </w:rPr>
              <w:t xml:space="preserve">(&lt; XX mins?) </w:t>
            </w:r>
          </w:ins>
        </w:sdtContent>
      </w:sdt>
      <w:commentRangeEnd w:id="7"/>
      <w:r>
        <w:commentReference w:id="7"/>
      </w:r>
      <w:r>
        <w:rPr>
          <w:rFonts w:ascii="Times New Roman" w:eastAsia="Times New Roman" w:hAnsi="Times New Roman" w:cs="Times New Roman"/>
        </w:rPr>
        <w:t xml:space="preserve">maintenance periods. Microplates were checked weekly for dead eggs and the eye-up stage. During the hatch period, microplates were checked on a two-day cycle for newly hatched larvae. All newly hatched larvae were photographed for life-history and morphological traits. For Lake Southern Konnevesi, the larvae </w:t>
      </w:r>
      <w:r>
        <w:rPr>
          <w:rFonts w:ascii="Times New Roman" w:eastAsia="Times New Roman" w:hAnsi="Times New Roman" w:cs="Times New Roman"/>
        </w:rPr>
        <w:lastRenderedPageBreak/>
        <w:t>were preserved in ethanol at hatch and flushed and soak in distilled water for 15 min before measuring the total length and fresh mass under the microscope</w:t>
      </w:r>
      <w:r w:rsidR="00F571E0">
        <w:rPr>
          <w:rFonts w:ascii="Times New Roman" w:eastAsia="Times New Roman" w:hAnsi="Times New Roman" w:cs="Times New Roman"/>
        </w:rPr>
        <w:t xml:space="preserve"> </w:t>
      </w:r>
      <w:r w:rsidR="00F571E0">
        <w:rPr>
          <w:rFonts w:ascii="Times New Roman" w:eastAsia="Times New Roman" w:hAnsi="Times New Roman" w:cs="Times New Roman"/>
        </w:rPr>
        <w:fldChar w:fldCharType="begin" w:fldLock="1"/>
      </w:r>
      <w:r w:rsidR="00F571E0">
        <w:rPr>
          <w:rFonts w:ascii="Times New Roman" w:eastAsia="Times New Roman" w:hAnsi="Times New Roman" w:cs="Times New Roman"/>
        </w:rPr>
        <w:instrText>ADDIN CSL_CITATION {"citationItems":[{"id":"ITEM-1","itemData":{"ISSN":"1100-4096","author":[{"dropping-particle":"","family":"Karjalainen","given":"Juha","non-dropping-particle":"","parse-names":false,"suffix":""}],"container-title":"Nordic Journal of Freshwater Research (Sweden)","id":"ITEM-1","issued":{"date-parts":[["1992"]]},"title":"Effects of different preservation methods on total length and weight of larval vendace (Coregonus albula (L.))","type":"article-journal"},"uris":["http://www.mendeley.com/documents/?uuid=4e0ea038-2b75-40c0-ab22-74324e80df60"]}],"mendeley":{"formattedCitation":"(Karjalainen 1992)","plainTextFormattedCitation":"(Karjalainen 1992)","previouslyFormattedCitation":"(Karjalainen 1992)"},"properties":{"noteIndex":0},"schema":"https://github.com/citation-style-language/schema/raw/master/csl-citation.json"}</w:instrText>
      </w:r>
      <w:r w:rsidR="00F571E0">
        <w:rPr>
          <w:rFonts w:ascii="Times New Roman" w:eastAsia="Times New Roman" w:hAnsi="Times New Roman" w:cs="Times New Roman"/>
        </w:rPr>
        <w:fldChar w:fldCharType="separate"/>
      </w:r>
      <w:r w:rsidR="00F571E0" w:rsidRPr="00F571E0">
        <w:rPr>
          <w:rFonts w:ascii="Times New Roman" w:eastAsia="Times New Roman" w:hAnsi="Times New Roman" w:cs="Times New Roman"/>
          <w:noProof/>
        </w:rPr>
        <w:t>(Karjalainen 1992)</w:t>
      </w:r>
      <w:r w:rsidR="00F571E0">
        <w:rPr>
          <w:rFonts w:ascii="Times New Roman" w:eastAsia="Times New Roman" w:hAnsi="Times New Roman" w:cs="Times New Roman"/>
        </w:rPr>
        <w:fldChar w:fldCharType="end"/>
      </w:r>
      <w:r>
        <w:rPr>
          <w:rFonts w:ascii="Times New Roman" w:eastAsia="Times New Roman" w:hAnsi="Times New Roman" w:cs="Times New Roman"/>
        </w:rPr>
        <w:t>.</w:t>
      </w:r>
    </w:p>
    <w:p w14:paraId="00000034" w14:textId="77777777" w:rsidR="0080229F" w:rsidRDefault="0080229F">
      <w:pPr>
        <w:spacing w:line="300" w:lineRule="auto"/>
        <w:rPr>
          <w:rFonts w:ascii="Times New Roman" w:eastAsia="Times New Roman" w:hAnsi="Times New Roman" w:cs="Times New Roman"/>
        </w:rPr>
      </w:pPr>
    </w:p>
    <w:p w14:paraId="00000035"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Water temperature during incubations were maintained near the target incubation temperature for the cold and warm treatments at each lab. Incubation water temperatures for the cold and warmest treatments were lower than the target incubation temperature at JYU, but not at UVM (Table 1).</w:t>
      </w:r>
    </w:p>
    <w:p w14:paraId="00000036" w14:textId="77777777" w:rsidR="0080229F" w:rsidRDefault="0080229F">
      <w:pPr>
        <w:spacing w:line="300" w:lineRule="auto"/>
        <w:rPr>
          <w:rFonts w:ascii="Times New Roman" w:eastAsia="Times New Roman" w:hAnsi="Times New Roman" w:cs="Times New Roman"/>
        </w:rPr>
      </w:pPr>
    </w:p>
    <w:p w14:paraId="00000037" w14:textId="77777777" w:rsidR="0080229F" w:rsidRDefault="001758B4">
      <w:pPr>
        <w:spacing w:line="300" w:lineRule="auto"/>
        <w:rPr>
          <w:rFonts w:ascii="Times New Roman" w:eastAsia="Times New Roman" w:hAnsi="Times New Roman" w:cs="Times New Roman"/>
          <w:i/>
        </w:rPr>
      </w:pPr>
      <w:r>
        <w:rPr>
          <w:rFonts w:ascii="Times New Roman" w:eastAsia="Times New Roman" w:hAnsi="Times New Roman" w:cs="Times New Roman"/>
          <w:u w:val="single"/>
        </w:rPr>
        <w:t>Life-History and Morphological Traits</w:t>
      </w:r>
    </w:p>
    <w:p w14:paraId="00000038" w14:textId="27918BD0"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Embryo survival was estimated as the percent of embryos surviving between the eye-up and hatch stages. Incubation period was assessed by two variables: the number of days from fertilization to hatching (days post-fertilization; DPF) and the sum of the degree-days (accumulated degree-days; ADD). Total length-at-hatch (mm) and yolk-sac volume (YSV; mm</w:t>
      </w:r>
      <w:r>
        <w:rPr>
          <w:rFonts w:ascii="Times New Roman" w:eastAsia="Times New Roman" w:hAnsi="Times New Roman" w:cs="Times New Roman"/>
          <w:vertAlign w:val="superscript"/>
        </w:rPr>
        <w:t>3</w:t>
      </w:r>
      <w:r>
        <w:rPr>
          <w:rFonts w:ascii="Times New Roman" w:eastAsia="Times New Roman" w:hAnsi="Times New Roman" w:cs="Times New Roman"/>
        </w:rPr>
        <w:t>) were measured from five individuals per family at, or as close as possible to, 50% hatching for each family. Yolk-sac volume was calculated assuming the shape of an ellipse</w:t>
      </w:r>
      <w:r w:rsidR="00F571E0">
        <w:rPr>
          <w:rFonts w:ascii="Times New Roman" w:eastAsia="Times New Roman" w:hAnsi="Times New Roman" w:cs="Times New Roman"/>
        </w:rPr>
        <w:t xml:space="preserve"> </w:t>
      </w:r>
      <w:r w:rsidR="00F571E0">
        <w:rPr>
          <w:rFonts w:ascii="Times New Roman" w:eastAsia="Times New Roman" w:hAnsi="Times New Roman" w:cs="Times New Roman"/>
        </w:rPr>
        <w:fldChar w:fldCharType="begin" w:fldLock="1"/>
      </w:r>
      <w:r w:rsidR="00F571E0">
        <w:rPr>
          <w:rFonts w:ascii="Times New Roman" w:eastAsia="Times New Roman" w:hAnsi="Times New Roman" w:cs="Times New Roman"/>
        </w:rPr>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L)","type":"article-journal","volume":"28"},"uris":["http://www.mendeley.com/documents/?uuid=f081ba2a-8b0b-4a60-93f7-9acbf55fd7b6"]}],"mendeley":{"formattedCitation":"(Blaxter 1963)","plainTextFormattedCitation":"(Blaxter 1963)","previouslyFormattedCitation":"(Blaxter 1963)"},"properties":{"noteIndex":0},"schema":"https://github.com/citation-style-language/schema/raw/master/csl-citation.json"}</w:instrText>
      </w:r>
      <w:r w:rsidR="00F571E0">
        <w:rPr>
          <w:rFonts w:ascii="Times New Roman" w:eastAsia="Times New Roman" w:hAnsi="Times New Roman" w:cs="Times New Roman"/>
        </w:rPr>
        <w:fldChar w:fldCharType="separate"/>
      </w:r>
      <w:r w:rsidR="00F571E0" w:rsidRPr="00F571E0">
        <w:rPr>
          <w:rFonts w:ascii="Times New Roman" w:eastAsia="Times New Roman" w:hAnsi="Times New Roman" w:cs="Times New Roman"/>
          <w:noProof/>
        </w:rPr>
        <w:t>(Blaxter 1963)</w:t>
      </w:r>
      <w:r w:rsidR="00F571E0">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0000039" w14:textId="77777777" w:rsidR="0080229F" w:rsidRDefault="001758B4">
      <w:pPr>
        <w:jc w:val="center"/>
        <w:rPr>
          <w:rFonts w:ascii="Times New Roman" w:eastAsia="Times New Roman" w:hAnsi="Times New Roman" w:cs="Times New Roman"/>
        </w:rPr>
      </w:pPr>
      <m:oMathPara>
        <m:oMath>
          <m:r>
            <w:rPr>
              <w:rFonts w:ascii="Times New Roman" w:eastAsia="Times New Roman" w:hAnsi="Times New Roman" w:cs="Times New Roman"/>
            </w:rPr>
            <m:t xml:space="preserve">YSV=  </m:t>
          </m:r>
          <m:f>
            <m:fPr>
              <m:ctrlPr>
                <w:rPr>
                  <w:rFonts w:ascii="Times New Roman" w:eastAsia="Times New Roman" w:hAnsi="Times New Roman" w:cs="Times New Roman"/>
                </w:rPr>
              </m:ctrlPr>
            </m:fPr>
            <m:num>
              <m:r>
                <w:rPr>
                  <w:rFonts w:ascii="Times New Roman" w:eastAsia="Times New Roman" w:hAnsi="Times New Roman" w:cs="Times New Roman"/>
                </w:rPr>
                <m:t>π</m:t>
              </m:r>
            </m:num>
            <m:den>
              <m:r>
                <w:rPr>
                  <w:rFonts w:ascii="Times New Roman" w:eastAsia="Times New Roman" w:hAnsi="Times New Roman" w:cs="Times New Roman"/>
                </w:rPr>
                <m:t>6</m:t>
              </m:r>
            </m:den>
          </m:f>
          <m:r>
            <w:rPr>
              <w:rFonts w:ascii="Times New Roman" w:eastAsia="Times New Roman" w:hAnsi="Times New Roman" w:cs="Times New Roman"/>
            </w:rPr>
            <m:t xml:space="preserve"> a</m:t>
          </m:r>
          <m:sSup>
            <m:sSupPr>
              <m:ctrlPr>
                <w:rPr>
                  <w:rFonts w:ascii="Times New Roman" w:eastAsia="Times New Roman" w:hAnsi="Times New Roman" w:cs="Times New Roman"/>
                </w:rPr>
              </m:ctrlPr>
            </m:sSupPr>
            <m:e>
              <m:r>
                <w:rPr>
                  <w:rFonts w:ascii="Times New Roman" w:eastAsia="Times New Roman" w:hAnsi="Times New Roman" w:cs="Times New Roman"/>
                </w:rPr>
                <m:t>b</m:t>
              </m:r>
            </m:e>
            <m:sup>
              <m:r>
                <w:rPr>
                  <w:rFonts w:ascii="Times New Roman" w:eastAsia="Times New Roman" w:hAnsi="Times New Roman" w:cs="Times New Roman"/>
                </w:rPr>
                <m:t>2</m:t>
              </m:r>
            </m:sup>
          </m:sSup>
          <m:r>
            <w:rPr>
              <w:rFonts w:ascii="Times New Roman" w:eastAsia="Times New Roman" w:hAnsi="Times New Roman" w:cs="Times New Roman"/>
            </w:rPr>
            <m:t xml:space="preserve"> ,</m:t>
          </m:r>
        </m:oMath>
      </m:oMathPara>
    </w:p>
    <w:p w14:paraId="0000003A"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where a = length of the yolk sac (mm) and b = height of the yolk sac (mm). </w:t>
      </w:r>
    </w:p>
    <w:p w14:paraId="0000003B" w14:textId="77777777" w:rsidR="0080229F" w:rsidRDefault="0080229F">
      <w:pPr>
        <w:spacing w:line="300" w:lineRule="auto"/>
        <w:rPr>
          <w:rFonts w:ascii="Times New Roman" w:eastAsia="Times New Roman" w:hAnsi="Times New Roman" w:cs="Times New Roman"/>
        </w:rPr>
      </w:pPr>
    </w:p>
    <w:p w14:paraId="0000003C" w14:textId="77777777" w:rsidR="0080229F" w:rsidRDefault="001758B4">
      <w:pPr>
        <w:spacing w:line="300" w:lineRule="auto"/>
        <w:rPr>
          <w:rFonts w:ascii="Times New Roman" w:eastAsia="Times New Roman" w:hAnsi="Times New Roman" w:cs="Times New Roman"/>
          <w:u w:val="single"/>
        </w:rPr>
      </w:pPr>
      <w:r>
        <w:rPr>
          <w:rFonts w:ascii="Times New Roman" w:eastAsia="Times New Roman" w:hAnsi="Times New Roman" w:cs="Times New Roman"/>
          <w:u w:val="single"/>
        </w:rPr>
        <w:t>Statistical Analyses and Estimation of Variance Components</w:t>
      </w:r>
    </w:p>
    <w:p w14:paraId="0000003D" w14:textId="5AA14492"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Embryo survival was analyzed as a binomial response variable, and incubation period, length-at-hatch, and yolk-sac volume at hatching as continuous response variables. Early embryo mortality induced from fertilization failure produced inequalities in the number of offspring among families and an unbalanced design. The sample size for incubation period is a function of embryo survival and subsequently resulted in an unbalanced design. Therefore, binary data (</w:t>
      </w:r>
      <w:r>
        <w:rPr>
          <w:rFonts w:ascii="Times New Roman" w:eastAsia="Times New Roman" w:hAnsi="Times New Roman" w:cs="Times New Roman"/>
          <w:i/>
        </w:rPr>
        <w:t>i.e.,</w:t>
      </w:r>
      <w:r>
        <w:rPr>
          <w:rFonts w:ascii="Times New Roman" w:eastAsia="Times New Roman" w:hAnsi="Times New Roman" w:cs="Times New Roman"/>
        </w:rPr>
        <w:t xml:space="preserve"> embryo survival) were analyzed with binomial generalized linear mixed-effects models (LMM) and normally distributed data (</w:t>
      </w:r>
      <w:r>
        <w:rPr>
          <w:rFonts w:ascii="Times New Roman" w:eastAsia="Times New Roman" w:hAnsi="Times New Roman" w:cs="Times New Roman"/>
          <w:i/>
        </w:rPr>
        <w:t>i.e.,</w:t>
      </w:r>
      <w:r>
        <w:rPr>
          <w:rFonts w:ascii="Times New Roman" w:eastAsia="Times New Roman" w:hAnsi="Times New Roman" w:cs="Times New Roman"/>
        </w:rPr>
        <w:t xml:space="preserve"> incubation period, length-at-hatch, and yolk-sac volume) were analyzed with restricted maximum likelihood LMMs with the lme4 package</w:t>
      </w:r>
      <w:r w:rsidR="00F571E0">
        <w:rPr>
          <w:rFonts w:ascii="Times New Roman" w:eastAsia="Times New Roman" w:hAnsi="Times New Roman" w:cs="Times New Roman"/>
        </w:rPr>
        <w:t xml:space="preserve"> </w:t>
      </w:r>
      <w:r w:rsidR="00F571E0">
        <w:rPr>
          <w:rFonts w:ascii="Times New Roman" w:eastAsia="Times New Roman" w:hAnsi="Times New Roman" w:cs="Times New Roman"/>
        </w:rPr>
        <w:fldChar w:fldCharType="begin" w:fldLock="1"/>
      </w:r>
      <w:r w:rsidR="00F571E0">
        <w:rPr>
          <w:rFonts w:ascii="Times New Roman" w:eastAsia="Times New Roman" w:hAnsi="Times New Roman" w:cs="Times New Roman"/>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F571E0">
        <w:rPr>
          <w:rFonts w:ascii="Times New Roman" w:eastAsia="Times New Roman" w:hAnsi="Times New Roman" w:cs="Times New Roman"/>
        </w:rPr>
        <w:fldChar w:fldCharType="separate"/>
      </w:r>
      <w:r w:rsidR="00F571E0" w:rsidRPr="00F571E0">
        <w:rPr>
          <w:rFonts w:ascii="Times New Roman" w:eastAsia="Times New Roman" w:hAnsi="Times New Roman" w:cs="Times New Roman"/>
          <w:noProof/>
        </w:rPr>
        <w:t>(Bates et al. 2015)</w:t>
      </w:r>
      <w:r w:rsidR="00F571E0">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shd w:val="clear" w:color="auto" w:fill="D9EAD3"/>
        </w:rPr>
        <w:t xml:space="preserve">To eliminate any confounding effects between continents, conspecific </w:t>
      </w:r>
      <w:proofErr w:type="spellStart"/>
      <w:r>
        <w:rPr>
          <w:rFonts w:ascii="Times New Roman" w:eastAsia="Times New Roman" w:hAnsi="Times New Roman" w:cs="Times New Roman"/>
          <w:shd w:val="clear" w:color="auto" w:fill="D9EAD3"/>
        </w:rPr>
        <w:t>ciscos</w:t>
      </w:r>
      <w:proofErr w:type="spellEnd"/>
      <w:r>
        <w:rPr>
          <w:rFonts w:ascii="Times New Roman" w:eastAsia="Times New Roman" w:hAnsi="Times New Roman" w:cs="Times New Roman"/>
          <w:shd w:val="clear" w:color="auto" w:fill="D9EAD3"/>
        </w:rPr>
        <w:t xml:space="preserve"> were analyzed independently from congeners in Lake Southern Konnevesi, resulting in two models: Great Lakes (Lake Superior and Lake Ontario) cisco and Lake Southern Konnevesi vendace and European whitefish. </w:t>
      </w:r>
      <w:r>
        <w:rPr>
          <w:rFonts w:ascii="Times New Roman" w:eastAsia="Times New Roman" w:hAnsi="Times New Roman" w:cs="Times New Roman"/>
        </w:rPr>
        <w:t xml:space="preserve">Population, for cisco only, and incubation temperature were included as </w:t>
      </w:r>
      <w:sdt>
        <w:sdtPr>
          <w:tag w:val="goog_rdk_9"/>
          <w:id w:val="-409847720"/>
        </w:sdtPr>
        <w:sdtContent>
          <w:commentRangeStart w:id="9"/>
        </w:sdtContent>
      </w:sdt>
      <w:sdt>
        <w:sdtPr>
          <w:tag w:val="goog_rdk_10"/>
          <w:id w:val="-821893173"/>
        </w:sdtPr>
        <w:sdtContent>
          <w:commentRangeStart w:id="10"/>
        </w:sdtContent>
      </w:sdt>
      <w:r>
        <w:rPr>
          <w:rFonts w:ascii="Times New Roman" w:eastAsia="Times New Roman" w:hAnsi="Times New Roman" w:cs="Times New Roman"/>
        </w:rPr>
        <w:t>fixed effects</w:t>
      </w:r>
      <w:commentRangeEnd w:id="9"/>
      <w:r>
        <w:commentReference w:id="9"/>
      </w:r>
      <w:commentRangeEnd w:id="10"/>
      <w:r>
        <w:commentReference w:id="10"/>
      </w:r>
      <w:r>
        <w:rPr>
          <w:rFonts w:ascii="Times New Roman" w:eastAsia="Times New Roman" w:hAnsi="Times New Roman" w:cs="Times New Roman"/>
        </w:rPr>
        <w:t xml:space="preserve"> and sire, dam, family (sire and dam combination), and fertilization block as random effects. Because embryos were raised independently, the replication unit in the statistical models is the individual embryo. All traits were examined for population, for cisco only, and incubation temperature effects in addition to individual parental effects (dam and/or sire effects), fertilization block, and all possible interactions with backward, stepwise effect-selection using the </w:t>
      </w:r>
      <w:proofErr w:type="spellStart"/>
      <w:r>
        <w:rPr>
          <w:rFonts w:ascii="Times New Roman" w:eastAsia="Times New Roman" w:hAnsi="Times New Roman" w:cs="Times New Roman"/>
        </w:rPr>
        <w:t>buildmer</w:t>
      </w:r>
      <w:proofErr w:type="spellEnd"/>
      <w:r>
        <w:rPr>
          <w:rFonts w:ascii="Times New Roman" w:eastAsia="Times New Roman" w:hAnsi="Times New Roman" w:cs="Times New Roman"/>
        </w:rPr>
        <w:t xml:space="preserve"> package</w:t>
      </w:r>
      <w:r w:rsidR="00F571E0">
        <w:rPr>
          <w:rFonts w:ascii="Times New Roman" w:eastAsia="Times New Roman" w:hAnsi="Times New Roman" w:cs="Times New Roman"/>
        </w:rPr>
        <w:t xml:space="preserve"> </w:t>
      </w:r>
      <w:r w:rsidR="00F571E0">
        <w:rPr>
          <w:rFonts w:ascii="Times New Roman" w:eastAsia="Times New Roman" w:hAnsi="Times New Roman" w:cs="Times New Roman"/>
        </w:rPr>
        <w:fldChar w:fldCharType="begin" w:fldLock="1"/>
      </w:r>
      <w:r w:rsidR="00F571E0">
        <w:rPr>
          <w:rFonts w:ascii="Times New Roman" w:eastAsia="Times New Roman" w:hAnsi="Times New Roman" w:cs="Times New Roman"/>
        </w:rPr>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F571E0">
        <w:rPr>
          <w:rFonts w:ascii="Times New Roman" w:eastAsia="Times New Roman" w:hAnsi="Times New Roman" w:cs="Times New Roman"/>
        </w:rPr>
        <w:fldChar w:fldCharType="separate"/>
      </w:r>
      <w:r w:rsidR="00F571E0" w:rsidRPr="00F571E0">
        <w:rPr>
          <w:rFonts w:ascii="Times New Roman" w:eastAsia="Times New Roman" w:hAnsi="Times New Roman" w:cs="Times New Roman"/>
          <w:noProof/>
        </w:rPr>
        <w:t>(Voeten 2020)</w:t>
      </w:r>
      <w:r w:rsidR="00F571E0">
        <w:rPr>
          <w:rFonts w:ascii="Times New Roman" w:eastAsia="Times New Roman" w:hAnsi="Times New Roman" w:cs="Times New Roman"/>
        </w:rPr>
        <w:fldChar w:fldCharType="end"/>
      </w:r>
      <w:r>
        <w:rPr>
          <w:rFonts w:ascii="Times New Roman" w:eastAsia="Times New Roman" w:hAnsi="Times New Roman" w:cs="Times New Roman"/>
        </w:rPr>
        <w:t xml:space="preserve">. The maximal model for each trait was selected by </w:t>
      </w:r>
      <w:r>
        <w:rPr>
          <w:rFonts w:ascii="Times New Roman" w:eastAsia="Times New Roman" w:hAnsi="Times New Roman" w:cs="Times New Roman"/>
        </w:rPr>
        <w:lastRenderedPageBreak/>
        <w:t xml:space="preserve">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w:t>
      </w:r>
    </w:p>
    <w:p w14:paraId="0000003E" w14:textId="77777777" w:rsidR="0080229F" w:rsidRDefault="0080229F">
      <w:pPr>
        <w:spacing w:line="300" w:lineRule="auto"/>
        <w:rPr>
          <w:rFonts w:ascii="Times New Roman" w:eastAsia="Times New Roman" w:hAnsi="Times New Roman" w:cs="Times New Roman"/>
        </w:rPr>
      </w:pPr>
    </w:p>
    <w:p w14:paraId="0000003F" w14:textId="77777777" w:rsidR="0080229F" w:rsidRDefault="001758B4">
      <w:pPr>
        <w:spacing w:line="300" w:lineRule="auto"/>
        <w:rPr>
          <w:rFonts w:ascii="Times New Roman" w:eastAsia="Times New Roman" w:hAnsi="Times New Roman" w:cs="Times New Roman"/>
          <w:shd w:val="clear" w:color="auto" w:fill="D9EAD3"/>
        </w:rPr>
      </w:pPr>
      <w:r>
        <w:rPr>
          <w:rFonts w:ascii="Times New Roman" w:eastAsia="Times New Roman" w:hAnsi="Times New Roman" w:cs="Times New Roman"/>
          <w:shd w:val="clear" w:color="auto" w:fill="D9EAD3"/>
        </w:rPr>
        <w:t>To allow for interspecific comparisons, the response to temperature for each trait was standardized to the optimal temperature for each study group. The coldest incubation temperature treatment (2.0°C and 2.2°C; Table 1) was used as the optimal incubation temperature. For each trait, the within-family mean was calculated for all temperature treatments and the percent change from the optimal temperature found. Standard error was calculated as the among-family variation in percent change.</w:t>
      </w:r>
    </w:p>
    <w:p w14:paraId="00000040" w14:textId="77777777" w:rsidR="0080229F" w:rsidRDefault="0080229F">
      <w:pPr>
        <w:spacing w:line="300" w:lineRule="auto"/>
        <w:rPr>
          <w:rFonts w:ascii="Times New Roman" w:eastAsia="Times New Roman" w:hAnsi="Times New Roman" w:cs="Times New Roman"/>
          <w:shd w:val="clear" w:color="auto" w:fill="D9EAD3"/>
        </w:rPr>
      </w:pPr>
    </w:p>
    <w:p w14:paraId="00000041" w14:textId="60CB4B81" w:rsidR="0080229F" w:rsidRDefault="001758B4">
      <w:pPr>
        <w:spacing w:line="300" w:lineRule="auto"/>
        <w:rPr>
          <w:rFonts w:ascii="Times New Roman" w:eastAsia="Times New Roman" w:hAnsi="Times New Roman" w:cs="Times New Roman"/>
          <w:shd w:val="clear" w:color="auto" w:fill="D9EAD3"/>
        </w:rPr>
      </w:pPr>
      <w:r>
        <w:rPr>
          <w:rFonts w:ascii="Times New Roman" w:eastAsia="Times New Roman" w:hAnsi="Times New Roman" w:cs="Times New Roman"/>
          <w:shd w:val="clear" w:color="auto" w:fill="D9EAD3"/>
        </w:rPr>
        <w:t xml:space="preserve">The phenotypic variance components were partitioned into random effects for dam, sire, </w:t>
      </w:r>
      <w:proofErr w:type="spellStart"/>
      <w:r>
        <w:rPr>
          <w:rFonts w:ascii="Times New Roman" w:eastAsia="Times New Roman" w:hAnsi="Times New Roman" w:cs="Times New Roman"/>
          <w:shd w:val="clear" w:color="auto" w:fill="D9EAD3"/>
        </w:rPr>
        <w:t>dam:sire</w:t>
      </w:r>
      <w:proofErr w:type="spellEnd"/>
      <w:r>
        <w:rPr>
          <w:rFonts w:ascii="Times New Roman" w:eastAsia="Times New Roman" w:hAnsi="Times New Roman" w:cs="Times New Roman"/>
          <w:shd w:val="clear" w:color="auto" w:fill="D9EAD3"/>
        </w:rPr>
        <w:t xml:space="preserve">, and random residual variance components using mixed-effects models with the </w:t>
      </w:r>
      <w:proofErr w:type="spellStart"/>
      <w:r>
        <w:rPr>
          <w:rFonts w:ascii="Times New Roman" w:eastAsia="Times New Roman" w:hAnsi="Times New Roman" w:cs="Times New Roman"/>
          <w:shd w:val="clear" w:color="auto" w:fill="D9EAD3"/>
        </w:rPr>
        <w:t>fullfact</w:t>
      </w:r>
      <w:proofErr w:type="spellEnd"/>
      <w:r>
        <w:rPr>
          <w:rFonts w:ascii="Times New Roman" w:eastAsia="Times New Roman" w:hAnsi="Times New Roman" w:cs="Times New Roman"/>
          <w:shd w:val="clear" w:color="auto" w:fill="D9EAD3"/>
        </w:rPr>
        <w:t xml:space="preserve"> package</w:t>
      </w:r>
      <w:r w:rsidR="00F571E0">
        <w:rPr>
          <w:rFonts w:ascii="Times New Roman" w:eastAsia="Times New Roman" w:hAnsi="Times New Roman" w:cs="Times New Roman"/>
          <w:shd w:val="clear" w:color="auto" w:fill="D9EAD3"/>
        </w:rPr>
        <w:t xml:space="preserve"> </w:t>
      </w:r>
      <w:r w:rsidR="00F571E0">
        <w:rPr>
          <w:rFonts w:ascii="Times New Roman" w:eastAsia="Times New Roman" w:hAnsi="Times New Roman" w:cs="Times New Roman"/>
          <w:shd w:val="clear" w:color="auto" w:fill="D9EAD3"/>
        </w:rPr>
        <w:fldChar w:fldCharType="begin" w:fldLock="1"/>
      </w:r>
      <w:r w:rsidR="00F571E0">
        <w:rPr>
          <w:rFonts w:ascii="Times New Roman" w:eastAsia="Times New Roman" w:hAnsi="Times New Roman" w:cs="Times New Roman"/>
          <w:shd w:val="clear" w:color="auto" w:fill="D9EAD3"/>
        </w:rPr>
        <w:instrText>ADDIN CSL_CITATION {"citationItems":[{"id":"ITEM-1","itemData":{"author":[{"dropping-particle":"","family":"Houde","given":"Aimee Lee","non-dropping-particle":"","parse-names":false,"suffix":""},{"dropping-particle":"","family":"Pitcher","given":"Trevor E","non-dropping-particle":"","parse-names":false,"suffix":""}],"id":"ITEM-1","issued":{"date-parts":[["2019"]]},"note":"R package version 1.3","title":"fullfact: Full Factorial Breeding Analysis","type":"article"},"uris":["http://www.mendeley.com/documents/?uuid=d6f3ca33-8049-4b28-8108-1336bfb62652"]}],"mendeley":{"formattedCitation":"(Houde and Pitcher 2019)","plainTextFormattedCitation":"(Houde and Pitcher 2019)","previouslyFormattedCitation":"(Houde and Pitcher 2019)"},"properties":{"noteIndex":0},"schema":"https://github.com/citation-style-language/schema/raw/master/csl-citation.json"}</w:instrText>
      </w:r>
      <w:r w:rsidR="00F571E0">
        <w:rPr>
          <w:rFonts w:ascii="Times New Roman" w:eastAsia="Times New Roman" w:hAnsi="Times New Roman" w:cs="Times New Roman"/>
          <w:shd w:val="clear" w:color="auto" w:fill="D9EAD3"/>
        </w:rPr>
        <w:fldChar w:fldCharType="separate"/>
      </w:r>
      <w:r w:rsidR="00F571E0" w:rsidRPr="00F571E0">
        <w:rPr>
          <w:rFonts w:ascii="Times New Roman" w:eastAsia="Times New Roman" w:hAnsi="Times New Roman" w:cs="Times New Roman"/>
          <w:noProof/>
          <w:shd w:val="clear" w:color="auto" w:fill="D9EAD3"/>
        </w:rPr>
        <w:t>(Houde and Pitcher 2019)</w:t>
      </w:r>
      <w:r w:rsidR="00F571E0">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xml:space="preserve"> for each study group and incubation temperature treatment. Negative variance components were treated as zero</w:t>
      </w:r>
      <w:r w:rsidR="00F571E0">
        <w:rPr>
          <w:rFonts w:ascii="Times New Roman" w:eastAsia="Times New Roman" w:hAnsi="Times New Roman" w:cs="Times New Roman"/>
          <w:shd w:val="clear" w:color="auto" w:fill="D9EAD3"/>
        </w:rPr>
        <w:t xml:space="preserve"> </w:t>
      </w:r>
      <w:r w:rsidR="00F571E0">
        <w:rPr>
          <w:rFonts w:ascii="Times New Roman" w:eastAsia="Times New Roman" w:hAnsi="Times New Roman" w:cs="Times New Roman"/>
          <w:shd w:val="clear" w:color="auto" w:fill="D9EAD3"/>
        </w:rPr>
        <w:fldChar w:fldCharType="begin" w:fldLock="1"/>
      </w:r>
      <w:r w:rsidR="00F571E0">
        <w:rPr>
          <w:rFonts w:ascii="Times New Roman" w:eastAsia="Times New Roman" w:hAnsi="Times New Roman" w:cs="Times New Roman"/>
          <w:shd w:val="clear" w:color="auto" w:fill="D9EAD3"/>
        </w:rPr>
        <w:instrText>ADDIN CSL_CITATION {"citationItems":[{"id":"ITEM-1","itemData":{"ISSN":"0962-1083","author":[{"dropping-particle":"","family":"Neff","given":"Bryan D","non-dropping-particle":"","parse-names":false,"suffix":""},{"dropping-particle":"","family":"Pitcher","given":"Trevor E","non-dropping-particle":"","parse-names":false,"suffix":""}],"container-title":"Molecular ecology","id":"ITEM-1","issue":"1","issued":{"date-parts":[["2005"]]},"page":"19-38","publisher":"Wiley Online Library","title":"Genetic quality and sexual selection: an integrated framework for good genes and compatible genes","type":"article-journal","volume":"14"},"uris":["http://www.mendeley.com/documents/?uuid=d3564498-9219-4651-bb99-2b0473203e64"]}],"mendeley":{"formattedCitation":"(Neff and Pitcher 2005)","plainTextFormattedCitation":"(Neff and Pitcher 2005)","previouslyFormattedCitation":"(Neff and Pitcher 2005)"},"properties":{"noteIndex":0},"schema":"https://github.com/citation-style-language/schema/raw/master/csl-citation.json"}</w:instrText>
      </w:r>
      <w:r w:rsidR="00F571E0">
        <w:rPr>
          <w:rFonts w:ascii="Times New Roman" w:eastAsia="Times New Roman" w:hAnsi="Times New Roman" w:cs="Times New Roman"/>
          <w:shd w:val="clear" w:color="auto" w:fill="D9EAD3"/>
        </w:rPr>
        <w:fldChar w:fldCharType="separate"/>
      </w:r>
      <w:r w:rsidR="00F571E0" w:rsidRPr="00F571E0">
        <w:rPr>
          <w:rFonts w:ascii="Times New Roman" w:eastAsia="Times New Roman" w:hAnsi="Times New Roman" w:cs="Times New Roman"/>
          <w:noProof/>
          <w:shd w:val="clear" w:color="auto" w:fill="D9EAD3"/>
        </w:rPr>
        <w:t>(Neff and Pitcher 2005)</w:t>
      </w:r>
      <w:r w:rsidR="00F571E0">
        <w:rPr>
          <w:rFonts w:ascii="Times New Roman" w:eastAsia="Times New Roman" w:hAnsi="Times New Roman" w:cs="Times New Roman"/>
          <w:shd w:val="clear" w:color="auto" w:fill="D9EAD3"/>
        </w:rPr>
        <w:fldChar w:fldCharType="end"/>
      </w:r>
      <w:r>
        <w:rPr>
          <w:rFonts w:ascii="Times New Roman" w:eastAsia="Times New Roman" w:hAnsi="Times New Roman" w:cs="Times New Roman"/>
          <w:shd w:val="clear" w:color="auto" w:fill="D9EAD3"/>
        </w:rPr>
        <w:t>. The percent of total phenotypic variation was used to calculate the correlation between each variance component and the increase in incubation temperature for each study group. European whitefish from Lake Southern Konnevesi were removed from this analysis due to a low number of families.</w:t>
      </w:r>
    </w:p>
    <w:p w14:paraId="00000042" w14:textId="77777777" w:rsidR="0080229F" w:rsidRDefault="0080229F">
      <w:pPr>
        <w:spacing w:line="300" w:lineRule="auto"/>
        <w:rPr>
          <w:rFonts w:ascii="Times New Roman" w:eastAsia="Times New Roman" w:hAnsi="Times New Roman" w:cs="Times New Roman"/>
        </w:rPr>
      </w:pPr>
    </w:p>
    <w:p w14:paraId="00000043" w14:textId="1BAA260B"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All analyses were performed in R version 4.0.3</w:t>
      </w:r>
      <w:r w:rsidR="00F571E0">
        <w:rPr>
          <w:rFonts w:ascii="Times New Roman" w:eastAsia="Times New Roman" w:hAnsi="Times New Roman" w:cs="Times New Roman"/>
        </w:rPr>
        <w:t xml:space="preserve"> </w:t>
      </w:r>
      <w:r w:rsidR="00F571E0">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F571E0">
        <w:rPr>
          <w:rFonts w:ascii="Times New Roman" w:eastAsia="Times New Roman" w:hAnsi="Times New Roman" w:cs="Times New Roman"/>
        </w:rPr>
        <w:fldChar w:fldCharType="separate"/>
      </w:r>
      <w:r w:rsidR="00F571E0" w:rsidRPr="00F571E0">
        <w:rPr>
          <w:rFonts w:ascii="Times New Roman" w:eastAsia="Times New Roman" w:hAnsi="Times New Roman" w:cs="Times New Roman"/>
          <w:noProof/>
        </w:rPr>
        <w:t>(R Core Team 2020)</w:t>
      </w:r>
      <w:r w:rsidR="00F571E0">
        <w:rPr>
          <w:rFonts w:ascii="Times New Roman" w:eastAsia="Times New Roman" w:hAnsi="Times New Roman" w:cs="Times New Roman"/>
        </w:rPr>
        <w:fldChar w:fldCharType="end"/>
      </w:r>
      <w:r>
        <w:rPr>
          <w:rFonts w:ascii="Times New Roman" w:eastAsia="Times New Roman" w:hAnsi="Times New Roman" w:cs="Times New Roman"/>
        </w:rPr>
        <w:t>.</w:t>
      </w:r>
    </w:p>
    <w:p w14:paraId="00000044" w14:textId="77777777" w:rsidR="0080229F" w:rsidRDefault="0080229F">
      <w:pPr>
        <w:spacing w:line="300" w:lineRule="auto"/>
        <w:rPr>
          <w:rFonts w:ascii="Times New Roman" w:eastAsia="Times New Roman" w:hAnsi="Times New Roman" w:cs="Times New Roman"/>
        </w:rPr>
      </w:pPr>
    </w:p>
    <w:p w14:paraId="00000045" w14:textId="77777777" w:rsidR="0080229F" w:rsidRDefault="001758B4">
      <w:pPr>
        <w:spacing w:line="300" w:lineRule="auto"/>
        <w:rPr>
          <w:rFonts w:ascii="Times New Roman" w:eastAsia="Times New Roman" w:hAnsi="Times New Roman" w:cs="Times New Roman"/>
          <w:b/>
        </w:rPr>
      </w:pPr>
      <w:r>
        <w:rPr>
          <w:rFonts w:ascii="Times New Roman" w:eastAsia="Times New Roman" w:hAnsi="Times New Roman" w:cs="Times New Roman"/>
          <w:b/>
        </w:rPr>
        <w:t>RESULTS:</w:t>
      </w:r>
    </w:p>
    <w:p w14:paraId="00000046" w14:textId="77777777" w:rsidR="0080229F" w:rsidRDefault="001758B4">
      <w:pPr>
        <w:spacing w:line="300" w:lineRule="auto"/>
        <w:rPr>
          <w:rFonts w:ascii="Times New Roman" w:eastAsia="Times New Roman" w:hAnsi="Times New Roman" w:cs="Times New Roman"/>
          <w:u w:val="single"/>
        </w:rPr>
      </w:pPr>
      <w:r>
        <w:rPr>
          <w:rFonts w:ascii="Times New Roman" w:eastAsia="Times New Roman" w:hAnsi="Times New Roman" w:cs="Times New Roman"/>
          <w:u w:val="single"/>
        </w:rPr>
        <w:t>Spawning Adults</w:t>
      </w:r>
    </w:p>
    <w:p w14:paraId="00000047"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Total lengths and fresh mass of spawning adults used for gamete collection varied widely among study groups (Table 2). LK-Vendace were notably smaller than all other study groups. The remaining study groups varied less in size, but LK-Whitefish were smaller than LS-Cisco and LO-Cisco. The size of spawning adults was negatively related to latitude and differed among species (Table 2). </w:t>
      </w:r>
    </w:p>
    <w:p w14:paraId="00000048" w14:textId="77777777" w:rsidR="0080229F" w:rsidRDefault="0080229F">
      <w:pPr>
        <w:spacing w:line="300" w:lineRule="auto"/>
        <w:rPr>
          <w:rFonts w:ascii="Times New Roman" w:eastAsia="Times New Roman" w:hAnsi="Times New Roman" w:cs="Times New Roman"/>
        </w:rPr>
      </w:pPr>
    </w:p>
    <w:p w14:paraId="00000049"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The LK-Vendace females had the smallest egg diameters and LO-Cisco females had the largest egg diameters among the study groups (Table 3). LK-Whitefish and LS-Cisco egg diameters were similar (Table 3).</w:t>
      </w:r>
    </w:p>
    <w:p w14:paraId="0000004A" w14:textId="77777777" w:rsidR="0080229F" w:rsidRDefault="0080229F">
      <w:pPr>
        <w:spacing w:line="300" w:lineRule="auto"/>
        <w:rPr>
          <w:rFonts w:ascii="Times New Roman" w:eastAsia="Times New Roman" w:hAnsi="Times New Roman" w:cs="Times New Roman"/>
        </w:rPr>
      </w:pPr>
    </w:p>
    <w:p w14:paraId="0000004B" w14:textId="77777777" w:rsidR="0080229F" w:rsidRDefault="001758B4">
      <w:pPr>
        <w:spacing w:line="300" w:lineRule="auto"/>
        <w:rPr>
          <w:rFonts w:ascii="Times New Roman" w:eastAsia="Times New Roman" w:hAnsi="Times New Roman" w:cs="Times New Roman"/>
          <w:u w:val="single"/>
        </w:rPr>
      </w:pPr>
      <w:r>
        <w:rPr>
          <w:rFonts w:ascii="Times New Roman" w:eastAsia="Times New Roman" w:hAnsi="Times New Roman" w:cs="Times New Roman"/>
          <w:u w:val="single"/>
        </w:rPr>
        <w:t>Life-History and Morphological Traits and Variance Components</w:t>
      </w:r>
    </w:p>
    <w:p w14:paraId="0000004C"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lastRenderedPageBreak/>
        <w:t xml:space="preserve">All cisco traits, except LAH, had significant interaction effects between population and incubation temperature (maximum </w:t>
      </w:r>
      <w:r>
        <w:rPr>
          <w:rFonts w:ascii="Times New Roman" w:eastAsia="Times New Roman" w:hAnsi="Times New Roman" w:cs="Times New Roman"/>
          <w:i/>
        </w:rPr>
        <w:t>P</w:t>
      </w:r>
      <w:r>
        <w:rPr>
          <w:rFonts w:ascii="Times New Roman" w:eastAsia="Times New Roman" w:hAnsi="Times New Roman" w:cs="Times New Roman"/>
        </w:rPr>
        <w:t xml:space="preserve"> &lt; 0.001; Tables 4 and 5). </w:t>
      </w:r>
      <w:sdt>
        <w:sdtPr>
          <w:tag w:val="goog_rdk_11"/>
          <w:id w:val="-600652593"/>
        </w:sdtPr>
        <w:sdtContent>
          <w:commentRangeStart w:id="11"/>
        </w:sdtContent>
      </w:sdt>
      <w:sdt>
        <w:sdtPr>
          <w:tag w:val="goog_rdk_12"/>
          <w:id w:val="-1905288671"/>
        </w:sdtPr>
        <w:sdtContent>
          <w:commentRangeStart w:id="12"/>
        </w:sdtContent>
      </w:sdt>
      <w:sdt>
        <w:sdtPr>
          <w:tag w:val="goog_rdk_13"/>
          <w:id w:val="1130673860"/>
        </w:sdtPr>
        <w:sdtContent>
          <w:commentRangeStart w:id="13"/>
        </w:sdtContent>
      </w:sdt>
      <w:r>
        <w:rPr>
          <w:rFonts w:ascii="Times New Roman" w:eastAsia="Times New Roman" w:hAnsi="Times New Roman" w:cs="Times New Roman"/>
        </w:rPr>
        <w:t xml:space="preserve">All vendace and European whitefish traits had significant interaction effects between species and incubation temperature (maximum </w:t>
      </w:r>
      <w:r>
        <w:rPr>
          <w:rFonts w:ascii="Times New Roman" w:eastAsia="Times New Roman" w:hAnsi="Times New Roman" w:cs="Times New Roman"/>
          <w:i/>
        </w:rPr>
        <w:t>P</w:t>
      </w:r>
      <w:r>
        <w:rPr>
          <w:rFonts w:ascii="Times New Roman" w:eastAsia="Times New Roman" w:hAnsi="Times New Roman" w:cs="Times New Roman"/>
        </w:rPr>
        <w:t xml:space="preserve"> = 0.031; Tables 4 and 5). </w:t>
      </w:r>
      <w:commentRangeEnd w:id="11"/>
      <w:r>
        <w:commentReference w:id="11"/>
      </w:r>
      <w:commentRangeEnd w:id="12"/>
      <w:r>
        <w:commentReference w:id="12"/>
      </w:r>
      <w:commentRangeEnd w:id="13"/>
      <w:r>
        <w:commentReference w:id="13"/>
      </w:r>
      <w:r>
        <w:rPr>
          <w:rFonts w:ascii="Times New Roman" w:eastAsia="Times New Roman" w:hAnsi="Times New Roman" w:cs="Times New Roman"/>
        </w:rPr>
        <w:t xml:space="preserve">The interaction effects precluded any interpretation of main effects, but did suggest contrasted norms of reaction for the model groups. Below we describe the interaction effects and the temperature and population pairwise comparisons for cisco LAH.  The dam effect was significant in all traits for all study groups (maximum </w:t>
      </w:r>
      <w:r>
        <w:rPr>
          <w:rFonts w:ascii="Times New Roman" w:eastAsia="Times New Roman" w:hAnsi="Times New Roman" w:cs="Times New Roman"/>
          <w:i/>
        </w:rPr>
        <w:t>P</w:t>
      </w:r>
      <w:r>
        <w:rPr>
          <w:rFonts w:ascii="Times New Roman" w:eastAsia="Times New Roman" w:hAnsi="Times New Roman" w:cs="Times New Roman"/>
        </w:rPr>
        <w:t xml:space="preserve"> &lt; 0.001; Tables 4 and 5). The sire effect was significant for DPF and ADD in all study groups, and LAH in vendace and European whitefish (maximum </w:t>
      </w:r>
      <w:r>
        <w:rPr>
          <w:rFonts w:ascii="Times New Roman" w:eastAsia="Times New Roman" w:hAnsi="Times New Roman" w:cs="Times New Roman"/>
          <w:i/>
        </w:rPr>
        <w:t>P</w:t>
      </w:r>
      <w:r>
        <w:rPr>
          <w:rFonts w:ascii="Times New Roman" w:eastAsia="Times New Roman" w:hAnsi="Times New Roman" w:cs="Times New Roman"/>
        </w:rPr>
        <w:t xml:space="preserve"> = 0.025; Tables 4 and 5). The </w:t>
      </w:r>
      <w:proofErr w:type="spellStart"/>
      <w:r>
        <w:rPr>
          <w:rFonts w:ascii="Times New Roman" w:eastAsia="Times New Roman" w:hAnsi="Times New Roman" w:cs="Times New Roman"/>
        </w:rPr>
        <w:t>dam:sire</w:t>
      </w:r>
      <w:proofErr w:type="spellEnd"/>
      <w:r>
        <w:rPr>
          <w:rFonts w:ascii="Times New Roman" w:eastAsia="Times New Roman" w:hAnsi="Times New Roman" w:cs="Times New Roman"/>
        </w:rPr>
        <w:t xml:space="preserve"> effect was significant in all traits, except LAH in cisco and YSV, for all study groups (maximum </w:t>
      </w:r>
      <w:r>
        <w:rPr>
          <w:rFonts w:ascii="Times New Roman" w:eastAsia="Times New Roman" w:hAnsi="Times New Roman" w:cs="Times New Roman"/>
          <w:i/>
        </w:rPr>
        <w:t>P</w:t>
      </w:r>
      <w:r>
        <w:rPr>
          <w:rFonts w:ascii="Times New Roman" w:eastAsia="Times New Roman" w:hAnsi="Times New Roman" w:cs="Times New Roman"/>
        </w:rPr>
        <w:t xml:space="preserve"> = 0.004; Tables 4 and 5). All statistical model results can be found in Tables 4 and 5.</w:t>
      </w:r>
    </w:p>
    <w:p w14:paraId="0000004D" w14:textId="77777777" w:rsidR="0080229F" w:rsidRDefault="0080229F">
      <w:pPr>
        <w:spacing w:line="300" w:lineRule="auto"/>
        <w:rPr>
          <w:rFonts w:ascii="Times New Roman" w:eastAsia="Times New Roman" w:hAnsi="Times New Roman" w:cs="Times New Roman"/>
        </w:rPr>
      </w:pPr>
    </w:p>
    <w:p w14:paraId="0000004E" w14:textId="77777777" w:rsidR="0080229F" w:rsidRDefault="001758B4">
      <w:pPr>
        <w:spacing w:line="300" w:lineRule="auto"/>
        <w:rPr>
          <w:rFonts w:ascii="Times New Roman" w:eastAsia="Times New Roman" w:hAnsi="Times New Roman" w:cs="Times New Roman"/>
          <w:i/>
        </w:rPr>
      </w:pPr>
      <w:r>
        <w:rPr>
          <w:rFonts w:ascii="Times New Roman" w:eastAsia="Times New Roman" w:hAnsi="Times New Roman" w:cs="Times New Roman"/>
          <w:i/>
        </w:rPr>
        <w:t>Embryo Survival</w:t>
      </w:r>
    </w:p>
    <w:p w14:paraId="0000004F"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Embryo survival was highest among all study groups at</w:t>
      </w:r>
      <w:r>
        <w:rPr>
          <w:rFonts w:ascii="Times New Roman" w:eastAsia="Times New Roman" w:hAnsi="Times New Roman" w:cs="Times New Roman"/>
          <w:highlight w:val="white"/>
        </w:rPr>
        <w:t xml:space="preserve"> the coldest temperature and lowest at the warmest temperature (Figure 3)</w:t>
      </w:r>
      <w:r>
        <w:rPr>
          <w:rFonts w:ascii="Times New Roman" w:eastAsia="Times New Roman" w:hAnsi="Times New Roman" w:cs="Times New Roman"/>
        </w:rPr>
        <w:t xml:space="preserve">. The effect of population for cisco depended on temperature because embryo survival was higher for LO-Cisco (99.3%) than LS-Cisco (80.0%) at the coldest temperature and the difference between lakes (&lt;0.1%) was less pronounced at the warmest temperature (Figure 3). </w:t>
      </w:r>
      <w:sdt>
        <w:sdtPr>
          <w:tag w:val="goog_rdk_14"/>
          <w:id w:val="-1043288391"/>
        </w:sdtPr>
        <w:sdtContent>
          <w:commentRangeStart w:id="14"/>
        </w:sdtContent>
      </w:sdt>
      <w:r>
        <w:rPr>
          <w:rFonts w:ascii="Times New Roman" w:eastAsia="Times New Roman" w:hAnsi="Times New Roman" w:cs="Times New Roman"/>
        </w:rPr>
        <w:t>LS-Cisco and LO-Cisco embryo survival responded differently to increased incubation temperature, with 13.0 and 25.5% respective decreases from the coldest to warmest incubation temperatures.</w:t>
      </w:r>
      <w:commentRangeEnd w:id="14"/>
      <w:r>
        <w:commentReference w:id="14"/>
      </w:r>
      <w:r>
        <w:rPr>
          <w:rFonts w:ascii="Times New Roman" w:eastAsia="Times New Roman" w:hAnsi="Times New Roman" w:cs="Times New Roman"/>
        </w:rPr>
        <w:t xml:space="preserve"> </w:t>
      </w:r>
      <w:sdt>
        <w:sdtPr>
          <w:tag w:val="goog_rdk_15"/>
          <w:id w:val="304367584"/>
        </w:sdtPr>
        <w:sdtContent>
          <w:commentRangeStart w:id="15"/>
        </w:sdtContent>
      </w:sdt>
      <w:r>
        <w:rPr>
          <w:rFonts w:ascii="Times New Roman" w:eastAsia="Times New Roman" w:hAnsi="Times New Roman" w:cs="Times New Roman"/>
        </w:rPr>
        <w:t xml:space="preserve">For Lake Southern Konnevesi, the effect of species depended on temperature because the difference in embryo survival between LK-Vendace and LK-Whitefish was less pronounced at the coldest temperature (29.0%) than at the warmest temperature (50.5%; Figure 3). </w:t>
      </w:r>
      <w:commentRangeEnd w:id="15"/>
      <w:r>
        <w:commentReference w:id="15"/>
      </w:r>
      <w:r>
        <w:rPr>
          <w:rFonts w:ascii="Times New Roman" w:eastAsia="Times New Roman" w:hAnsi="Times New Roman" w:cs="Times New Roman"/>
        </w:rPr>
        <w:t>LK-Vendace and LK-Whitefish embryo survival had a differential temperature response as LK-Whitefish had a greater decrease (74.4%) than LK-Vendace (17.7%) from the coldest to warmest incubation temperatures. LK-Whitefish had the strongest, decreasing response to increasing incubation temperatures compared to all other study groups (Figure 3).</w:t>
      </w:r>
    </w:p>
    <w:p w14:paraId="00000050" w14:textId="77777777" w:rsidR="0080229F" w:rsidRDefault="0080229F">
      <w:pPr>
        <w:spacing w:line="300" w:lineRule="auto"/>
        <w:rPr>
          <w:rFonts w:ascii="Times New Roman" w:eastAsia="Times New Roman" w:hAnsi="Times New Roman" w:cs="Times New Roman"/>
        </w:rPr>
      </w:pPr>
    </w:p>
    <w:p w14:paraId="00000051" w14:textId="77777777" w:rsidR="0080229F" w:rsidRDefault="00F571E0">
      <w:pPr>
        <w:spacing w:line="300" w:lineRule="auto"/>
        <w:rPr>
          <w:rFonts w:ascii="Times New Roman" w:eastAsia="Times New Roman" w:hAnsi="Times New Roman" w:cs="Times New Roman"/>
        </w:rPr>
      </w:pPr>
      <w:sdt>
        <w:sdtPr>
          <w:tag w:val="goog_rdk_16"/>
          <w:id w:val="-713429497"/>
        </w:sdtPr>
        <w:sdtContent>
          <w:commentRangeStart w:id="16"/>
        </w:sdtContent>
      </w:sdt>
      <w:r w:rsidR="001758B4">
        <w:rPr>
          <w:rFonts w:ascii="Times New Roman" w:eastAsia="Times New Roman" w:hAnsi="Times New Roman" w:cs="Times New Roman"/>
        </w:rPr>
        <w:t>In</w:t>
      </w:r>
      <w:commentRangeEnd w:id="16"/>
      <w:r w:rsidR="001758B4">
        <w:commentReference w:id="16"/>
      </w:r>
      <w:r w:rsidR="001758B4">
        <w:rPr>
          <w:rFonts w:ascii="Times New Roman" w:eastAsia="Times New Roman" w:hAnsi="Times New Roman" w:cs="Times New Roman"/>
        </w:rPr>
        <w:t xml:space="preserve"> the phenotypic variance component analysis, the residual error was the largest component of phenotypic variation in embryo survival (means &gt;55.2%) for all study groups (Figure 4, SI Table 1). The mean dam variance had the highest percentage, excluding error, of the phenotypic variation in embryo survival for LK-Vendace (17.38%), LS-Cisco (24.06%), and LO-Cisco (19.90%; Figure 4, SI Table 1). The dam variance component correlations for embryo survival had either negative or no correlations to increasing temperature; however, sire and error variances had either positive and no correlation suggesting that as the dam component decreases at higher temperatures the importance of the sire component and environmentally-induced error increases (Table 6).</w:t>
      </w:r>
    </w:p>
    <w:p w14:paraId="00000052" w14:textId="77777777" w:rsidR="0080229F" w:rsidRDefault="0080229F">
      <w:pPr>
        <w:spacing w:line="300" w:lineRule="auto"/>
        <w:rPr>
          <w:rFonts w:ascii="Times New Roman" w:eastAsia="Times New Roman" w:hAnsi="Times New Roman" w:cs="Times New Roman"/>
          <w:shd w:val="clear" w:color="auto" w:fill="B6D7A8"/>
        </w:rPr>
      </w:pPr>
    </w:p>
    <w:p w14:paraId="00000053" w14:textId="77777777" w:rsidR="0080229F" w:rsidRDefault="001758B4">
      <w:pPr>
        <w:keepNext/>
        <w:spacing w:line="300" w:lineRule="auto"/>
        <w:rPr>
          <w:rFonts w:ascii="Times New Roman" w:eastAsia="Times New Roman" w:hAnsi="Times New Roman" w:cs="Times New Roman"/>
          <w:i/>
        </w:rPr>
      </w:pPr>
      <w:r>
        <w:rPr>
          <w:rFonts w:ascii="Times New Roman" w:eastAsia="Times New Roman" w:hAnsi="Times New Roman" w:cs="Times New Roman"/>
          <w:i/>
        </w:rPr>
        <w:t>Incubation Period (days post-fertilization)</w:t>
      </w:r>
    </w:p>
    <w:p w14:paraId="00000054"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The number of days post-fertilization to hatching was highest for all study groups at the coldest temperature and decreased as temperature increased (Figure 3). For cisco, DPF was higher for LO-Cisco (179.2 days) than LS-Cisco (154.3 days) at the coldest temperature and the difference  between populations was less pronounced at the warmest temperature (5.0 days; Figure 3). </w:t>
      </w:r>
    </w:p>
    <w:p w14:paraId="00000055"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For Lake Southern Konnevesi, the effect of species depended on temperature because the difference in DPF between LK-Vendace and LK-Whitefish was less pronounced at the coldest temperature (8.9 days) than at warmest temperature (27.3 days; Figure 3). All study groups had similar responses to temperature, with between 54.2 to 68.33% decreases in DPF from the coldest to warmest treatments. However, LS-Cisco, LO-Cisco, and LK-Whitefish had a greater decrease in DPF (66.1, 68.3, 65.3%, respectively), than LK-Vendace (54.2%; Figure 3).</w:t>
      </w:r>
    </w:p>
    <w:p w14:paraId="00000056" w14:textId="77777777" w:rsidR="0080229F" w:rsidRDefault="0080229F">
      <w:pPr>
        <w:spacing w:line="300" w:lineRule="auto"/>
        <w:rPr>
          <w:rFonts w:ascii="Times New Roman" w:eastAsia="Times New Roman" w:hAnsi="Times New Roman" w:cs="Times New Roman"/>
        </w:rPr>
      </w:pPr>
    </w:p>
    <w:p w14:paraId="00000057"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In the phenotypic variance component analysis, the residual error was the largest component of phenotypic variation in DPF (means &gt;60.8%) for LK-Vendace and LS-Cisco (Figure 4, SI Table 1). The mean dam variance was the highest percentage, including error, of the phenotypic variation in DPF for LO-Cisco (47.1%). LK-Vendace and LS-Cisco had similar mean dam variances for DPF across all temperatures, with 28.1 and 21.0%, respectively (Figure 4, SI Table 1). The DPF correlations for dam and error variances had a differential response to temperature with negative dam correlations and positive error correlations for LS-Cisco and LO-Cisco, while LK-Vendace had positive sire correlations and negative error correlations (Table 6).</w:t>
      </w:r>
    </w:p>
    <w:p w14:paraId="00000058" w14:textId="77777777" w:rsidR="0080229F" w:rsidRDefault="0080229F">
      <w:pPr>
        <w:spacing w:line="300" w:lineRule="auto"/>
        <w:rPr>
          <w:rFonts w:ascii="Times New Roman" w:eastAsia="Times New Roman" w:hAnsi="Times New Roman" w:cs="Times New Roman"/>
          <w:shd w:val="clear" w:color="auto" w:fill="B6D7A8"/>
        </w:rPr>
      </w:pPr>
    </w:p>
    <w:p w14:paraId="00000059" w14:textId="77777777" w:rsidR="0080229F" w:rsidRDefault="001758B4">
      <w:pPr>
        <w:spacing w:line="300" w:lineRule="auto"/>
        <w:rPr>
          <w:rFonts w:ascii="Times New Roman" w:eastAsia="Times New Roman" w:hAnsi="Times New Roman" w:cs="Times New Roman"/>
          <w:i/>
        </w:rPr>
      </w:pPr>
      <w:r>
        <w:rPr>
          <w:rFonts w:ascii="Times New Roman" w:eastAsia="Times New Roman" w:hAnsi="Times New Roman" w:cs="Times New Roman"/>
          <w:i/>
        </w:rPr>
        <w:t>Incubation Period (accumulated degree-days)</w:t>
      </w:r>
    </w:p>
    <w:p w14:paraId="0000005A"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Accumulated degree-days were highest for all study groups at 6.9°C (Figure 3). The effect of population for cisco depended on temperature because ADD was higher for LO-Cisco (531.9 and 547.7°C) than LS-Cisco (461.0 and 492.5°C) at the cold and warm temperatures, respectively, and the differences between populations were less pronounced at the coldest and warmest temperatures (49.2 and 41.3°C, respectively; Figure 3). LS-Cisco and LO-Cisco ADD responded similarly to increasing incubation temperature, with a 163.3 and 154.6% respective increase from the coldest to warm treatment. For Lake Southern Konnevesi, the effect of species depended on temperature because the difference in ADD between LK-Vendace and LK-Whitefish was less pronounced at the coldest temperature (7.7°C) than at the warm temperature (198.1°C; Figure 3). LK-Vendace and LK-Whitefish ADD had a differential temperature response as LK-Vendace had a greater increase (198.4%) than LK-Whitefish (159.4%) from the coldest to warm treatment. LK-Vendace had the strongest, increasing response to increasing incubation temperatures compared to all other study groups (Figure 3).</w:t>
      </w:r>
    </w:p>
    <w:p w14:paraId="0000005B" w14:textId="77777777" w:rsidR="0080229F" w:rsidRDefault="0080229F">
      <w:pPr>
        <w:spacing w:line="300" w:lineRule="auto"/>
        <w:rPr>
          <w:rFonts w:ascii="Times New Roman" w:eastAsia="Times New Roman" w:hAnsi="Times New Roman" w:cs="Times New Roman"/>
        </w:rPr>
      </w:pPr>
    </w:p>
    <w:p w14:paraId="0000005C"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lastRenderedPageBreak/>
        <w:t xml:space="preserve">In the phenotypic variance component analysis and correlations, ADD had a similar response as DPF among all study groups as the data only had a different temperature scaling factor (Figure 4, SI Table 1, Table 6). </w:t>
      </w:r>
    </w:p>
    <w:p w14:paraId="0000005D" w14:textId="77777777" w:rsidR="0080229F" w:rsidRDefault="0080229F">
      <w:pPr>
        <w:spacing w:line="300" w:lineRule="auto"/>
        <w:rPr>
          <w:rFonts w:ascii="Times New Roman" w:eastAsia="Times New Roman" w:hAnsi="Times New Roman" w:cs="Times New Roman"/>
        </w:rPr>
      </w:pPr>
    </w:p>
    <w:p w14:paraId="0000005E" w14:textId="77777777" w:rsidR="0080229F" w:rsidRDefault="001758B4">
      <w:pPr>
        <w:spacing w:line="300" w:lineRule="auto"/>
        <w:rPr>
          <w:rFonts w:ascii="Times New Roman" w:eastAsia="Times New Roman" w:hAnsi="Times New Roman" w:cs="Times New Roman"/>
          <w:i/>
        </w:rPr>
      </w:pPr>
      <w:r>
        <w:rPr>
          <w:rFonts w:ascii="Times New Roman" w:eastAsia="Times New Roman" w:hAnsi="Times New Roman" w:cs="Times New Roman"/>
          <w:i/>
        </w:rPr>
        <w:t>Length-at-Hatch</w:t>
      </w:r>
    </w:p>
    <w:p w14:paraId="0000005F"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All study groups had a common, decreasing response in LAH as temperature increased (Figure 4). Temperature and population main effects were significant for cisco. All pairwise population and temperature comparisons for cisco were significant (maximum</w:t>
      </w:r>
      <w:r>
        <w:rPr>
          <w:rFonts w:ascii="Times New Roman" w:eastAsia="Times New Roman" w:hAnsi="Times New Roman" w:cs="Times New Roman"/>
          <w:i/>
        </w:rPr>
        <w:t xml:space="preserve"> P</w:t>
      </w:r>
      <w:r>
        <w:rPr>
          <w:rFonts w:ascii="Times New Roman" w:eastAsia="Times New Roman" w:hAnsi="Times New Roman" w:cs="Times New Roman"/>
        </w:rPr>
        <w:t xml:space="preserve"> &lt; 0.001; Table 5). LS-Cisco and LO-Cisco responded to increasing incubation temperature with a 15.9 and 13.8% respective decrease in LAH from the coldest to warmest treatments. For Lake Southern Konnevesi, the effect of species depended on temperature because the difference in LAH between LK-Vendace and LK-Whitefish was more pronounced at the cold and warm temperatures (2.73 and 2.72 mm, respectively) than at the coldest and warmest temperatures (2.68 and 2.61 mm, respectively; Figure 3). LK-Vendace and LK-Whitefish each responded similarly to temperature with a 9.0 and 9.2% respective decrease in LAH from the coldest to warmest treatments. LS-Cisco and LO-Cisco LAH had a stronger, decreasing response to increasing incubation temperatures than LK-Vendace and LK-Whitefish (Figure 4).</w:t>
      </w:r>
    </w:p>
    <w:p w14:paraId="00000060" w14:textId="77777777" w:rsidR="0080229F" w:rsidRDefault="0080229F">
      <w:pPr>
        <w:spacing w:line="300" w:lineRule="auto"/>
        <w:rPr>
          <w:rFonts w:ascii="Times New Roman" w:eastAsia="Times New Roman" w:hAnsi="Times New Roman" w:cs="Times New Roman"/>
          <w:shd w:val="clear" w:color="auto" w:fill="D9EAD3"/>
        </w:rPr>
      </w:pPr>
    </w:p>
    <w:p w14:paraId="00000061"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In the phenotypic variance component analysis, the residual error was the largest component of phenotypic variation in LAH (means &gt;49.2%) for all study groups (Figure 4, SI Table 1). The </w:t>
      </w:r>
      <w:proofErr w:type="spellStart"/>
      <w:r>
        <w:rPr>
          <w:rFonts w:ascii="Times New Roman" w:eastAsia="Times New Roman" w:hAnsi="Times New Roman" w:cs="Times New Roman"/>
        </w:rPr>
        <w:t>mena</w:t>
      </w:r>
      <w:proofErr w:type="spellEnd"/>
      <w:r>
        <w:rPr>
          <w:rFonts w:ascii="Times New Roman" w:eastAsia="Times New Roman" w:hAnsi="Times New Roman" w:cs="Times New Roman"/>
        </w:rPr>
        <w:t xml:space="preserve"> dam variance had the highest percentage, excluding error, of the phenotypic variation in LAH for LK-Vendace (40.6%), LS-Cisco (38.2%), and LO-Cisco (17.1%; Figure 4, SI Table 1). The LAH correlations for each study group had a similar  response to temperature with negative or no dam correlations, negative or no sire correlations, and positive or no </w:t>
      </w:r>
      <w:proofErr w:type="spellStart"/>
      <w:r>
        <w:rPr>
          <w:rFonts w:ascii="Times New Roman" w:eastAsia="Times New Roman" w:hAnsi="Times New Roman" w:cs="Times New Roman"/>
        </w:rPr>
        <w:t>dam:sire</w:t>
      </w:r>
      <w:proofErr w:type="spellEnd"/>
      <w:r>
        <w:rPr>
          <w:rFonts w:ascii="Times New Roman" w:eastAsia="Times New Roman" w:hAnsi="Times New Roman" w:cs="Times New Roman"/>
        </w:rPr>
        <w:t xml:space="preserve"> correlations. All three study groups had different error correlations for LAH, with a negative, positive, and no correlations for LK-Vendace, LS-Cisco, and LO-Cisco, respectively (Table 6).</w:t>
      </w:r>
    </w:p>
    <w:p w14:paraId="00000062" w14:textId="77777777" w:rsidR="0080229F" w:rsidRDefault="0080229F">
      <w:pPr>
        <w:spacing w:line="300" w:lineRule="auto"/>
        <w:rPr>
          <w:rFonts w:ascii="Times New Roman" w:eastAsia="Times New Roman" w:hAnsi="Times New Roman" w:cs="Times New Roman"/>
        </w:rPr>
      </w:pPr>
    </w:p>
    <w:p w14:paraId="00000063" w14:textId="77777777" w:rsidR="0080229F" w:rsidRDefault="001758B4">
      <w:pPr>
        <w:spacing w:line="300" w:lineRule="auto"/>
        <w:rPr>
          <w:rFonts w:ascii="Times New Roman" w:eastAsia="Times New Roman" w:hAnsi="Times New Roman" w:cs="Times New Roman"/>
          <w:i/>
        </w:rPr>
      </w:pPr>
      <w:r>
        <w:rPr>
          <w:rFonts w:ascii="Times New Roman" w:eastAsia="Times New Roman" w:hAnsi="Times New Roman" w:cs="Times New Roman"/>
          <w:i/>
        </w:rPr>
        <w:t>Yolk-sac Volume</w:t>
      </w:r>
    </w:p>
    <w:p w14:paraId="00000064" w14:textId="77777777" w:rsidR="0080229F" w:rsidRDefault="00F571E0">
      <w:pPr>
        <w:spacing w:line="300" w:lineRule="auto"/>
        <w:rPr>
          <w:rFonts w:ascii="Times New Roman" w:eastAsia="Times New Roman" w:hAnsi="Times New Roman" w:cs="Times New Roman"/>
        </w:rPr>
      </w:pPr>
      <w:sdt>
        <w:sdtPr>
          <w:tag w:val="goog_rdk_17"/>
          <w:id w:val="-1769304930"/>
        </w:sdtPr>
        <w:sdtContent>
          <w:commentRangeStart w:id="17"/>
        </w:sdtContent>
      </w:sdt>
      <w:r w:rsidR="001758B4">
        <w:rPr>
          <w:rFonts w:ascii="Times New Roman" w:eastAsia="Times New Roman" w:hAnsi="Times New Roman" w:cs="Times New Roman"/>
        </w:rPr>
        <w:t>Yolk-sac volume was highest for all study groups at 9.0°C and decreased as temperature decreased</w:t>
      </w:r>
      <w:commentRangeEnd w:id="17"/>
      <w:r w:rsidR="001758B4">
        <w:commentReference w:id="17"/>
      </w:r>
      <w:r w:rsidR="001758B4">
        <w:rPr>
          <w:rFonts w:ascii="Times New Roman" w:eastAsia="Times New Roman" w:hAnsi="Times New Roman" w:cs="Times New Roman"/>
        </w:rPr>
        <w:t xml:space="preserve"> (Figure 4). For cisco, the difference in YSV was similar between populations at the warmest incubation temperature (0.04 mm</w:t>
      </w:r>
      <w:r w:rsidR="001758B4">
        <w:rPr>
          <w:rFonts w:ascii="Times New Roman" w:eastAsia="Times New Roman" w:hAnsi="Times New Roman" w:cs="Times New Roman"/>
          <w:vertAlign w:val="superscript"/>
        </w:rPr>
        <w:t>3</w:t>
      </w:r>
      <w:r w:rsidR="001758B4">
        <w:rPr>
          <w:rFonts w:ascii="Times New Roman" w:eastAsia="Times New Roman" w:hAnsi="Times New Roman" w:cs="Times New Roman"/>
        </w:rPr>
        <w:t>) but diverged as incubation temperature decreased; YSV in LO-Cisco (0.40 mm</w:t>
      </w:r>
      <w:r w:rsidR="001758B4">
        <w:rPr>
          <w:rFonts w:ascii="Times New Roman" w:eastAsia="Times New Roman" w:hAnsi="Times New Roman" w:cs="Times New Roman"/>
          <w:vertAlign w:val="superscript"/>
        </w:rPr>
        <w:t>3</w:t>
      </w:r>
      <w:r w:rsidR="001758B4">
        <w:rPr>
          <w:rFonts w:ascii="Times New Roman" w:eastAsia="Times New Roman" w:hAnsi="Times New Roman" w:cs="Times New Roman"/>
        </w:rPr>
        <w:t>) was smaller than LS-Cisco (0.64 mm</w:t>
      </w:r>
      <w:r w:rsidR="001758B4">
        <w:rPr>
          <w:rFonts w:ascii="Times New Roman" w:eastAsia="Times New Roman" w:hAnsi="Times New Roman" w:cs="Times New Roman"/>
          <w:vertAlign w:val="superscript"/>
        </w:rPr>
        <w:t>3</w:t>
      </w:r>
      <w:r w:rsidR="001758B4">
        <w:rPr>
          <w:rFonts w:ascii="Times New Roman" w:eastAsia="Times New Roman" w:hAnsi="Times New Roman" w:cs="Times New Roman"/>
        </w:rPr>
        <w:t>) at the coldest temperature (Figure 3). Yolk-sac volume in LS-Cisco and LO-Cisco responded differently to incubation temperature, with a 203.6 and 311.0% respective increase from the coldest to warmest treatment. For Lake Southern Konnevesi, the effect of species depended on temperature because the difference in YSV between LK-Vendace and LK-Whitefish was less pronounced at the coldest temperature (0.20 mm</w:t>
      </w:r>
      <w:r w:rsidR="001758B4">
        <w:rPr>
          <w:rFonts w:ascii="Times New Roman" w:eastAsia="Times New Roman" w:hAnsi="Times New Roman" w:cs="Times New Roman"/>
          <w:vertAlign w:val="superscript"/>
        </w:rPr>
        <w:t>3</w:t>
      </w:r>
      <w:r w:rsidR="001758B4">
        <w:rPr>
          <w:rFonts w:ascii="Times New Roman" w:eastAsia="Times New Roman" w:hAnsi="Times New Roman" w:cs="Times New Roman"/>
        </w:rPr>
        <w:t>) than at the warmest temperature (1.07 mm</w:t>
      </w:r>
      <w:r w:rsidR="001758B4">
        <w:rPr>
          <w:rFonts w:ascii="Times New Roman" w:eastAsia="Times New Roman" w:hAnsi="Times New Roman" w:cs="Times New Roman"/>
          <w:vertAlign w:val="superscript"/>
        </w:rPr>
        <w:t>3</w:t>
      </w:r>
      <w:r w:rsidR="001758B4">
        <w:rPr>
          <w:rFonts w:ascii="Times New Roman" w:eastAsia="Times New Roman" w:hAnsi="Times New Roman" w:cs="Times New Roman"/>
        </w:rPr>
        <w:t xml:space="preserve">; Figure 3). LK-Vendace and </w:t>
      </w:r>
      <w:r w:rsidR="001758B4">
        <w:rPr>
          <w:rFonts w:ascii="Times New Roman" w:eastAsia="Times New Roman" w:hAnsi="Times New Roman" w:cs="Times New Roman"/>
        </w:rPr>
        <w:lastRenderedPageBreak/>
        <w:t>LK-Whitefish had the strongest response to temperature with an increase in YSV of 445.0 and 536.6% from the coldest to warmest treatment, respectively. LK-Vendace and LK-Whitefish had a stronger, increasing response to increasing incubation temperatures in YSV than LS-Cisco and LO-Cisco (Figure 4).</w:t>
      </w:r>
    </w:p>
    <w:p w14:paraId="00000065" w14:textId="77777777" w:rsidR="0080229F" w:rsidRDefault="0080229F">
      <w:pPr>
        <w:spacing w:line="300" w:lineRule="auto"/>
        <w:rPr>
          <w:rFonts w:ascii="Times New Roman" w:eastAsia="Times New Roman" w:hAnsi="Times New Roman" w:cs="Times New Roman"/>
        </w:rPr>
      </w:pPr>
    </w:p>
    <w:p w14:paraId="00000066"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In the phenotypic variance component analysis, the residual error was the largest component of phenotypic variation in YSV (means &gt;53.9%) for all study groups (Figure 4, SI Table 1). The mean YSV dam variance was the highest percentage, excluding error, of the phenotypic variation for LK-Vendace (23.9%), LS-Cisco (20.5%), and LO-Cisco (23.9%; Figure 4, SI Table 1). The LAH correlations for dam, </w:t>
      </w:r>
      <w:proofErr w:type="spellStart"/>
      <w:r>
        <w:rPr>
          <w:rFonts w:ascii="Times New Roman" w:eastAsia="Times New Roman" w:hAnsi="Times New Roman" w:cs="Times New Roman"/>
        </w:rPr>
        <w:t>dam:sire</w:t>
      </w:r>
      <w:proofErr w:type="spellEnd"/>
      <w:r>
        <w:rPr>
          <w:rFonts w:ascii="Times New Roman" w:eastAsia="Times New Roman" w:hAnsi="Times New Roman" w:cs="Times New Roman"/>
        </w:rPr>
        <w:t xml:space="preserve">, and error variance components had differential responses to temperature with positive dam, positive </w:t>
      </w:r>
      <w:proofErr w:type="spellStart"/>
      <w:r>
        <w:rPr>
          <w:rFonts w:ascii="Times New Roman" w:eastAsia="Times New Roman" w:hAnsi="Times New Roman" w:cs="Times New Roman"/>
        </w:rPr>
        <w:t>dam:sire</w:t>
      </w:r>
      <w:proofErr w:type="spellEnd"/>
      <w:r>
        <w:rPr>
          <w:rFonts w:ascii="Times New Roman" w:eastAsia="Times New Roman" w:hAnsi="Times New Roman" w:cs="Times New Roman"/>
        </w:rPr>
        <w:t>, and negative error correlations for LK-Vendace, while LS-</w:t>
      </w:r>
      <w:proofErr w:type="spellStart"/>
      <w:r>
        <w:rPr>
          <w:rFonts w:ascii="Times New Roman" w:eastAsia="Times New Roman" w:hAnsi="Times New Roman" w:cs="Times New Roman"/>
        </w:rPr>
        <w:t>Ciso</w:t>
      </w:r>
      <w:proofErr w:type="spellEnd"/>
      <w:r>
        <w:rPr>
          <w:rFonts w:ascii="Times New Roman" w:eastAsia="Times New Roman" w:hAnsi="Times New Roman" w:cs="Times New Roman"/>
        </w:rPr>
        <w:t xml:space="preserve"> had inverse correlations to LK-Vendace (Table 6). All LO-Cisco variance components had no correlation to temperature (Table 6).</w:t>
      </w:r>
    </w:p>
    <w:p w14:paraId="00000067" w14:textId="77777777" w:rsidR="0080229F" w:rsidRDefault="0080229F">
      <w:pPr>
        <w:spacing w:line="300" w:lineRule="auto"/>
        <w:rPr>
          <w:rFonts w:ascii="Times New Roman" w:eastAsia="Times New Roman" w:hAnsi="Times New Roman" w:cs="Times New Roman"/>
          <w:shd w:val="clear" w:color="auto" w:fill="B6D7A8"/>
        </w:rPr>
      </w:pPr>
    </w:p>
    <w:p w14:paraId="00000068" w14:textId="77777777" w:rsidR="0080229F" w:rsidRDefault="0080229F">
      <w:pPr>
        <w:spacing w:line="300" w:lineRule="auto"/>
        <w:rPr>
          <w:rFonts w:ascii="Times New Roman" w:eastAsia="Times New Roman" w:hAnsi="Times New Roman" w:cs="Times New Roman"/>
        </w:rPr>
      </w:pPr>
    </w:p>
    <w:p w14:paraId="00000069" w14:textId="77777777" w:rsidR="0080229F" w:rsidRDefault="00F571E0">
      <w:pPr>
        <w:spacing w:line="300" w:lineRule="auto"/>
        <w:rPr>
          <w:rFonts w:ascii="Times New Roman" w:eastAsia="Times New Roman" w:hAnsi="Times New Roman" w:cs="Times New Roman"/>
          <w:b/>
        </w:rPr>
      </w:pPr>
      <w:sdt>
        <w:sdtPr>
          <w:tag w:val="goog_rdk_18"/>
          <w:id w:val="-1679873510"/>
        </w:sdtPr>
        <w:sdtContent>
          <w:commentRangeStart w:id="18"/>
        </w:sdtContent>
      </w:sdt>
      <w:sdt>
        <w:sdtPr>
          <w:tag w:val="goog_rdk_19"/>
          <w:id w:val="2124260163"/>
        </w:sdtPr>
        <w:sdtContent>
          <w:commentRangeStart w:id="19"/>
        </w:sdtContent>
      </w:sdt>
      <w:r w:rsidR="001758B4">
        <w:rPr>
          <w:rFonts w:ascii="Times New Roman" w:eastAsia="Times New Roman" w:hAnsi="Times New Roman" w:cs="Times New Roman"/>
          <w:b/>
        </w:rPr>
        <w:t>DISCUSSION</w:t>
      </w:r>
      <w:commentRangeEnd w:id="18"/>
      <w:r w:rsidR="001758B4">
        <w:commentReference w:id="18"/>
      </w:r>
      <w:commentRangeEnd w:id="19"/>
      <w:r w:rsidR="001758B4">
        <w:commentReference w:id="19"/>
      </w:r>
      <w:r w:rsidR="001758B4">
        <w:rPr>
          <w:rFonts w:ascii="Times New Roman" w:eastAsia="Times New Roman" w:hAnsi="Times New Roman" w:cs="Times New Roman"/>
          <w:b/>
        </w:rPr>
        <w:t>:</w:t>
      </w:r>
    </w:p>
    <w:p w14:paraId="0000006A" w14:textId="77777777" w:rsidR="0080229F" w:rsidRDefault="0080229F">
      <w:pPr>
        <w:spacing w:line="300" w:lineRule="auto"/>
        <w:rPr>
          <w:rFonts w:ascii="Times New Roman" w:eastAsia="Times New Roman" w:hAnsi="Times New Roman" w:cs="Times New Roman"/>
        </w:rPr>
      </w:pPr>
    </w:p>
    <w:p w14:paraId="0000006B" w14:textId="77777777" w:rsidR="0080229F" w:rsidRDefault="00F571E0">
      <w:pPr>
        <w:spacing w:line="300" w:lineRule="auto"/>
        <w:rPr>
          <w:rFonts w:ascii="Times New Roman" w:eastAsia="Times New Roman" w:hAnsi="Times New Roman" w:cs="Times New Roman"/>
        </w:rPr>
      </w:pPr>
      <w:sdt>
        <w:sdtPr>
          <w:tag w:val="goog_rdk_20"/>
          <w:id w:val="-2035332507"/>
        </w:sdtPr>
        <w:sdtContent>
          <w:commentRangeStart w:id="20"/>
        </w:sdtContent>
      </w:sdt>
      <w:r w:rsidR="001758B4">
        <w:rPr>
          <w:rFonts w:ascii="Times New Roman" w:eastAsia="Times New Roman" w:hAnsi="Times New Roman" w:cs="Times New Roman"/>
        </w:rPr>
        <w:t>Our</w:t>
      </w:r>
      <w:commentRangeEnd w:id="20"/>
      <w:r w:rsidR="001758B4">
        <w:commentReference w:id="20"/>
      </w:r>
      <w:r w:rsidR="001758B4">
        <w:rPr>
          <w:rFonts w:ascii="Times New Roman" w:eastAsia="Times New Roman" w:hAnsi="Times New Roman" w:cs="Times New Roman"/>
        </w:rPr>
        <w:t xml:space="preserve"> incubation experiments demonstrated both similar and contrasting norms of reaction to temperature for life-history and morphological traits in </w:t>
      </w:r>
      <w:proofErr w:type="spellStart"/>
      <w:r w:rsidR="001758B4">
        <w:rPr>
          <w:rFonts w:ascii="Times New Roman" w:eastAsia="Times New Roman" w:hAnsi="Times New Roman" w:cs="Times New Roman"/>
        </w:rPr>
        <w:t>cospecific</w:t>
      </w:r>
      <w:proofErr w:type="spellEnd"/>
      <w:r w:rsidR="001758B4">
        <w:rPr>
          <w:rFonts w:ascii="Times New Roman" w:eastAsia="Times New Roman" w:hAnsi="Times New Roman" w:cs="Times New Roman"/>
        </w:rPr>
        <w:t xml:space="preserve"> and congeneric coregonines. First, we found contrasting responses to temperature in embryo survival within and among study groups (</w:t>
      </w:r>
      <w:r w:rsidR="001758B4">
        <w:rPr>
          <w:rFonts w:ascii="Times New Roman" w:eastAsia="Times New Roman" w:hAnsi="Times New Roman" w:cs="Times New Roman"/>
          <w:i/>
        </w:rPr>
        <w:t>i.e.,</w:t>
      </w:r>
      <w:r w:rsidR="001758B4">
        <w:rPr>
          <w:rFonts w:ascii="Times New Roman" w:eastAsia="Times New Roman" w:hAnsi="Times New Roman" w:cs="Times New Roman"/>
        </w:rPr>
        <w:t xml:space="preserve"> conspecifics and congeners). Second, incubation periods (both DPF and ADD) responded similarly to increasing temperature (negative response for DPF and positive response for ADD) among study groups, however, LK-Vendace had the strongest response and longest incubations across all temperatures. Third, all study groups had similar negative responses to temperature for LAH and positive responses in YSV, with the strongest responses for LAH in LS-Cisco and LO-Cisco and for YSV in LK-Vendace and LK-Whitefish. Lastly, differential levels of parental effects were found within and among study groups and traits.</w:t>
      </w:r>
    </w:p>
    <w:p w14:paraId="0000006C" w14:textId="77777777" w:rsidR="0080229F" w:rsidRDefault="0080229F">
      <w:pPr>
        <w:spacing w:line="300" w:lineRule="auto"/>
        <w:rPr>
          <w:rFonts w:ascii="Times New Roman" w:eastAsia="Times New Roman" w:hAnsi="Times New Roman" w:cs="Times New Roman"/>
        </w:rPr>
      </w:pPr>
    </w:p>
    <w:p w14:paraId="0000006D" w14:textId="285912F3"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Embryo survival had an overall negative correlation with increasing temperature among all study groups. However, populations of </w:t>
      </w:r>
      <w:proofErr w:type="spellStart"/>
      <w:r>
        <w:rPr>
          <w:rFonts w:ascii="Times New Roman" w:eastAsia="Times New Roman" w:hAnsi="Times New Roman" w:cs="Times New Roman"/>
        </w:rPr>
        <w:t>ciscos</w:t>
      </w:r>
      <w:proofErr w:type="spellEnd"/>
      <w:r>
        <w:rPr>
          <w:rFonts w:ascii="Times New Roman" w:eastAsia="Times New Roman" w:hAnsi="Times New Roman" w:cs="Times New Roman"/>
        </w:rPr>
        <w:t xml:space="preserve"> and congeneric species (</w:t>
      </w:r>
      <w:r>
        <w:rPr>
          <w:rFonts w:ascii="Times New Roman" w:eastAsia="Times New Roman" w:hAnsi="Times New Roman" w:cs="Times New Roman"/>
          <w:i/>
        </w:rPr>
        <w:t>i.e.,</w:t>
      </w:r>
      <w:r>
        <w:rPr>
          <w:rFonts w:ascii="Times New Roman" w:eastAsia="Times New Roman" w:hAnsi="Times New Roman" w:cs="Times New Roman"/>
        </w:rPr>
        <w:t xml:space="preserve"> vendace and European whitefish) from the same lake had contrasting levels of response to temperature. LK-Whitefish embryo survival had the strongest, negative response to temperature (74.4%) and all other study groups were impacted less (&lt; 26% survival loss) by increasing temperatures. The contrasting levels of response in embryo survival across temperatures among study groups was surprising because temperature is known to be the main force determining coregonine embryo development</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(Karjalainen et al. 2015)</w:t>
      </w:r>
      <w:r w:rsidR="001D1C42">
        <w:rPr>
          <w:rFonts w:ascii="Times New Roman" w:eastAsia="Times New Roman" w:hAnsi="Times New Roman" w:cs="Times New Roman"/>
        </w:rPr>
        <w:fldChar w:fldCharType="end"/>
      </w:r>
      <w:r>
        <w:rPr>
          <w:rFonts w:ascii="Times New Roman" w:eastAsia="Times New Roman" w:hAnsi="Times New Roman" w:cs="Times New Roman"/>
        </w:rPr>
        <w:t xml:space="preserve"> and survival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temperature","type":"article-journal","volume":"42"},"uris":["http://www.mendeley.com/documents/?uuid=a41a68c1-0329-4c01-8cf6-6aaa16910c05"]}],"mendeley":{"formattedCitation":"(Colby and Brooke 1970, Brooke and Colby 1980, Luczynski and Kirklewska 1984)","plainTextFormattedCitation":"(Colby and Brooke 1970, Brooke and Colby 1980, Luczynski and Kirklewska 1984)","previouslyFormattedCitation":"(Colby and Brooke 1970, Brooke and Colby 1980, Luczynski and Kirklewska 1984)"},"properties":{"noteIndex":0},"schema":"https://github.com/citation-style-language/schema/raw/master/csl-citation.json"}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(Colby and Brooke 1970, Brooke and Colby 1980, Luczynski and Kirklewska 1984)</w:t>
      </w:r>
      <w:r w:rsidR="001D1C42">
        <w:rPr>
          <w:rFonts w:ascii="Times New Roman" w:eastAsia="Times New Roman" w:hAnsi="Times New Roman" w:cs="Times New Roman"/>
        </w:rPr>
        <w:fldChar w:fldCharType="end"/>
      </w:r>
      <w:r>
        <w:rPr>
          <w:rFonts w:ascii="Times New Roman" w:eastAsia="Times New Roman" w:hAnsi="Times New Roman" w:cs="Times New Roman"/>
        </w:rPr>
        <w:t xml:space="preserve">. Our experiment, temperature aside, provided near-optimal </w:t>
      </w:r>
      <w:r>
        <w:rPr>
          <w:rFonts w:ascii="Times New Roman" w:eastAsia="Times New Roman" w:hAnsi="Times New Roman" w:cs="Times New Roman"/>
        </w:rPr>
        <w:lastRenderedPageBreak/>
        <w:t>incubation conditions to individually reared embryos and these conditions are idealized compared to what occurs in the wild. For instance, embryos in the wild are deposited on the substratum and are exposed in particular to deposited sediment that can impact survival</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fish","type":"chapter"},"uris":["http://www.mendeley.com/documents/?uuid=b908e2eb-49bb-4f6d-ba60-e9a4a3f87424"]}],"mendeley":{"formattedCitation":"(Müller 1992)","plainTextFormattedCitation":"(Müller 1992)","previouslyFormattedCitation":"(Müller 1992)"},"properties":{"noteIndex":0},"schema":"https://github.com/citation-style-language/schema/raw/master/csl-citation.json"}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(Müller 1992)</w:t>
      </w:r>
      <w:r w:rsidR="001D1C42">
        <w:rPr>
          <w:rFonts w:ascii="Times New Roman" w:eastAsia="Times New Roman" w:hAnsi="Times New Roman" w:cs="Times New Roman"/>
        </w:rPr>
        <w:fldChar w:fldCharType="end"/>
      </w:r>
      <w:r>
        <w:rPr>
          <w:rFonts w:ascii="Times New Roman" w:eastAsia="Times New Roman" w:hAnsi="Times New Roman" w:cs="Times New Roman"/>
        </w:rPr>
        <w:t>. Interaction between temperature and sediments are likely, and temperature increase may act as a catalyzer of embryo sensitivity to sediment stress</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Letters","id":"ITEM-1","issue":"12","issued":{"date-parts":[["2016"]]},"page":"20160745","title":"Higher temperature exacerbates the impact of sediments on embryo performances in a salmonid","type":"article-journal","volume":"12"},"uris":["http://www.mendeley.com/documents/?uuid=cb4afc67-4332-3427-ae97-d7d17fedaf0e"]}],"mendeley":{"formattedCitation":"(Mari et al. 2016)","plainTextFormattedCitation":"(Mari et al. 2016)","previouslyFormattedCitation":"(Mari et al. 2016)"},"properties":{"noteIndex":0},"schema":"https://github.com/citation-style-language/schema/raw/master/csl-citation.json"}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(Mari et al. 2016)</w:t>
      </w:r>
      <w:r w:rsidR="001D1C42">
        <w:rPr>
          <w:rFonts w:ascii="Times New Roman" w:eastAsia="Times New Roman" w:hAnsi="Times New Roman" w:cs="Times New Roman"/>
        </w:rPr>
        <w:fldChar w:fldCharType="end"/>
      </w:r>
      <w:r>
        <w:rPr>
          <w:rFonts w:ascii="Times New Roman" w:eastAsia="Times New Roman" w:hAnsi="Times New Roman" w:cs="Times New Roman"/>
        </w:rPr>
        <w:t xml:space="preserve">. Even though </w:t>
      </w:r>
      <w:sdt>
        <w:sdtPr>
          <w:tag w:val="goog_rdk_21"/>
          <w:id w:val="-1308002952"/>
        </w:sdtPr>
        <w:sdtContent>
          <w:commentRangeStart w:id="21"/>
        </w:sdtContent>
      </w:sdt>
      <w:r>
        <w:rPr>
          <w:rFonts w:ascii="Times New Roman" w:eastAsia="Times New Roman" w:hAnsi="Times New Roman" w:cs="Times New Roman"/>
        </w:rPr>
        <w:t>temperature</w:t>
      </w:r>
      <w:commentRangeEnd w:id="21"/>
      <w:r>
        <w:commentReference w:id="21"/>
      </w:r>
      <w:r>
        <w:rPr>
          <w:rFonts w:ascii="Times New Roman" w:eastAsia="Times New Roman" w:hAnsi="Times New Roman" w:cs="Times New Roman"/>
        </w:rPr>
        <w:t xml:space="preserve"> did negatively impact </w:t>
      </w:r>
      <w:sdt>
        <w:sdtPr>
          <w:tag w:val="goog_rdk_22"/>
          <w:id w:val="557207967"/>
        </w:sdtPr>
        <w:sdtContent>
          <w:commentRangeStart w:id="22"/>
        </w:sdtContent>
      </w:sdt>
      <w:r>
        <w:rPr>
          <w:rFonts w:ascii="Times New Roman" w:eastAsia="Times New Roman" w:hAnsi="Times New Roman" w:cs="Times New Roman"/>
        </w:rPr>
        <w:t xml:space="preserve">embryo survival in our experiment, the effect of temperature in the wild could be </w:t>
      </w:r>
      <w:r w:rsidR="001D1C42">
        <w:rPr>
          <w:rFonts w:ascii="Times New Roman" w:eastAsia="Times New Roman" w:hAnsi="Times New Roman" w:cs="Times New Roman"/>
        </w:rPr>
        <w:t xml:space="preserve">even </w:t>
      </w:r>
      <w:r>
        <w:rPr>
          <w:rFonts w:ascii="Times New Roman" w:eastAsia="Times New Roman" w:hAnsi="Times New Roman" w:cs="Times New Roman"/>
        </w:rPr>
        <w:t>stronger.</w:t>
      </w:r>
      <w:commentRangeEnd w:id="22"/>
      <w:r>
        <w:commentReference w:id="22"/>
      </w:r>
      <w:r>
        <w:rPr>
          <w:rFonts w:ascii="Times New Roman" w:eastAsia="Times New Roman" w:hAnsi="Times New Roman" w:cs="Times New Roman"/>
        </w:rPr>
        <w:t xml:space="preserve"> </w:t>
      </w:r>
    </w:p>
    <w:p w14:paraId="0000006E" w14:textId="77777777" w:rsidR="0080229F" w:rsidRDefault="0080229F">
      <w:pPr>
        <w:spacing w:line="300" w:lineRule="auto"/>
        <w:rPr>
          <w:rFonts w:ascii="Times New Roman" w:eastAsia="Times New Roman" w:hAnsi="Times New Roman" w:cs="Times New Roman"/>
        </w:rPr>
      </w:pPr>
    </w:p>
    <w:p w14:paraId="0000006F" w14:textId="5F707F34"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Our result that incubation periods from LK-Vendace, but not LK-Whitefish, were the longest and had the strongest response, even when exposed to high temperatures, suggests a high degree of developmental flexibility in vendace. This contrasting response was likely due to the different species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(Karjalainen et al. 2015)</w:t>
      </w:r>
      <w:r w:rsidR="001D1C42">
        <w:rPr>
          <w:rFonts w:ascii="Times New Roman" w:eastAsia="Times New Roman" w:hAnsi="Times New Roman" w:cs="Times New Roman"/>
        </w:rPr>
        <w:fldChar w:fldCharType="end"/>
      </w:r>
      <w:r w:rsidR="001D1C42">
        <w:rPr>
          <w:rFonts w:ascii="Times New Roman" w:eastAsia="Times New Roman" w:hAnsi="Times New Roman" w:cs="Times New Roman"/>
        </w:rPr>
        <w:t xml:space="preserve"> </w:t>
      </w:r>
      <w:r>
        <w:rPr>
          <w:rFonts w:ascii="Times New Roman" w:eastAsia="Times New Roman" w:hAnsi="Times New Roman" w:cs="Times New Roman"/>
        </w:rPr>
        <w:t>and ecotypes (</w:t>
      </w:r>
      <w:r>
        <w:rPr>
          <w:rFonts w:ascii="Times New Roman" w:eastAsia="Times New Roman" w:hAnsi="Times New Roman" w:cs="Times New Roman"/>
          <w:i/>
        </w:rPr>
        <w:t>i.e.,</w:t>
      </w:r>
      <w:r>
        <w:rPr>
          <w:rFonts w:ascii="Times New Roman" w:eastAsia="Times New Roman" w:hAnsi="Times New Roman" w:cs="Times New Roman"/>
        </w:rPr>
        <w:t xml:space="preserve"> pelagic versus benthic), as benthic individuals should develop quicker than pelagic individuals</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{"citationItems":[{"id":"ITEM-1","itemData":{"ISSN":"2396-9814","author":[{"dropping-particle":"V","family":"Mcphee","given":"Megan","non-dropping-particle":"","parse-names":false,"suffix":""},{"dropping-particle":"","family":"Noakes","given":"David L G","non-dropping-particle":"","parse-names":false,"suffix":""},{"dropping-particle":"","family":"Allendorf","given":"Fred W","non-dropping-particle":"","parse-names":false,"suffix":""}],"container-title":"Current Zoology","id":"ITEM-1","issue":"1","issued":{"date-parts":[["2012"]]},"page":"21-34","publisher":"Oxford University Press Oxford, Uk","title":"Developmental rate: A unifying mechanism for sympatric divergence in postglacial fishes?","type":"article-journal","volume":"58"},"uris":["http://www.mendeley.com/documents/?uuid=a443190a-9898-4d00-aeef-97adce0f7e22"]}],"mendeley":{"formattedCitation":"(Mcphee et al. 2012)","plainTextFormattedCitation":"(Mcphee et al. 2012)","previouslyFormattedCitation":"(Mcphee et al. 2012)"},"properties":{"noteIndex":0},"schema":"https://github.com/citation-style-language/schema/raw/master/csl-citation.json"}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(Mcphee et al. 2012)</w:t>
      </w:r>
      <w:r w:rsidR="001D1C42">
        <w:rPr>
          <w:rFonts w:ascii="Times New Roman" w:eastAsia="Times New Roman" w:hAnsi="Times New Roman" w:cs="Times New Roman"/>
        </w:rPr>
        <w:fldChar w:fldCharType="end"/>
      </w:r>
      <w:r>
        <w:rPr>
          <w:rFonts w:ascii="Times New Roman" w:eastAsia="Times New Roman" w:hAnsi="Times New Roman" w:cs="Times New Roman"/>
        </w:rPr>
        <w:t>. However, the different magnitude of temperature responses between congeners, including cisco, suggests a differential level of developmental plasticity to increasing incubation temperatures among species. Long, cold incubations may require a shorter period of spring warming for individuals to initiate hatching, while short, warm incubations may require a longer period of warmer spring conditions to hatch</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(Karjalainen et al. 2015)</w:t>
      </w:r>
      <w:r w:rsidR="001D1C42">
        <w:rPr>
          <w:rFonts w:ascii="Times New Roman" w:eastAsia="Times New Roman" w:hAnsi="Times New Roman" w:cs="Times New Roman"/>
        </w:rPr>
        <w:fldChar w:fldCharType="end"/>
      </w:r>
      <w:r>
        <w:rPr>
          <w:rFonts w:ascii="Times New Roman" w:eastAsia="Times New Roman" w:hAnsi="Times New Roman" w:cs="Times New Roman"/>
        </w:rPr>
        <w:t>. If winter water temperatures rise as embryos incubate, the ability to match optimal spring nursery feeding conditions may be weakened</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{"citationItems":[{"id":"ITEM-1","itemData":{"DOI":"10.1016/S0065-2881(08)60202-3","ISBN":"012026126X","ISSN":"00652881","PMID":"3663516","abstract":"The degree of match and mismatch in the time of larval production and production of their food has been put forward as an explanation of part of the variability in recruitment to a stock of fish. The magnitude of recruitment is not completely determined until the year-class finally joins the adult stock, and the processes involved probably begin early in the life-history of the fish when both their growth and mortality rates are high. The match/mismatch hypothesis is given in this chapter to cover the subsequent development through larval life up to metamorphosis, and possibly just beyond. The match/mismatch hypothesis has now been extended to the upwelling areas and oceanic divergences equatorward of 40° latitude on the basis that fish in these regions release batches of eggs more frequently when they are well fed and, more generally, that pelagic fish may modify their reproductive strategies such that they can feed and spawn at the same time. A delay in predation is of great importance, particularly when production peaks in early development. This model illustrates the difficulties that occur when growth and mortality are allowed to interact. On the other hand, there are three consequences of the match/mismatch hypothesis that are presented in this chapter. However, the limited conclusion drawn in this chapter is that, investigations of fish larvae should continue to be a part of the study of population dynamics of fishes. © 1990, Elsevier Ltd. All rights reserved.","author":[{"dropping-particle":"","family":"Cushing","given":"D H","non-dropping-particle":"","parse-names":false,"suffix":""}],"container-title":"Advances in Marine Biology","id":"ITEM-1","issue":"C","issued":{"date-parts":[["1990"]]},"page":"249-293","publisher":"Elsevier","title":"Plankton production and year-class strength in fish populations: An update of the match/mismatch hypothesis","type":"article-journal","volume":"26"},"uris":["http://www.mendeley.com/documents/?uuid=77c9050c-acae-4c9e-9167-65d73446b918"]},{"id":"ITEM-2","itemData":{"abstract":"We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Fishes","id":"ITEM-2","issue":"4","issued":{"date-parts":[["2015"]]},"language":"English","note":"Cc7ry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coregonids","type":"article-journal","volume":"98"},"uris":["http://www.mendeley.com/documents/?uuid=1120a55e-f2ad-394b-ad89-0b3bb220dad8"]},{"id":"ITEM-3","itemData":{"DOI":"10.1016/j.fishres.2014.12.014","ISBN":"0165-7836","ISSN":"01657836","abstract":"We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Research","id":"ITEM-3","issued":{"date-parts":[["2015"]]},"language":"English","note":"Cf7pm Times Cited:5 Cited References Count:72","page":"11-21","title":"Spatial synchrony in cisco recruitment","type":"article-journal","volume":"165"},"uris":["http://www.mendeley.com/documents/?uuid=46a3e3dd-af57-35a3-9835-16f195c69b4e"]}],"mendeley":{"formattedCitation":"(Cushing 1990, Karjalainen et al. 2015, Myers et al. 2015)","plainTextFormattedCitation":"(Cushing 1990, Karjalainen et al. 2015, Myers et al. 2015)","previouslyFormattedCitation":"(Cushing 1990, Karjalainen et al. 2015, Myers et al. 2015)"},"properties":{"noteIndex":0},"schema":"https://github.com/citation-style-language/schema/raw/master/csl-citation.json"}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(Cushing 1990, Karjalainen et al. 2015, Myers et al. 2015)</w:t>
      </w:r>
      <w:r w:rsidR="001D1C42">
        <w:rPr>
          <w:rFonts w:ascii="Times New Roman" w:eastAsia="Times New Roman" w:hAnsi="Times New Roman" w:cs="Times New Roman"/>
        </w:rPr>
        <w:fldChar w:fldCharType="end"/>
      </w:r>
      <w:r>
        <w:rPr>
          <w:rFonts w:ascii="Times New Roman" w:eastAsia="Times New Roman" w:hAnsi="Times New Roman" w:cs="Times New Roman"/>
        </w:rPr>
        <w:t xml:space="preserve">. Populations that are more resilient to increasing or variable winter incubation temperatures may have a better opportunity to regulate ontogeny and control the timing of hatching. </w:t>
      </w:r>
    </w:p>
    <w:p w14:paraId="00000070" w14:textId="77777777" w:rsidR="0080229F" w:rsidRDefault="0080229F">
      <w:pPr>
        <w:spacing w:line="300" w:lineRule="auto"/>
        <w:rPr>
          <w:rFonts w:ascii="Times New Roman" w:eastAsia="Times New Roman" w:hAnsi="Times New Roman" w:cs="Times New Roman"/>
        </w:rPr>
      </w:pPr>
    </w:p>
    <w:p w14:paraId="00000071" w14:textId="06DE1361"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Fish spawning strategies can be variable, ranging in frequency from daily to once in a lifetime and in timing from the same time each year to across all seasons</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(McBride et al. 2015)</w:t>
      </w:r>
      <w:r w:rsidR="001D1C42">
        <w:rPr>
          <w:rFonts w:ascii="Times New Roman" w:eastAsia="Times New Roman" w:hAnsi="Times New Roman" w:cs="Times New Roman"/>
        </w:rPr>
        <w:fldChar w:fldCharType="end"/>
      </w:r>
      <w:r>
        <w:rPr>
          <w:rFonts w:ascii="Times New Roman" w:eastAsia="Times New Roman" w:hAnsi="Times New Roman" w:cs="Times New Roman"/>
        </w:rPr>
        <w:t>. For many species, spawning strategies and breeding patterns are constrained by the adult body condition and the environment</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id":"ITEM-2","itemData":{"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Sciences","id":"ITEM-2","issue":"1","issued":{"date-parts":[["2006"]]},"page":"200-211","publisher":"NRC Research Press","title":"The logic of skipped spawning in fish","type":"article-journal","volume":"63"},"uris":["http://www.mendeley.com/documents/?uuid=feb72fc3-441a-459e-a83a-6baa903e6d36"]},{"id":"ITEM-3","itemData":{"ISSN":"0706-652X","author":[{"dropping-particle":"","family":"Damme","given":"Cindy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Sciences","id":"ITEM-3","issue":"12","issued":{"date-parts":[["2009"]]},"title":"Fecundity, atresia, and spawning strategies of Atlantic herring (Clupea harengus).","type":"article-journal","volume":"66"},"uris":["http://www.mendeley.com/documents/?uuid=9476da71-8353-46a1-8e14-92888b239f7f"]},{"id":"ITEM-4","itemData":{"DOI":"10.1139/cjfas-2013-0254","ISBN":"0706-652x","ISSN":"0706-652X","abstract":"Recent food-web changes in the Laurentian Great Lakes are affecting energy and nutrient allocation to lake whitefish (Coregonus clupeaformis) with potential downstream effects on egg condition and recruitment. We tested whether egg condition was conserved or varied with maternal condition in eight stocks from Lakes Erie, Michigan, and Superior. Egg condition was conserved across stocks based on (i) a lack of correlation between females and eggs for total lipid, DHA, and other essential fatty acids; (ii) higher levels of energy and long-chain polyunsaturated fatty acids (LC-PUFA) in eggs compared with females; and (iii) no among-stock differences for those same variables in eggs. Females from northern Lake Michigan generally made the greatest trade-offs between egg size and fecundity. Highly fecund females provisioned less lipid, but more n-3 LC-PUFA to their eggs. A lack of stock-level patterns in energy and nutrient allocation suggests that trade-offs occur at the level of individual females and that females in poor condition make greater trade-offs among egg size and fecundity, total lipids, and n-3 LC-PUFA than females in good condition.","author":[{"dropping-particle":"","family":"Muir","given":"Andrew M","non-dropping-particle":"","parse-names":false,"suffix":""},{"dropping-particle":"","family":"Arts","given":"Michael T","non-dropping-particle":"","parse-names":false,"suffix":""},{"dropping-particle":"","family":"Koops","given":"Marten A","non-dropping-particle":"","parse-names":false,"suffix":""},{"dropping-particle":"","family":"Johnson","given":"Timothy B","non-dropping-particle":"","parse-names":false,"suffix":""},{"dropping-particle":"","family":"Krueger","given":"Charles C","non-dropping-particle":"","parse-names":false,"suffix":""},{"dropping-particle":"","family":"Sutton","given":"Trent M","non-dropping-particle":"","parse-names":false,"suffix":""},{"dropping-particle":"","family":"Rosenfeld","given":"Jordan","non-dropping-particle":"","parse-names":false,"suffix":""}],"container-title":"Canadian Journal of Fisheries and Aquatic Sciences","id":"ITEM-4","issue":"8","issued":{"date-parts":[["2014"]]},"language":"English","note":"Ao7fn Times Cited:7 Cited References Count:81","page":"1256-1269","title":"Reproductive life-history strategies in lake whitefish ( Coregonus clupeaformis ) from the Laurentian Great Lakes","type":"article-journal","volume":"71"},"uris":["http://www.mendeley.com/documents/?uuid=e3302a94-2493-38ee-8cd2-324d14a92fb2"]}],"mendeley":{"formattedCitation":"(Jørgensen et al. 2006, van Damme et al. 2009, Muir et al. 2014, McBride et al. 2015)","plainTextFormattedCitation":"(Jørgensen et al. 2006, van Damme et al. 2009, Muir et al. 2014, McBride et al. 2015)","previouslyFormattedCitation":"(Jørgensen et al. 2006, van Damme et al. 2009, Muir et al. 2014, McBride et al. 2015)"},"properties":{"noteIndex":0},"schema":"https://github.com/citation-style-language/schema/raw/master/csl-citation.json"}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(Jørgensen et al. 2006, van Damme et al. 2009, Muir et al. 2014, McBride et al. 2015)</w:t>
      </w:r>
      <w:r w:rsidR="001D1C42">
        <w:rPr>
          <w:rFonts w:ascii="Times New Roman" w:eastAsia="Times New Roman" w:hAnsi="Times New Roman" w:cs="Times New Roman"/>
        </w:rPr>
        <w:fldChar w:fldCharType="end"/>
      </w:r>
      <w:r>
        <w:rPr>
          <w:rFonts w:ascii="Times New Roman" w:eastAsia="Times New Roman" w:hAnsi="Times New Roman" w:cs="Times New Roman"/>
        </w:rPr>
        <w:t>. In this context, the short duration of cisco embryo incubation periods when exposed to high temperatures we observed was notable. High-latitude populations typically spawn earlier in autumn and may have the opportunity to shift timing of reproduction later into the season, while still providing an adequate incubation period for embryo development, if water temperatures continue to rise. However, low-latitude coregonine populations already spawn in late-autumn</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Nipigon","type":"report"},"uris":["http://www.mendeley.com/documents/?uuid=0e56fe57-85ae-39a9-bb55-47e621d5bd67"]}],"mendeley":{"formattedCitation":"(Stockwell et al. 2009, Eshenroder et al. 2016)","plainTextFormattedCitation":"(Stockwell et al. 2009, Eshenroder et al. 2016)","previouslyFormattedCitation":"(Stockwell et al. 2009, Eshenroder et al. 2016)"},"properties":{"noteIndex":0},"schema":"https://github.com/citation-style-language/schema/raw/master/csl-citation.json"}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(Stockwell et al. 2009, Eshenroder et al. 2016)</w:t>
      </w:r>
      <w:r w:rsidR="001D1C42">
        <w:rPr>
          <w:rFonts w:ascii="Times New Roman" w:eastAsia="Times New Roman" w:hAnsi="Times New Roman" w:cs="Times New Roman"/>
        </w:rPr>
        <w:fldChar w:fldCharType="end"/>
      </w:r>
      <w:r>
        <w:rPr>
          <w:rFonts w:ascii="Times New Roman" w:eastAsia="Times New Roman" w:hAnsi="Times New Roman" w:cs="Times New Roman"/>
        </w:rPr>
        <w:t xml:space="preserve">, which begs the question: do low-latitude populations have an adaptive opportunity to </w:t>
      </w:r>
      <w:sdt>
        <w:sdtPr>
          <w:tag w:val="goog_rdk_23"/>
          <w:id w:val="-1894102603"/>
        </w:sdtPr>
        <w:sdtContent>
          <w:commentRangeStart w:id="23"/>
        </w:sdtContent>
      </w:sdt>
      <w:r>
        <w:rPr>
          <w:rFonts w:ascii="Times New Roman" w:eastAsia="Times New Roman" w:hAnsi="Times New Roman" w:cs="Times New Roman"/>
        </w:rPr>
        <w:t>spawn later</w:t>
      </w:r>
      <w:commentRangeEnd w:id="23"/>
      <w:r>
        <w:commentReference w:id="23"/>
      </w:r>
      <w:r>
        <w:rPr>
          <w:rFonts w:ascii="Times New Roman" w:eastAsia="Times New Roman" w:hAnsi="Times New Roman" w:cs="Times New Roman"/>
        </w:rPr>
        <w:t xml:space="preserve"> in the winter if temperatures continue to rise? Winter spawning may lead to less vulnerability to contemporary climate change. However, such a shift would present significant biological challenges and require a high and rapid evolutionary investment in the spawning adults to avoid complications in ovulation, </w:t>
      </w:r>
      <w:r>
        <w:rPr>
          <w:rFonts w:ascii="Times New Roman" w:eastAsia="Times New Roman" w:hAnsi="Times New Roman" w:cs="Times New Roman"/>
        </w:rPr>
        <w:lastRenderedPageBreak/>
        <w:t>egg quality, and embryo development. Poor-feeding or metabolically costly environments may not allow for adults to efficiently support gametogenesis, especially oogenesis in females</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(McBride et al. 2015)</w:t>
      </w:r>
      <w:r w:rsidR="001D1C42">
        <w:rPr>
          <w:rFonts w:ascii="Times New Roman" w:eastAsia="Times New Roman" w:hAnsi="Times New Roman" w:cs="Times New Roman"/>
        </w:rPr>
        <w:fldChar w:fldCharType="end"/>
      </w:r>
      <w:r>
        <w:rPr>
          <w:rFonts w:ascii="Times New Roman" w:eastAsia="Times New Roman" w:hAnsi="Times New Roman" w:cs="Times New Roman"/>
        </w:rPr>
        <w:t>.</w:t>
      </w:r>
    </w:p>
    <w:p w14:paraId="00000072" w14:textId="77777777" w:rsidR="0080229F" w:rsidRDefault="0080229F">
      <w:pPr>
        <w:spacing w:line="300" w:lineRule="auto"/>
        <w:rPr>
          <w:rFonts w:ascii="Times New Roman" w:eastAsia="Times New Roman" w:hAnsi="Times New Roman" w:cs="Times New Roman"/>
        </w:rPr>
      </w:pPr>
    </w:p>
    <w:p w14:paraId="00000073" w14:textId="08B4106E"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Contrasting spawning strategies of genetically similar coregonines exist. Sympatric coregonine species with autumn, winter, and spring-spawning stocks co-occur in some northern- and central-Eurasian lakes</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ISSN":"0936-9902","author":[{"dropping-particle":"","family":"Schulz","given":"Michael","non-dropping-particle":"","parse-names":false,"suffix":""},{"dropping-particle":"","family":"Freyhof","given":"Jörg","non-dropping-particle":"","parse-names":false,"suffix":""}],"container-title":"Ichthyological Exploration of Freshwaters","id":"ITEM-2","issue":"3","issued":{"date-parts":[["2003"]]},"page":"209-216","publisher":"VERLAG DR. FRIEDRICH PFEIL","title":"Coregonus fontanae, a new spring-spawning cisco from Lake Stechlin, northern Germany (Salmoniformes: Coregonidae)","type":"article-journal","volume":"14"},"uris":["http://www.mendeley.com/documents/?uuid=ca299c94-6b09-4c81-899b-8ffbf10ebd4f"]},{"id":"ITEM-3","itemData":{"DOI":"10.1111/j.0022-1112.2006.01039.x","ISBN":"0022-1112","ISSN":"0022-1112","abstract":"Combined analyses of mitochondrial DNA (mtDNA) and microsatellite loci were performed to assess the genetic differentiation of two spring-spawning ciscoes from each other and from sympatric Coregonus albula in two German lakes. Polymorphism was screened at six micro- satellite loci and mtDNA for a total of 247 and 94 ciscoes, respectively. Microsatellite data showed a weak differentiation between spring-spawning Coregonus fontanae and sympatric C. albula in Lake Stechlin (FST ¼ 0–0?008), whereas a significant differentiation was observed between spring-spawning Coregonus lucinensis and sympatric C. albula in Lake Breiter Luzin (FST ¼ 0?013–0?039). A more pronounced genetic difference was observed between both spring-spawning species (FST ¼ 0?05–0?128). Shared mtDNA haplotypes among sympa- tric species within both Lake Stechlin and Lake Breiter Luzin were observed, whereas no haplotype was shared between C. fontanae and C. lucinensis. These results suggest an indepen- dent origin for spring-spawning ciscoes in each lake. Evidence is also provided for mtDNA introgression of Coregonus sardinella into C. lucinensis and C. albula in Lake Breiter Luzin. Postglacially, this species or at least a population which showed mtDNA introgression has colonized the Baltic Sea basin up to the glacial margin that was located between Lakes Stechlin and Breiter Luzin","author":[{"dropping-particle":"","family":"Schulz","given":"Michael","non-dropping-particle":"","parse-names":false,"suffix":""},{"dropping-particle":"","family":"Freyhof","given":"Jörg","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container-title":"Journal of Fish Biology","id":"ITEM-3","issue":"A","issued":{"date-parts":[["2006"]]},"page":"119-135","publisher":"Wiley Online Library","title":"Evidence for independent origin of two spring‐spawning ciscoes (Salmoniformes: Coregonidae) in Germany","type":"article-journal","volume":"68"},"uris":["http://www.mendeley.com/documents/?uuid=690ae1a2-9490-4870-86af-b1ea004c5abb"]},{"id":"ITEM-4","itemData":{"ISSN":"0706-652X","author":[{"dropping-particle":"","family":"Ohlberger","given":"Jan","non-dropping-particle":"","parse-names":false,"suffix":""},{"dropping-particle":"","family":"Mehner","given":"Thomas","non-dropping-particle":"","parse-names":false,"suffix":""},{"dropping-particle":"","family":"Staaks","given":"Georg","non-dropping-particle":"","parse-names":false,"suffix":""},{"dropping-particle":"","family":"Hölker","given":"Franz","non-dropping-particle":"","parse-names":false,"suffix":""}],"container-title":"Canadian Journal of Fisheries and Aquatic Sciences","id":"ITEM-4","issue":"10","issued":{"date-parts":[["2008"]]},"page":"2105-2113","publisher":"NRC Research Press","title":"Is ecological segregation in a pair of sympatric coregonines supported by divergent feeding efficiencies?","type":"article-journal","volume":"65"},"uris":["http://www.mendeley.com/documents/?uuid=726d46e3-a2af-4304-ac2f-d1cbbef93313"]}],"mendeley":{"formattedCitation":"(Eronen and Lahti 1988, Schulz and Freyhof 2003, Schulz et al. 2006, Ohlberger et al. 2008)","plainTextFormattedCitation":"(Eronen and Lahti 1988, Schulz and Freyhof 2003, Schulz et al. 2006, Ohlberger et al. 2008)","previouslyFormattedCitation":"(Eronen and Lahti 1988, Schulz and Freyhof 2003, Schulz et al. 2006, Ohlberger et al. 2008)"},"properties":{"noteIndex":0},"schema":"https://github.com/citation-style-language/schema/raw/master/csl-citation.json"}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(Eronen and Lahti 1988, Schulz and Freyhof 2003, Schulz et al. 2006, Ohlberger et al. 2008)</w:t>
      </w:r>
      <w:r w:rsidR="001D1C42">
        <w:rPr>
          <w:rFonts w:ascii="Times New Roman" w:eastAsia="Times New Roman" w:hAnsi="Times New Roman" w:cs="Times New Roman"/>
        </w:rPr>
        <w:fldChar w:fldCharType="end"/>
      </w:r>
      <w:r>
        <w:rPr>
          <w:rFonts w:ascii="Times New Roman" w:eastAsia="Times New Roman" w:hAnsi="Times New Roman" w:cs="Times New Roman"/>
        </w:rPr>
        <w:t xml:space="preserve">. Allopatric spring-spawning stocks of cisco are found in Lac des </w:t>
      </w:r>
      <w:proofErr w:type="spellStart"/>
      <w:r>
        <w:rPr>
          <w:rFonts w:ascii="Times New Roman" w:eastAsia="Times New Roman" w:hAnsi="Times New Roman" w:cs="Times New Roman"/>
        </w:rPr>
        <w:t>Écorces</w:t>
      </w:r>
      <w:proofErr w:type="spellEnd"/>
      <w:r>
        <w:rPr>
          <w:rFonts w:ascii="Times New Roman" w:eastAsia="Times New Roman" w:hAnsi="Times New Roman" w:cs="Times New Roman"/>
        </w:rPr>
        <w:t xml:space="preserve"> (southwestern Quebec;</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ISSN":"0008-4301","author":[{"dropping-particle":"","family":"Pariseau","given":"Richard","non-dropping-particle":"","parse-names":false,"suffix":""},{"dropping-particle":"","family":"Dumont","given":"Pierre","non-dropping-particle":"","parse-names":false,"suffix":""},{"dropping-particle":"","family":"Migneault","given":"Jean-Guy","non-dropping-particle":"","parse-names":false,"suffix":""}],"container-title":"Canadian Journal of Zoology","id":"ITEM-1","issue":"10","issued":{"date-parts":[["1983"]]},"page":"2365-2368","publisher":"NRC Research Press","title":"Découverte, dans le sud-ouest du Québec, d'une population de cisco de lac, Coregonus artedii, frayant au printemps","type":"article-journal","volume":"61"},"uris":["http://www.mendeley.com/documents/?uuid=b7ec36f6-93c3-4830-bae1-2e7cf55936d6"]},{"id":"ITEM-2","itemData":{"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id":"ITEM-3","itemData":{"ISSN":"0008-4301","author":[{"dropping-particle":"","family":"Hénault","given":"Michel","non-dropping-particle":"","parse-names":false,"suffix":""},{"dropping-particle":"","family":"Fortin","given":"Réjean","non-dropping-particle":"","parse-names":false,"suffix":""}],"container-title":"Canadian journal of zoology","id":"ITEM-3","issue":"6","issued":{"date-parts":[["1991"]]},"page":"1644-1652","publisher":"NRC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Quebec","type":"article-journal","volume":"69"},"uris":["http://www.mendeley.com/documents/?uuid=41a3038f-e42d-4208-a924-75a509942fb4"]}],"mendeley":{"formattedCitation":"(Pariseau et al. 1983, Hénault and Fortin 1989, 1991)","manualFormatting":"Pariseau et al. 1983, Hénault and Fortin 1989, 1991)","plainTextFormattedCitation":"(Pariseau et al. 1983, Hénault and Fortin 1989, 1991)","previouslyFormattedCitation":"(Pariseau et al. 1983, Hénault and Fortin 1989, 1991)"},"properties":{"noteIndex":0},"schema":"https://github.com/citation-style-language/schema/raw/master/csl-citation.json"}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Pariseau et al. 1983, Hénault and Fortin 1989, 1991)</w:t>
      </w:r>
      <w:r w:rsidR="001D1C42">
        <w:rPr>
          <w:rFonts w:ascii="Times New Roman" w:eastAsia="Times New Roman" w:hAnsi="Times New Roman" w:cs="Times New Roman"/>
        </w:rPr>
        <w:fldChar w:fldCharType="end"/>
      </w:r>
      <w:r>
        <w:rPr>
          <w:rFonts w:ascii="Times New Roman" w:eastAsia="Times New Roman" w:hAnsi="Times New Roman" w:cs="Times New Roman"/>
        </w:rPr>
        <w:t>. Winter and spring spawners continue oocyte development through autumn which results in a lower number of larger eggs compared to the autumn-spawning stock</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ISSN":"0008-4301","author":[{"dropping-particle":"","family":"Hénault","given":"Michel","non-dropping-particle":"","parse-names":false,"suffix":""},{"dropping-particle":"","family":"Fortin","given":"Réjean","non-dropping-particle":"","parse-names":false,"suffix":""}],"container-title":"Canadian journal of zoology","id":"ITEM-2","issue":"6","issued":{"date-parts":[["1991"]]},"page":"1644-1652","publisher":"NRC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Quebec","type":"article-journal","volume":"69"},"uris":["http://www.mendeley.com/documents/?uuid=41a3038f-e42d-4208-a924-75a509942fb4"]}],"mendeley":{"formattedCitation":"(Eronen and Lahti 1988, Hénault and Fortin 1991)","plainTextFormattedCitation":"(Eronen and Lahti 1988, Hénault and Fortin 1991)","previouslyFormattedCitation":"(Eronen and Lahti 1988, Hénault and Fortin 1991)"},"properties":{"noteIndex":0},"schema":"https://github.com/citation-style-language/schema/raw/master/csl-citation.json"}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(Eronen and Lahti 1988, Hénault and Fortin 1991)</w:t>
      </w:r>
      <w:r w:rsidR="001D1C42">
        <w:rPr>
          <w:rFonts w:ascii="Times New Roman" w:eastAsia="Times New Roman" w:hAnsi="Times New Roman" w:cs="Times New Roman"/>
        </w:rPr>
        <w:fldChar w:fldCharType="end"/>
      </w:r>
      <w:r>
        <w:rPr>
          <w:rFonts w:ascii="Times New Roman" w:eastAsia="Times New Roman" w:hAnsi="Times New Roman" w:cs="Times New Roman"/>
        </w:rPr>
        <w:t>. Oocyte development is driven by body energy content and winter- and spring-spawning stocks may give iteroparous females the chance to mitigate the disproportionate energy demand toward somatic growth during the summer when metabolic demands are higher. Changes in the environment and the condition of an individual spawning adult could affect future coregonine spawning strategies. Our results suggest that embryos from autumn-spawning study groups may be more vulnerable to rising water temperatures during incubation, suggesting further work is needed to evaluate the reproductive plasticity of coregonine adults in the face of climate change. We expect the adaptive response to warmer autumn and winter conditions should occur within adult life-history strategies.</w:t>
      </w:r>
    </w:p>
    <w:p w14:paraId="00000074" w14:textId="77777777" w:rsidR="0080229F" w:rsidRDefault="0080229F">
      <w:pPr>
        <w:spacing w:line="300" w:lineRule="auto"/>
        <w:rPr>
          <w:rFonts w:ascii="Times New Roman" w:eastAsia="Times New Roman" w:hAnsi="Times New Roman" w:cs="Times New Roman"/>
        </w:rPr>
      </w:pPr>
    </w:p>
    <w:p w14:paraId="00000075" w14:textId="504F9F11"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Lake morphology is also important to consider for the question of a winter- or spring-spawning adaptation; deeper lakes could sufficiently provide cold thermal refuges at greater depths if suitable spawning habitat is available. Spring-spawning </w:t>
      </w:r>
      <w:proofErr w:type="spellStart"/>
      <w:r>
        <w:rPr>
          <w:rFonts w:ascii="Times New Roman" w:eastAsia="Times New Roman" w:hAnsi="Times New Roman" w:cs="Times New Roman"/>
        </w:rPr>
        <w:t>ciscos</w:t>
      </w:r>
      <w:proofErr w:type="spellEnd"/>
      <w:r>
        <w:rPr>
          <w:rFonts w:ascii="Times New Roman" w:eastAsia="Times New Roman" w:hAnsi="Times New Roman" w:cs="Times New Roman"/>
        </w:rPr>
        <w:t xml:space="preserve"> in Lac des </w:t>
      </w:r>
      <w:proofErr w:type="spellStart"/>
      <w:r>
        <w:rPr>
          <w:rFonts w:ascii="Times New Roman" w:eastAsia="Times New Roman" w:hAnsi="Times New Roman" w:cs="Times New Roman"/>
        </w:rPr>
        <w:t>Écorces</w:t>
      </w:r>
      <w:proofErr w:type="spellEnd"/>
      <w:r>
        <w:rPr>
          <w:rFonts w:ascii="Times New Roman" w:eastAsia="Times New Roman" w:hAnsi="Times New Roman" w:cs="Times New Roman"/>
        </w:rPr>
        <w:t xml:space="preserve">, where a 4°C summer stratum does not exist, initiate spawning when spring water temperatures reach 6°C at depths ranging from 20-30 m </w:t>
      </w:r>
      <w:r w:rsidR="001D1C42">
        <w:rPr>
          <w:rFonts w:ascii="Times New Roman" w:eastAsia="Times New Roman" w:hAnsi="Times New Roman" w:cs="Times New Roman"/>
        </w:rPr>
        <w:fldChar w:fldCharType="begin" w:fldLock="1"/>
      </w:r>
      <w:r w:rsidR="001D1C42">
        <w:rPr>
          <w:rFonts w:ascii="Times New Roman" w:eastAsia="Times New Roman" w:hAnsi="Times New Roman" w:cs="Times New Roman"/>
        </w:rPr>
        <w:instrText>ADDIN CSL_CITATION {"citationItems":[{"id":"ITEM-1","itemData":{"ISSN":"0706-652X","author":[{"dropping-particle":"","family":"Hénault","given":"Michel","non-dropping-particle":"","parse-names":false,"suffix":""},{"dropping-particle":"","family":"Fortin","given":"Réjean","non-dropping-particle":"","parse-names":false,"suffix":""}],"container-title":"Canadian Journal of Fisheries and Aquatic Sciences","id":"ITEM-1","issue":"1","issued":{"date-parts":[["1989"]]},"page":"166-173","publisher":"NRC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id":"ITEM-2","itemData":{"ISSN":"0008-4301","author":[{"dropping-particle":"","family":"Hénault","given":"Michel","non-dropping-particle":"","parse-names":false,"suffix":""},{"dropping-particle":"","family":"Fortin","given":"Réjean","non-dropping-particle":"","parse-names":false,"suffix":""}],"container-title":"Canadian journal of zoology","id":"ITEM-2","issue":"6","issued":{"date-parts":[["1991"]]},"page":"1644-1652","publisher":"NRC Research Press","title":"Early life stages, growth, and reproduction of spring-spawning ciscoes (Coregonus artedii) in Lac des Écorces, Quebec","type":"article-journal","volume":"69"},"uris":["http://www.mendeley.com/documents/?uuid=41a3038f-e42d-4208-a924-75a509942fb4"]},{"id":"ITEM-3","itemData":{"ISBN":"2762813662","author":[{"dropping-particle":"","family":"Hénault","given":"Michel","non-dropping-particle":"","parse-names":false,"suffix":""}],"id":"ITEM-3","issued":{"date-parts":[["1986"]]},"publisher":"Université du Québec","title":"Statut taxonomique et bio-écologie de la population de cisco de lac (Coregonus artedii) frayant au printemps au lac des Écorces, QC: mémoire présenté à l'Université du Québec à Montréal comme exigence partielle de la maîtrise en biologie","type":"book"},"uris":["http://www.mendeley.com/documents/?uuid=31e68538-8927-4668-828d-84d52899b84e"]}],"mendeley":{"formattedCitation":"(Hénault 1986, Hénault and Fortin 1989, 1991)","plainTextFormattedCitation":"(Hénault 1986, Hénault and Fortin 1989, 1991)","previouslyFormattedCitation":"(Hénault 1986, Hénault and Fortin 1989, 1991)"},"properties":{"noteIndex":0},"schema":"https://github.com/citation-style-language/schema/raw/master/csl-citation.json"}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(Hénault 1986, Hénault and Fortin 1989, 1991)</w:t>
      </w:r>
      <w:r w:rsidR="001D1C42">
        <w:rPr>
          <w:rFonts w:ascii="Times New Roman" w:eastAsia="Times New Roman" w:hAnsi="Times New Roman" w:cs="Times New Roman"/>
        </w:rPr>
        <w:fldChar w:fldCharType="end"/>
      </w:r>
      <w:r>
        <w:rPr>
          <w:rFonts w:ascii="Times New Roman" w:eastAsia="Times New Roman" w:hAnsi="Times New Roman" w:cs="Times New Roman"/>
        </w:rPr>
        <w:t>. This adaptation allows for normal embryogenesis throughout the summer to mitigate higher incubation water temperatures during the summer period. Projections of suitable thermal and oxythermal habitat for cisco indicate deeper and less eutrophic lakes will likely provide the best cold-water habitat as water temperatures and land uses change</w:t>
      </w:r>
      <w:r w:rsidR="001D1C42">
        <w:rPr>
          <w:rFonts w:ascii="Times New Roman" w:eastAsia="Times New Roman" w:hAnsi="Times New Roman" w:cs="Times New Roman"/>
        </w:rPr>
        <w:t xml:space="preserve"> </w:t>
      </w:r>
      <w:r w:rsidR="001D1C42">
        <w:rPr>
          <w:rFonts w:ascii="Times New Roman" w:eastAsia="Times New Roman" w:hAnsi="Times New Roman" w:cs="Times New Roman"/>
        </w:rPr>
        <w:fldChar w:fldCharType="begin" w:fldLock="1"/>
      </w:r>
      <w:r w:rsidR="000E1216">
        <w:rPr>
          <w:rFonts w:ascii="Times New Roman" w:eastAsia="Times New Roman" w:hAnsi="Times New Roman" w:cs="Times New Roman"/>
        </w:rPr>
        <w:instrText>ADDIN CSL_CITATION {"citationItems":[{"id":"ITEM-1","itemData":{"ISSN":"0706-652X","author":[{"dropping-particle":"","family":"Jacobson","given":"Peter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Sciences","id":"ITEM-1","issue":"12","issued":{"date-parts":[["2010"]]},"page":"2002-2013","publisher":"NRC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Research","id":"ITEM-3","issue":"2","issued":{"date-parts":[["2020"]]},"page":"330-338","title":"Does Lake Erie still have sufficient oxythermal habitat for cisco Coregonus artedi?","type":"article-journal","volume":"46"},"uris":["http://www.mendeley.com/documents/?uuid=8c74ca5c-7bcf-442d-8f52-4358afc803c3"]}],"mendeley":{"formattedCitation":"(Jacobson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1D1C42">
        <w:rPr>
          <w:rFonts w:ascii="Times New Roman" w:eastAsia="Times New Roman" w:hAnsi="Times New Roman" w:cs="Times New Roman"/>
        </w:rPr>
        <w:fldChar w:fldCharType="separate"/>
      </w:r>
      <w:r w:rsidR="001D1C42" w:rsidRPr="001D1C42">
        <w:rPr>
          <w:rFonts w:ascii="Times New Roman" w:eastAsia="Times New Roman" w:hAnsi="Times New Roman" w:cs="Times New Roman"/>
          <w:noProof/>
        </w:rPr>
        <w:t>(Jacobson et al. 2010, Herb et al. 2014, Schmitt et al. 2020)</w:t>
      </w:r>
      <w:r w:rsidR="001D1C42">
        <w:rPr>
          <w:rFonts w:ascii="Times New Roman" w:eastAsia="Times New Roman" w:hAnsi="Times New Roman" w:cs="Times New Roman"/>
        </w:rPr>
        <w:fldChar w:fldCharType="end"/>
      </w:r>
      <w:r>
        <w:rPr>
          <w:rFonts w:ascii="Times New Roman" w:eastAsia="Times New Roman" w:hAnsi="Times New Roman" w:cs="Times New Roman"/>
        </w:rPr>
        <w:t>. While deep lakes may possess acceptable thermal refugia for coregonines, access to and requirements for suitable spawning and incubation habitat is unknown for most populations.</w:t>
      </w:r>
    </w:p>
    <w:p w14:paraId="00000077" w14:textId="77777777" w:rsidR="0080229F" w:rsidRDefault="0080229F">
      <w:pPr>
        <w:spacing w:line="300" w:lineRule="auto"/>
        <w:rPr>
          <w:rFonts w:ascii="Times New Roman" w:eastAsia="Times New Roman" w:hAnsi="Times New Roman" w:cs="Times New Roman"/>
        </w:rPr>
      </w:pPr>
    </w:p>
    <w:p w14:paraId="00000078" w14:textId="6A4237D5"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In addition to lower survival and shorter incubations as temperature increases, we also found both similar and contrasting responses to temperature in morphological traits (</w:t>
      </w:r>
      <w:sdt>
        <w:sdtPr>
          <w:tag w:val="goog_rdk_24"/>
          <w:id w:val="1927843260"/>
        </w:sdtPr>
        <w:sdtContent>
          <w:commentRangeStart w:id="24"/>
        </w:sdtContent>
      </w:sdt>
      <w:sdt>
        <w:sdtPr>
          <w:tag w:val="goog_rdk_25"/>
          <w:id w:val="-1266998259"/>
        </w:sdtPr>
        <w:sdtContent>
          <w:commentRangeStart w:id="25"/>
        </w:sdtContent>
      </w:sdt>
      <w:r>
        <w:rPr>
          <w:rFonts w:ascii="Times New Roman" w:eastAsia="Times New Roman" w:hAnsi="Times New Roman" w:cs="Times New Roman"/>
          <w:i/>
        </w:rPr>
        <w:t>i.e.,</w:t>
      </w:r>
      <w:r>
        <w:rPr>
          <w:rFonts w:ascii="Times New Roman" w:eastAsia="Times New Roman" w:hAnsi="Times New Roman" w:cs="Times New Roman"/>
        </w:rPr>
        <w:t xml:space="preserve"> length-at-hatch and yolk-sac volume</w:t>
      </w:r>
      <w:commentRangeEnd w:id="24"/>
      <w:r>
        <w:commentReference w:id="24"/>
      </w:r>
      <w:commentRangeEnd w:id="25"/>
      <w:r>
        <w:commentReference w:id="25"/>
      </w:r>
      <w:r>
        <w:rPr>
          <w:rFonts w:ascii="Times New Roman" w:eastAsia="Times New Roman" w:hAnsi="Times New Roman" w:cs="Times New Roman"/>
        </w:rPr>
        <w:t xml:space="preserve">) among study groups. The contrast in morphological traits between study groups and locations are likely related to different initial egg sizes at fertilization. Smaller </w:t>
      </w:r>
      <w:r>
        <w:rPr>
          <w:rFonts w:ascii="Times New Roman" w:eastAsia="Times New Roman" w:hAnsi="Times New Roman" w:cs="Times New Roman"/>
        </w:rPr>
        <w:lastRenderedPageBreak/>
        <w:t xml:space="preserve">eggs will produce smaller larvae, requiring a lower growth and development rate and less demand on maternal yolk than larger eggs. The demand for yolk and egg size are positively related and temperature during embryogenesis is positively related to metabolic rate </w:t>
      </w:r>
      <w:r w:rsidR="000E1216">
        <w:rPr>
          <w:rFonts w:ascii="Times New Roman" w:eastAsia="Times New Roman" w:hAnsi="Times New Roman" w:cs="Times New Roman"/>
        </w:rPr>
        <w:fldChar w:fldCharType="begin" w:fldLock="1"/>
      </w:r>
      <w:r w:rsidR="000E1216">
        <w:rPr>
          <w:rFonts w:ascii="Times New Roman" w:eastAsia="Times New Roman" w:hAnsi="Times New Roman" w:cs="Times New Roman"/>
        </w:rPr>
        <w:instrText>ADDIN CSL_CITATION {"citationItems":[{"id":"ITEM-1","itemData":{"ISSN":"0022-1112","author":[{"dropping-particle":"V","family":"Hodson","given":"P","non-dropping-particle":"","parse-names":false,"suffix":""},{"dropping-particle":"","family":"Blunt","given":"B R","non-dropping-particle":"","parse-names":false,"suffix":""}],"container-title":"Journal of Fish Biology","id":"ITEM-1","issue":"1","issued":{"date-parts":[["1986"]]},"page":"37-46","publisher":"Wiley Online Library","title":"The effect of time from hatch on the yolk conversion efficiency of rainbow trout, Salmo gairdneri","type":"article-journal","volume":"29"},"uris":["http://www.mendeley.com/documents/?uuid=ad8cf2c5-4088-4137-b988-3c85b93cd789"]},{"id":"ITEM-2","itemData":{"DOI":"10.1007/s11160-007-9070-x","ISBN":"0960-3166","ISSN":"0960-3166","abstract":"... 103; Kamler E (2005) Parent-egg-progeny relationships in teleost fishes: an energetics perspective ... \\n66:651–660; Rombough PJ (1994) Energy partitioning during fish development : additive or ... \\nA):186–204; Rombough P (2006) Developmental costs and the partitioning of metabolic ... \\n","author":[{"dropping-particle":"","family":"Kamler","given":"Ewa","non-dropping-particle":"","parse-names":false,"suffix":""}],"container-title":"Reviews in Fish biology and Fisheries","id":"ITEM-2","issue":"2","issued":{"date-parts":[["2008"]]},"page":"143","publisher":"Springer","title":"Resource allocation in yolk-feeding fish","type":"article-journal","volume":"18"},"uris":["http://www.mendeley.com/documents/?uuid=f7a5d36f-ac19-4c18-9a1d-0096e12bd938"]}],"mendeley":{"formattedCitation":"(Hodson and Blunt 1986, Kamler 2008)","plainTextFormattedCitation":"(Hodson and Blunt 1986, Kamler 2008)","previouslyFormattedCitation":"(Hodson and Blunt 1986, Kamler 2008)"},"properties":{"noteIndex":0},"schema":"https://github.com/citation-style-language/schema/raw/master/csl-citation.json"}</w:instrText>
      </w:r>
      <w:r w:rsidR="000E1216">
        <w:rPr>
          <w:rFonts w:ascii="Times New Roman" w:eastAsia="Times New Roman" w:hAnsi="Times New Roman" w:cs="Times New Roman"/>
        </w:rPr>
        <w:fldChar w:fldCharType="separate"/>
      </w:r>
      <w:r w:rsidR="000E1216" w:rsidRPr="000E1216">
        <w:rPr>
          <w:rFonts w:ascii="Times New Roman" w:eastAsia="Times New Roman" w:hAnsi="Times New Roman" w:cs="Times New Roman"/>
          <w:noProof/>
        </w:rPr>
        <w:t>(Hodson and Blunt 1986, Kamler 2008)</w:t>
      </w:r>
      <w:r w:rsidR="000E1216">
        <w:rPr>
          <w:rFonts w:ascii="Times New Roman" w:eastAsia="Times New Roman" w:hAnsi="Times New Roman" w:cs="Times New Roman"/>
        </w:rPr>
        <w:fldChar w:fldCharType="end"/>
      </w:r>
      <w:r>
        <w:rPr>
          <w:rFonts w:ascii="Times New Roman" w:eastAsia="Times New Roman" w:hAnsi="Times New Roman" w:cs="Times New Roman"/>
        </w:rPr>
        <w:t xml:space="preserve">. </w:t>
      </w:r>
      <w:sdt>
        <w:sdtPr>
          <w:tag w:val="goog_rdk_26"/>
          <w:id w:val="-1158145523"/>
        </w:sdtPr>
        <w:sdtContent>
          <w:commentRangeStart w:id="26"/>
        </w:sdtContent>
      </w:sdt>
      <w:r>
        <w:rPr>
          <w:rFonts w:ascii="Times New Roman" w:eastAsia="Times New Roman" w:hAnsi="Times New Roman" w:cs="Times New Roman"/>
        </w:rPr>
        <w:t xml:space="preserve">The steady decline in YSV for LK-Vendace and LK-Whitefish as incubation temperatures decreased, but less variability in LAH across temperatures, suggests a </w:t>
      </w:r>
      <w:sdt>
        <w:sdtPr>
          <w:tag w:val="goog_rdk_27"/>
          <w:id w:val="-1105962390"/>
        </w:sdtPr>
        <w:sdtContent>
          <w:commentRangeStart w:id="27"/>
        </w:sdtContent>
      </w:sdt>
      <w:r>
        <w:rPr>
          <w:rFonts w:ascii="Times New Roman" w:eastAsia="Times New Roman" w:hAnsi="Times New Roman" w:cs="Times New Roman"/>
        </w:rPr>
        <w:t>higher efficiency to convert yolk into tissues across all temperatures where maximal size is constrained by egg size</w:t>
      </w:r>
      <w:commentRangeEnd w:id="27"/>
      <w:r>
        <w:commentReference w:id="27"/>
      </w:r>
      <w:r>
        <w:rPr>
          <w:rFonts w:ascii="Times New Roman" w:eastAsia="Times New Roman" w:hAnsi="Times New Roman" w:cs="Times New Roman"/>
        </w:rPr>
        <w:t>. In contrast, both cisco populations had a steady decline in YSV and increase in LAH as incubation temperatures decreased, suggesting a high yolk conversion only at colder temperatures.</w:t>
      </w:r>
      <w:commentRangeEnd w:id="26"/>
      <w:r>
        <w:commentReference w:id="26"/>
      </w:r>
      <w:r>
        <w:rPr>
          <w:rFonts w:ascii="Times New Roman" w:eastAsia="Times New Roman" w:hAnsi="Times New Roman" w:cs="Times New Roman"/>
        </w:rPr>
        <w:t xml:space="preserve"> Regardless of the mode, our results suggest a synergistic relationship among species, location, egg size, incubation period, and incubation temperature in determining the phenotype of LAH and YSV. </w:t>
      </w:r>
    </w:p>
    <w:p w14:paraId="00000079"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 </w:t>
      </w:r>
    </w:p>
    <w:p w14:paraId="0000007A" w14:textId="47AFAB54"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The trade-off between LAH and YSV is well documented in larval fish physiology</w:t>
      </w:r>
      <w:r w:rsidR="000E1216">
        <w:rPr>
          <w:rFonts w:ascii="Times New Roman" w:eastAsia="Times New Roman" w:hAnsi="Times New Roman" w:cs="Times New Roman"/>
        </w:rPr>
        <w:t xml:space="preserve"> </w:t>
      </w:r>
      <w:r w:rsidR="000E1216">
        <w:rPr>
          <w:rFonts w:ascii="Times New Roman" w:eastAsia="Times New Roman" w:hAnsi="Times New Roman" w:cs="Times New Roman"/>
        </w:rPr>
        <w:fldChar w:fldCharType="begin" w:fldLock="1"/>
      </w:r>
      <w:r w:rsidR="000E1216">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0E1216">
        <w:rPr>
          <w:rFonts w:ascii="Times New Roman" w:eastAsia="Times New Roman" w:hAnsi="Times New Roman" w:cs="Times New Roman"/>
        </w:rPr>
        <w:fldChar w:fldCharType="separate"/>
      </w:r>
      <w:r w:rsidR="000E1216" w:rsidRPr="000E1216">
        <w:rPr>
          <w:rFonts w:ascii="Times New Roman" w:eastAsia="Times New Roman" w:hAnsi="Times New Roman" w:cs="Times New Roman"/>
          <w:noProof/>
        </w:rPr>
        <w:t>(Blaxter 1991)</w:t>
      </w:r>
      <w:r w:rsidR="000E1216">
        <w:rPr>
          <w:rFonts w:ascii="Times New Roman" w:eastAsia="Times New Roman" w:hAnsi="Times New Roman" w:cs="Times New Roman"/>
        </w:rPr>
        <w:fldChar w:fldCharType="end"/>
      </w:r>
      <w:r>
        <w:rPr>
          <w:rFonts w:ascii="Times New Roman" w:eastAsia="Times New Roman" w:hAnsi="Times New Roman" w:cs="Times New Roman"/>
        </w:rPr>
        <w:t xml:space="preserve">. Climate change impacts may only exacerbate the importance of each morphological trait in determining either a match or mismatch between larval predators and their zooplanktonic prey. Using winter water temperatures collected from Lake Superior, we can show the theoretical interactions among water temperature, spawning period, incubation period, length-at-hatching, and yolk-sac volume supported by our results (Figure </w:t>
      </w:r>
      <w:r w:rsidRPr="000E1216">
        <w:rPr>
          <w:rFonts w:ascii="Times New Roman" w:eastAsia="Times New Roman" w:hAnsi="Times New Roman" w:cs="Times New Roman"/>
          <w:highlight w:val="yellow"/>
        </w:rPr>
        <w:t>5</w:t>
      </w:r>
      <w:r>
        <w:rPr>
          <w:rFonts w:ascii="Times New Roman" w:eastAsia="Times New Roman" w:hAnsi="Times New Roman" w:cs="Times New Roman"/>
        </w:rPr>
        <w:t xml:space="preserve">). If spawning does shift to a later period from rising water temperatures, we would expect the size of eggs to increase and the fecundity of females to decrease (Figure </w:t>
      </w:r>
      <w:r w:rsidRPr="000E1216">
        <w:rPr>
          <w:rFonts w:ascii="Times New Roman" w:eastAsia="Times New Roman" w:hAnsi="Times New Roman" w:cs="Times New Roman"/>
          <w:highlight w:val="yellow"/>
        </w:rPr>
        <w:t>5</w:t>
      </w:r>
      <w:r>
        <w:rPr>
          <w:rFonts w:ascii="Times New Roman" w:eastAsia="Times New Roman" w:hAnsi="Times New Roman" w:cs="Times New Roman"/>
        </w:rPr>
        <w:t>). While our experiments used constant incubation temperatures due to logistical constraints, the impact different spring warming rates can have on the time of hatching and the size of larvae should not be ignored. Lake Southern Konnevesi vendace and European whitefish previously exhibited flexibility in embryo development rates and feeding windows under different warming scenarios</w:t>
      </w:r>
      <w:r w:rsidR="000E1216">
        <w:rPr>
          <w:rFonts w:ascii="Times New Roman" w:eastAsia="Times New Roman" w:hAnsi="Times New Roman" w:cs="Times New Roman"/>
        </w:rPr>
        <w:t xml:space="preserve"> </w:t>
      </w:r>
      <w:r w:rsidR="000E1216">
        <w:rPr>
          <w:rFonts w:ascii="Times New Roman" w:eastAsia="Times New Roman" w:hAnsi="Times New Roman" w:cs="Times New Roman"/>
        </w:rPr>
        <w:fldChar w:fldCharType="begin" w:fldLock="1"/>
      </w:r>
      <w:r w:rsidR="000E1216">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0E1216">
        <w:rPr>
          <w:rFonts w:ascii="Times New Roman" w:eastAsia="Times New Roman" w:hAnsi="Times New Roman" w:cs="Times New Roman"/>
        </w:rPr>
        <w:fldChar w:fldCharType="separate"/>
      </w:r>
      <w:r w:rsidR="000E1216" w:rsidRPr="000E1216">
        <w:rPr>
          <w:rFonts w:ascii="Times New Roman" w:eastAsia="Times New Roman" w:hAnsi="Times New Roman" w:cs="Times New Roman"/>
          <w:noProof/>
        </w:rPr>
        <w:t>(Karjalainen et al. 2015)</w:t>
      </w:r>
      <w:r w:rsidR="000E1216">
        <w:rPr>
          <w:rFonts w:ascii="Times New Roman" w:eastAsia="Times New Roman" w:hAnsi="Times New Roman" w:cs="Times New Roman"/>
        </w:rPr>
        <w:fldChar w:fldCharType="end"/>
      </w:r>
      <w:r>
        <w:rPr>
          <w:rFonts w:ascii="Times New Roman" w:eastAsia="Times New Roman" w:hAnsi="Times New Roman" w:cs="Times New Roman"/>
        </w:rPr>
        <w:t xml:space="preserve">. Such complex responses challenges our ability to predict the downstream impacts changing autumn, winter, and spring water temperatures may have on embryo and larval phenotypic plasticity. </w:t>
      </w:r>
    </w:p>
    <w:p w14:paraId="0000007B" w14:textId="77777777" w:rsidR="0080229F" w:rsidRDefault="0080229F">
      <w:pPr>
        <w:spacing w:line="300" w:lineRule="auto"/>
        <w:rPr>
          <w:rFonts w:ascii="Times New Roman" w:eastAsia="Times New Roman" w:hAnsi="Times New Roman" w:cs="Times New Roman"/>
        </w:rPr>
      </w:pPr>
    </w:p>
    <w:p w14:paraId="0000007C" w14:textId="0FD2C2A5"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Traits of embryos and larvae depend not only on species, population, and incubation temperature but also on parental and transgenerational effects</w:t>
      </w:r>
      <w:r w:rsidR="000E1216">
        <w:rPr>
          <w:rFonts w:ascii="Times New Roman" w:eastAsia="Times New Roman" w:hAnsi="Times New Roman" w:cs="Times New Roman"/>
        </w:rPr>
        <w:t xml:space="preserve"> </w:t>
      </w:r>
      <w:r w:rsidR="000E1216">
        <w:rPr>
          <w:rFonts w:ascii="Times New Roman" w:eastAsia="Times New Roman" w:hAnsi="Times New Roman" w:cs="Times New Roman"/>
        </w:rPr>
        <w:fldChar w:fldCharType="begin" w:fldLock="1"/>
      </w:r>
      <w:r w:rsidR="000E1216">
        <w:rPr>
          <w:rFonts w:ascii="Times New Roman" w:eastAsia="Times New Roman" w:hAnsi="Times New Roman" w:cs="Times New Roman"/>
        </w:rPr>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Biology","id":"ITEM-2","issue":"20","issued":{"date-parts":[["2018"]]},"publisher":"The Company of Biologists Ltd","title":"Sperm pre-fertilization thermal environment shapes offspring phenotype and performance","type":"article-journal","volume":"221"},"uris":["http://www.mendeley.com/documents/?uuid=4d50cb5d-1108-46d4-a7f6-25c599e634bb"]},{"id":"ITEM-3","itemData":{"DOI":"10.1163/156854291X00379","ISSN":"00282960","abstract":"The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Zoology","id":"ITEM-3","issue":"2-3","issued":{"date-parts":[["1991"]]},"page":"336-357","publisher":"Brill","title":"The effect of temperature on larval fishes","type":"article-journal","volume":"42"},"uris":["http://www.mendeley.com/documents/?uuid=93b86901-952a-4ef1-9af3-d781e8c4cd54"]}],"mendeley":{"formattedCitation":"(Blaxter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0E1216">
        <w:rPr>
          <w:rFonts w:ascii="Times New Roman" w:eastAsia="Times New Roman" w:hAnsi="Times New Roman" w:cs="Times New Roman"/>
        </w:rPr>
        <w:fldChar w:fldCharType="separate"/>
      </w:r>
      <w:r w:rsidR="000E1216" w:rsidRPr="000E1216">
        <w:rPr>
          <w:rFonts w:ascii="Times New Roman" w:eastAsia="Times New Roman" w:hAnsi="Times New Roman" w:cs="Times New Roman"/>
          <w:noProof/>
        </w:rPr>
        <w:t>(</w:t>
      </w:r>
      <w:r w:rsidR="000E1216" w:rsidRPr="000E1216">
        <w:rPr>
          <w:rFonts w:ascii="Times New Roman" w:eastAsia="Times New Roman" w:hAnsi="Times New Roman" w:cs="Times New Roman"/>
          <w:noProof/>
          <w:highlight w:val="yellow"/>
        </w:rPr>
        <w:t>Blaxter 1963, 1991</w:t>
      </w:r>
      <w:r w:rsidR="000E1216" w:rsidRPr="000E1216">
        <w:rPr>
          <w:rFonts w:ascii="Times New Roman" w:eastAsia="Times New Roman" w:hAnsi="Times New Roman" w:cs="Times New Roman"/>
          <w:noProof/>
        </w:rPr>
        <w:t>, Kekäläinen et al. 2018)</w:t>
      </w:r>
      <w:r w:rsidR="000E1216">
        <w:rPr>
          <w:rFonts w:ascii="Times New Roman" w:eastAsia="Times New Roman" w:hAnsi="Times New Roman" w:cs="Times New Roman"/>
        </w:rPr>
        <w:fldChar w:fldCharType="end"/>
      </w:r>
      <w:r>
        <w:rPr>
          <w:rFonts w:ascii="Times New Roman" w:eastAsia="Times New Roman" w:hAnsi="Times New Roman" w:cs="Times New Roman"/>
        </w:rPr>
        <w:t>. Our results suggest that both dam and sire effects control a portion of early-stage offspring trait phenotype in coregonines. The variability in phenotypes induced by parental effects can provide more flexibility for a population to cope with changing inter-annual environmental conditions, prevent full year-class failure, and ensure population persistence</w:t>
      </w:r>
      <w:r w:rsidR="000E1216">
        <w:rPr>
          <w:rFonts w:ascii="Times New Roman" w:eastAsia="Times New Roman" w:hAnsi="Times New Roman" w:cs="Times New Roman"/>
        </w:rPr>
        <w:t xml:space="preserve"> </w:t>
      </w:r>
      <w:r w:rsidR="000E1216">
        <w:rPr>
          <w:rFonts w:ascii="Times New Roman" w:eastAsia="Times New Roman" w:hAnsi="Times New Roman" w:cs="Times New Roman"/>
        </w:rPr>
        <w:fldChar w:fldCharType="begin" w:fldLock="1"/>
      </w:r>
      <w:r w:rsidR="000E1216">
        <w:rPr>
          <w:rFonts w:ascii="Times New Roman" w:eastAsia="Times New Roman" w:hAnsi="Times New Roman" w:cs="Times New Roman"/>
        </w:rPr>
        <w:instrText>ADDIN CSL_CITATION {"citationItems":[{"id":"ITEM-1","itemData":{"ISSN":"1467-2960","author":[{"dropping-particle":"","family":"Wright","given":"Peter J","non-dropping-particle":"","parse-names":false,"suffix":""},{"dropping-particle":"","family":"Trippel","given":"Edward A","non-dropping-particle":"","parse-names":false,"suffix":""}],"container-title":"Fish and Fisheries","id":"ITEM-1","issue":"3","issued":{"date-parts":[["2009"]]},"page":"283-304","publisher":"Wiley Online Library","title":"Fishery‐induced demographic changes in the timing of spawning: consequences for reproductive success","type":"article-journal","volume":"10"},"uris":["http://www.mendeley.com/documents/?uuid=3182596c-d472-4078-9225-3db95378d4d3"]},{"id":"ITEM-2","itemData":{"ISSN":"2051-1434","author":[{"dropping-particle":"","family":"Oomen","given":"Rebekah A","non-dropping-particle":"","parse-names":false,"suffix":""},{"dropping-particle":"","family":"Hutchings","given":"Jeffrey A","non-dropping-particle":"","parse-names":false,"suffix":""}],"container-title":"Conservation physiology","id":"ITEM-2","issue":"1","issued":{"date-parts":[["2015"]]},"page":"cov027","publisher":"Oxford University Press","title":"Variation in spawning time promotes genetic variability in population responses to environmental change in a marine fish","type":"article-journal","volume":"3"},"uris":["http://www.mendeley.com/documents/?uuid=f856295b-80fa-4727-ba09-adc35a9d18f4"]},{"id":"ITEM-3","itemData":{"DOI":"10.1007/s10750-016-2807-6","ISBN":"0018-8158","ISSN":"15735117","abstract":"Hatching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J","non-dropping-particle":"","parse-names":false,"suffix":""}],"container-title":"Hydrobiologia","id":"ITEM-3","issue":"1","issued":{"date-parts":[["2016"]]},"language":"English","page":"135-143","title":"Environmental and genetic effects on larval hatching time in two coregonids","type":"article-journal","volume":"780"},"uris":["http://www.mendeley.com/documents/?uuid=0d549f7f-c7c3-3965-9f8a-2eeacb37787f"]}],"mendeley":{"formattedCitation":"(Wright and Trippel 2009, Oomen and Hutchings 2015, Karjalainen et al. 2016a)","plainTextFormattedCitation":"(Wright and Trippel 2009, Oomen and Hutchings 2015, Karjalainen et al. 2016a)","previouslyFormattedCitation":"(Wright and Trippel 2009, Oomen and Hutchings 2015, Karjalainen et al. 2016a)"},"properties":{"noteIndex":0},"schema":"https://github.com/citation-style-language/schema/raw/master/csl-citation.json"}</w:instrText>
      </w:r>
      <w:r w:rsidR="000E1216">
        <w:rPr>
          <w:rFonts w:ascii="Times New Roman" w:eastAsia="Times New Roman" w:hAnsi="Times New Roman" w:cs="Times New Roman"/>
        </w:rPr>
        <w:fldChar w:fldCharType="separate"/>
      </w:r>
      <w:r w:rsidR="000E1216" w:rsidRPr="000E1216">
        <w:rPr>
          <w:rFonts w:ascii="Times New Roman" w:eastAsia="Times New Roman" w:hAnsi="Times New Roman" w:cs="Times New Roman"/>
          <w:noProof/>
        </w:rPr>
        <w:t>(Wright and Trippel 2009, Oomen and Hutchings 2015, Karjalainen et al. 2016a)</w:t>
      </w:r>
      <w:r w:rsidR="000E1216">
        <w:rPr>
          <w:rFonts w:ascii="Times New Roman" w:eastAsia="Times New Roman" w:hAnsi="Times New Roman" w:cs="Times New Roman"/>
        </w:rPr>
        <w:fldChar w:fldCharType="end"/>
      </w:r>
      <w:r>
        <w:rPr>
          <w:rFonts w:ascii="Times New Roman" w:eastAsia="Times New Roman" w:hAnsi="Times New Roman" w:cs="Times New Roman"/>
        </w:rPr>
        <w:t xml:space="preserve">. In fishes, the dam effect is usually more pronounced than sire and </w:t>
      </w:r>
      <w:proofErr w:type="spellStart"/>
      <w:r>
        <w:rPr>
          <w:rFonts w:ascii="Times New Roman" w:eastAsia="Times New Roman" w:hAnsi="Times New Roman" w:cs="Times New Roman"/>
        </w:rPr>
        <w:t>dam:sire</w:t>
      </w:r>
      <w:proofErr w:type="spellEnd"/>
      <w:r>
        <w:rPr>
          <w:rFonts w:ascii="Times New Roman" w:eastAsia="Times New Roman" w:hAnsi="Times New Roman" w:cs="Times New Roman"/>
        </w:rPr>
        <w:t xml:space="preserve"> interaction effects, and known to be stronger in traits directly related to egg size</w:t>
      </w:r>
      <w:r w:rsidR="000E1216">
        <w:rPr>
          <w:rFonts w:ascii="Times New Roman" w:eastAsia="Times New Roman" w:hAnsi="Times New Roman" w:cs="Times New Roman"/>
        </w:rPr>
        <w:t xml:space="preserve"> </w:t>
      </w:r>
      <w:r w:rsidR="000E1216">
        <w:rPr>
          <w:rFonts w:ascii="Times New Roman" w:eastAsia="Times New Roman" w:hAnsi="Times New Roman" w:cs="Times New Roman"/>
        </w:rPr>
        <w:fldChar w:fldCharType="begin" w:fldLock="1"/>
      </w:r>
      <w:r w:rsidR="00DF56E4">
        <w:rPr>
          <w:rFonts w:ascii="Times New Roman" w:eastAsia="Times New Roman" w:hAnsi="Times New Roman" w:cs="Times New Roman"/>
        </w:rPr>
        <w:instrText>ADDIN CSL_CITATION {"citationItems":[{"id":"ITEM-1","itemData":{"ISSN":"0044-8486","author":[{"dropping-particle":"","family":"Nagler","given":"James J","non-dropping-particle":"","parse-names":false,"suffix":""},{"dropping-particle":"","family":"Parsons","given":"James E","non-dropping-particle":"","parse-names":false,"suffix":""},{"dropping-particle":"","family":"Cloud","given":"J G","non-dropping-particle":"","parse-names":false,"suffix":""}],"container-title":"Aquaculture","id":"ITEM-1","issue":"1-2","issued":{"date-parts":[["2000"]]},"page":"177-183","publisher":"Elsevier","title":"Single pair mating indicates maternal effects on embryo survival in rainbow trout, Oncorhynchus mykiss","type":"article-journal","volume":"184"},"uris":["http://www.mendeley.com/documents/?uuid=f0136a90-e1d2-4a15-bf72-885c791ceccf"]},{"id":"ITEM-2","itemData":{"ISSN":"1385-1101","author":[{"dropping-particle":"","family":"Kennedy","given":"J","non-dropping-particle":"","parse-names":false,"suffix":""},{"dropping-particle":"","family":"Geffen","given":"A J","non-dropping-particle":"","parse-names":false,"suffix":""},{"dropping-particle":"","family":"Nash","given":"R D M","non-dropping-particle":"","parse-names":false,"suffix":""}],"container-title":"Journal of Sea Research","id":"ITEM-2","issue":"1","issued":{"date-parts":[["2007"]]},"page":"65-77","publisher":"Elsevier","title":"Maternal influences on egg and larval characteristics of plaice (Pleuronectes platessa L.)","type":"article-journal","volume":"58"},"uris":["http://www.mendeley.com/documents/?uuid=2d4fa6e8-6ae1-4d1c-9deb-ea7e6fbca3d2"]},{"id":"ITEM-3","itemData":{"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Society","id":"ITEM-3","issue":"3","issued":{"date-parts":[["2011"]]},"page":"593-601","publisher":"Oxford University Press","title":"Embryonic survival and larval predator-avoidance ability in mutually ornamented whitefish","type":"article-journal","volume":"103"},"uris":["http://www.mendeley.com/documents/?uuid=60ab9d84-2860-4379-9922-c76102987282"]}],"mendeley":{"formattedCitation":"(Nagler et al. 2000, Kennedy et al. 2007, Huuskonen et al. 2011)","plainTextFormattedCitation":"(Nagler et al. 2000, Kennedy et al. 2007, Huuskonen et al. 2011)","previouslyFormattedCitation":"(Nagler et al. 2000, Kennedy et al. 2007, Huuskonen et al. 2011)"},"properties":{"noteIndex":0},"schema":"https://github.com/citation-style-language/schema/raw/master/csl-citation.json"}</w:instrText>
      </w:r>
      <w:r w:rsidR="000E1216">
        <w:rPr>
          <w:rFonts w:ascii="Times New Roman" w:eastAsia="Times New Roman" w:hAnsi="Times New Roman" w:cs="Times New Roman"/>
        </w:rPr>
        <w:fldChar w:fldCharType="separate"/>
      </w:r>
      <w:r w:rsidR="000E1216" w:rsidRPr="000E1216">
        <w:rPr>
          <w:rFonts w:ascii="Times New Roman" w:eastAsia="Times New Roman" w:hAnsi="Times New Roman" w:cs="Times New Roman"/>
          <w:noProof/>
        </w:rPr>
        <w:t>(Nagler et al. 2000, Kennedy et al. 2007, Huuskonen et al. 2011)</w:t>
      </w:r>
      <w:r w:rsidR="000E1216">
        <w:rPr>
          <w:rFonts w:ascii="Times New Roman" w:eastAsia="Times New Roman" w:hAnsi="Times New Roman" w:cs="Times New Roman"/>
        </w:rPr>
        <w:fldChar w:fldCharType="end"/>
      </w:r>
      <w:r>
        <w:rPr>
          <w:rFonts w:ascii="Times New Roman" w:eastAsia="Times New Roman" w:hAnsi="Times New Roman" w:cs="Times New Roman"/>
        </w:rPr>
        <w:t xml:space="preserve">. Our results support this trend, however, residual error estimates remained high. Intersexual selection and </w:t>
      </w:r>
      <w:r>
        <w:rPr>
          <w:rFonts w:ascii="Times New Roman" w:eastAsia="Times New Roman" w:hAnsi="Times New Roman" w:cs="Times New Roman"/>
        </w:rPr>
        <w:lastRenderedPageBreak/>
        <w:t>mate pairing has been proposed as an important component affecting coregonine offspring fitness</w:t>
      </w:r>
      <w:r w:rsidR="00DF56E4">
        <w:rPr>
          <w:rFonts w:ascii="Times New Roman" w:eastAsia="Times New Roman" w:hAnsi="Times New Roman" w:cs="Times New Roman"/>
        </w:rPr>
        <w:t xml:space="preserve"> </w:t>
      </w:r>
      <w:r w:rsidR="00DF56E4">
        <w:rPr>
          <w:rFonts w:ascii="Times New Roman" w:eastAsia="Times New Roman" w:hAnsi="Times New Roman" w:cs="Times New Roman"/>
        </w:rPr>
        <w:fldChar w:fldCharType="begin" w:fldLock="1"/>
      </w:r>
      <w:r w:rsidR="00DF56E4">
        <w:rPr>
          <w:rFonts w:ascii="Times New Roman" w:eastAsia="Times New Roman" w:hAnsi="Times New Roman" w:cs="Times New Roman"/>
        </w:rPr>
        <w:instrText>ADDIN CSL_CITATION {"citationItems":[{"id":"ITEM-1","itemData":{"ISSN":"0016-6707","author":[{"dropping-particle":"","family":"Wedekind","given":"Claus","non-dropping-particle":"","parse-names":false,"suffix":""},{"dropping-particle":"","family":"Evanno","given":"Guillaume","non-dropping-particle":"","parse-names":false,"suffix":""},{"dropping-particle":"","family":"Urbach","given":"Davnah","non-dropping-particle":"","parse-names":false,"suffix":""},{"dropping-particle":"","family":"Jacob","given":"Alain","non-dropping-particle":"","parse-names":false,"suffix":""},{"dropping-particle":"","family":"Müller","given":"Rudolf","non-dropping-particle":"","parse-names":false,"suffix":""}],"container-title":"Genetica","id":"ITEM-1","issue":"2","issued":{"date-parts":[["2008"]]},"page":"199-208","publisher":"Springer","title":"‘Good-genes’ and ‘compatible-genes’ effects in an Alpine whitefish and the information content of breeding tubercles over the course of the spawning season","type":"article-journal","volume":"132"},"uris":["http://www.mendeley.com/documents/?uuid=c1ec7c81-2f8b-456f-b9aa-e692e208fd1f"]},{"id":"ITEM-2","itemData":{"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Society","id":"ITEM-2","issue":"3","issued":{"date-parts":[["2011"]]},"page":"593-601","publisher":"Oxford University Press","title":"Embryonic survival and larval predator-avoidance ability in mutually ornamented whitefish","type":"article-journal","volume":"103"},"uris":["http://www.mendeley.com/documents/?uuid=60ab9d84-2860-4379-9922-c76102987282"]},{"id":"ITEM-3","itemData":{"ISSN":"0906-6691","author":[{"dropping-particle":"","family":"Karjalainen","given":"Juha","non-dropping-particle":"","parse-names":false,"suffix":""},{"dropping-particle":"","family":"Marjomäki","given":"Timo J","non-dropping-particle":"","parse-names":false,"suffix":""}],"container-title":"Ecology of Freshwater Fish","id":"ITEM-3","issue":"2","issued":{"date-parts":[["2018"]]},"page":"542-548","publisher":"Wiley Online Library","title":"Communal pair spawning behaviour of vendace (Coregonus albula) in the dark","type":"article-journal","volume":"27"},"uris":["http://www.mendeley.com/documents/?uuid=93e61742-2bfd-4084-8b41-30361634cda7"]}],"mendeley":{"formattedCitation":"(Wedekind et al. 2008, Huuskonen et al. 2011, Karjalainen and Marjomäki 2018)","plainTextFormattedCitation":"(Wedekind et al. 2008, Huuskonen et al. 2011, Karjalainen and Marjomäki 2018)","previouslyFormattedCitation":"(Wedekind et al. 2008, Huuskonen et al. 2011, Karjalainen and Marjomäki 2018)"},"properties":{"noteIndex":0},"schema":"https://github.com/citation-style-language/schema/raw/master/csl-citation.json"}</w:instrText>
      </w:r>
      <w:r w:rsidR="00DF56E4">
        <w:rPr>
          <w:rFonts w:ascii="Times New Roman" w:eastAsia="Times New Roman" w:hAnsi="Times New Roman" w:cs="Times New Roman"/>
        </w:rPr>
        <w:fldChar w:fldCharType="separate"/>
      </w:r>
      <w:r w:rsidR="00DF56E4" w:rsidRPr="00DF56E4">
        <w:rPr>
          <w:rFonts w:ascii="Times New Roman" w:eastAsia="Times New Roman" w:hAnsi="Times New Roman" w:cs="Times New Roman"/>
          <w:noProof/>
        </w:rPr>
        <w:t>(Wedekind et al. 2008, Huuskonen et al. 2011, Karjalainen and Marjomäki 2018)</w:t>
      </w:r>
      <w:r w:rsidR="00DF56E4">
        <w:rPr>
          <w:rFonts w:ascii="Times New Roman" w:eastAsia="Times New Roman" w:hAnsi="Times New Roman" w:cs="Times New Roman"/>
        </w:rPr>
        <w:fldChar w:fldCharType="end"/>
      </w:r>
      <w:r>
        <w:rPr>
          <w:rFonts w:ascii="Times New Roman" w:eastAsia="Times New Roman" w:hAnsi="Times New Roman" w:cs="Times New Roman"/>
        </w:rPr>
        <w:t>, and may play a role in conserving natural diversity within populations</w:t>
      </w:r>
      <w:r w:rsidR="00DF56E4">
        <w:rPr>
          <w:rFonts w:ascii="Times New Roman" w:eastAsia="Times New Roman" w:hAnsi="Times New Roman" w:cs="Times New Roman"/>
        </w:rPr>
        <w:t xml:space="preserve"> </w:t>
      </w:r>
      <w:r w:rsidR="00DF56E4">
        <w:rPr>
          <w:rFonts w:ascii="Times New Roman" w:eastAsia="Times New Roman" w:hAnsi="Times New Roman" w:cs="Times New Roman"/>
        </w:rPr>
        <w:fldChar w:fldCharType="begin" w:fldLock="1"/>
      </w:r>
      <w:r w:rsidR="00DF56E4">
        <w:rPr>
          <w:rFonts w:ascii="Times New Roman" w:eastAsia="Times New Roman" w:hAnsi="Times New Roman" w:cs="Times New Roman"/>
        </w:rPr>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DF56E4">
        <w:rPr>
          <w:rFonts w:ascii="Times New Roman" w:eastAsia="Times New Roman" w:hAnsi="Times New Roman" w:cs="Times New Roman"/>
        </w:rPr>
        <w:fldChar w:fldCharType="separate"/>
      </w:r>
      <w:r w:rsidR="00DF56E4" w:rsidRPr="00DF56E4">
        <w:rPr>
          <w:rFonts w:ascii="Times New Roman" w:eastAsia="Times New Roman" w:hAnsi="Times New Roman" w:cs="Times New Roman"/>
          <w:noProof/>
        </w:rPr>
        <w:t>(Anneville et al. 2015)</w:t>
      </w:r>
      <w:r w:rsidR="00DF56E4">
        <w:rPr>
          <w:rFonts w:ascii="Times New Roman" w:eastAsia="Times New Roman" w:hAnsi="Times New Roman" w:cs="Times New Roman"/>
        </w:rPr>
        <w:fldChar w:fldCharType="end"/>
      </w:r>
      <w:r>
        <w:rPr>
          <w:rFonts w:ascii="Times New Roman" w:eastAsia="Times New Roman" w:hAnsi="Times New Roman" w:cs="Times New Roman"/>
        </w:rPr>
        <w:t>. The long-term stability of commercially exploited stocks, which may experience fisheries-induced evolution, has been linked to population diversity</w:t>
      </w:r>
      <w:r w:rsidR="00DF56E4">
        <w:rPr>
          <w:rFonts w:ascii="Times New Roman" w:eastAsia="Times New Roman" w:hAnsi="Times New Roman" w:cs="Times New Roman"/>
        </w:rPr>
        <w:t xml:space="preserve"> </w:t>
      </w:r>
      <w:r w:rsidR="00DF56E4">
        <w:rPr>
          <w:rFonts w:ascii="Times New Roman" w:eastAsia="Times New Roman" w:hAnsi="Times New Roman" w:cs="Times New Roman"/>
        </w:rPr>
        <w:fldChar w:fldCharType="begin" w:fldLock="1"/>
      </w:r>
      <w:r w:rsidR="00DF56E4">
        <w:rPr>
          <w:rFonts w:ascii="Times New Roman" w:eastAsia="Times New Roman" w:hAnsi="Times New Roman" w:cs="Times New Roman"/>
        </w:rPr>
        <w:instrText>ADDIN CSL_CITATION {"citationItems":[{"id":"ITEM-1","itemData":{"ISSN":"1476-4687","author":[{"dropping-particle":"","family":"Schindler","given":"Daniel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id":"ITEM-2","itemData":{"ISSN":"1051-0761","author":[{"dropping-particle":"","family":"Freshwater","given":"Cameron","non-dropping-particle":"","parse-names":false,"suffix":""},{"dropping-particle":"","family":"Anderson","given":"Sean C","non-dropping-particle":"","parse-names":false,"suffix":""},{"dropping-particle":"","family":"Holt","given":"Kendra R","non-dropping-particle":"","parse-names":false,"suffix":""},{"dropping-particle":"","family":"Huang","given":"Ann‐Marie","non-dropping-particle":"","parse-names":false,"suffix":""},{"dropping-particle":"","family":"Holt","given":"Carrie A","non-dropping-particle":"","parse-names":false,"suffix":""}],"container-title":"Ecological Applications","id":"ITEM-2","issue":"7","issued":{"date-parts":[["2019"]]},"page":"e01966","publisher":"Wiley Online Library","title":"Weakened portfolio effects constrain management effectiveness for population aggregates","type":"article-journal","volume":"29"},"uris":["http://www.mendeley.com/documents/?uuid=6bc859fe-6b0b-4e52-8d28-94eb1748c3ad"]}],"mendeley":{"formattedCitation":"(Schindler et al. 2010, Freshwater et al. 2019)","plainTextFormattedCitation":"(Schindler et al. 2010, Freshwater et al. 2019)","previouslyFormattedCitation":"(Schindler et al. 2010, Freshwater et al. 2019)"},"properties":{"noteIndex":0},"schema":"https://github.com/citation-style-language/schema/raw/master/csl-citation.json"}</w:instrText>
      </w:r>
      <w:r w:rsidR="00DF56E4">
        <w:rPr>
          <w:rFonts w:ascii="Times New Roman" w:eastAsia="Times New Roman" w:hAnsi="Times New Roman" w:cs="Times New Roman"/>
        </w:rPr>
        <w:fldChar w:fldCharType="separate"/>
      </w:r>
      <w:r w:rsidR="00DF56E4" w:rsidRPr="00DF56E4">
        <w:rPr>
          <w:rFonts w:ascii="Times New Roman" w:eastAsia="Times New Roman" w:hAnsi="Times New Roman" w:cs="Times New Roman"/>
          <w:noProof/>
        </w:rPr>
        <w:t>(Schindler et al. 2010, Freshwater et al. 2019)</w:t>
      </w:r>
      <w:r w:rsidR="00DF56E4">
        <w:rPr>
          <w:rFonts w:ascii="Times New Roman" w:eastAsia="Times New Roman" w:hAnsi="Times New Roman" w:cs="Times New Roman"/>
        </w:rPr>
        <w:fldChar w:fldCharType="end"/>
      </w:r>
      <w:r>
        <w:rPr>
          <w:rFonts w:ascii="Times New Roman" w:eastAsia="Times New Roman" w:hAnsi="Times New Roman" w:cs="Times New Roman"/>
        </w:rPr>
        <w:t>.</w:t>
      </w:r>
      <w:r w:rsidR="00DF56E4">
        <w:rPr>
          <w:rFonts w:ascii="Times New Roman" w:eastAsia="Times New Roman" w:hAnsi="Times New Roman" w:cs="Times New Roman"/>
        </w:rPr>
        <w:t xml:space="preserve"> </w:t>
      </w:r>
      <w:r>
        <w:rPr>
          <w:rFonts w:ascii="Times New Roman" w:eastAsia="Times New Roman" w:hAnsi="Times New Roman" w:cs="Times New Roman"/>
        </w:rPr>
        <w:t>Spawning stocks that comprise of individuals of a range of sizes and ages (</w:t>
      </w:r>
      <w:r>
        <w:rPr>
          <w:rFonts w:ascii="Times New Roman" w:eastAsia="Times New Roman" w:hAnsi="Times New Roman" w:cs="Times New Roman"/>
          <w:i/>
        </w:rPr>
        <w:t>e.g.,</w:t>
      </w:r>
      <w:r>
        <w:rPr>
          <w:rFonts w:ascii="Times New Roman" w:eastAsia="Times New Roman" w:hAnsi="Times New Roman" w:cs="Times New Roman"/>
        </w:rPr>
        <w:t xml:space="preserve"> portfolio effect;</w:t>
      </w:r>
      <w:r w:rsidR="00DF56E4">
        <w:rPr>
          <w:rFonts w:ascii="Times New Roman" w:eastAsia="Times New Roman" w:hAnsi="Times New Roman" w:cs="Times New Roman"/>
        </w:rPr>
        <w:t xml:space="preserve"> </w:t>
      </w:r>
      <w:r>
        <w:rPr>
          <w:rFonts w:ascii="Times New Roman" w:eastAsia="Times New Roman" w:hAnsi="Times New Roman" w:cs="Times New Roman"/>
        </w:rPr>
        <w:t xml:space="preserve"> </w:t>
      </w:r>
      <w:r w:rsidR="00DF56E4">
        <w:rPr>
          <w:rFonts w:ascii="Times New Roman" w:eastAsia="Times New Roman" w:hAnsi="Times New Roman" w:cs="Times New Roman"/>
        </w:rPr>
        <w:fldChar w:fldCharType="begin" w:fldLock="1"/>
      </w:r>
      <w:r w:rsidR="00D602E6">
        <w:rPr>
          <w:rFonts w:ascii="Times New Roman" w:eastAsia="Times New Roman" w:hAnsi="Times New Roman" w:cs="Times New Roman"/>
        </w:rPr>
        <w:instrText>ADDIN CSL_CITATION {"citationItems":[{"id":"ITEM-1","itemData":{"ISSN":"1476-4687","author":[{"dropping-particle":"","family":"Schindler","given":"Daniel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species","type":"article-journal","volume":"465"},"uris":["http://www.mendeley.com/documents/?uuid=4f7c6a5e-ba97-4207-941b-af480653c6bc"]}],"mendeley":{"formattedCitation":"(Schindler et al. 2010)","manualFormatting":"Schindler et al. 2010)","plainTextFormattedCitation":"(Schindler et al. 2010)","previouslyFormattedCitation":"(Schindler et al. 2010)"},"properties":{"noteIndex":0},"schema":"https://github.com/citation-style-language/schema/raw/master/csl-citation.json"}</w:instrText>
      </w:r>
      <w:r w:rsidR="00DF56E4">
        <w:rPr>
          <w:rFonts w:ascii="Times New Roman" w:eastAsia="Times New Roman" w:hAnsi="Times New Roman" w:cs="Times New Roman"/>
        </w:rPr>
        <w:fldChar w:fldCharType="separate"/>
      </w:r>
      <w:r w:rsidR="00DF56E4" w:rsidRPr="00DF56E4">
        <w:rPr>
          <w:rFonts w:ascii="Times New Roman" w:eastAsia="Times New Roman" w:hAnsi="Times New Roman" w:cs="Times New Roman"/>
          <w:noProof/>
        </w:rPr>
        <w:t>Schindler et al. 2010)</w:t>
      </w:r>
      <w:r w:rsidR="00DF56E4">
        <w:rPr>
          <w:rFonts w:ascii="Times New Roman" w:eastAsia="Times New Roman" w:hAnsi="Times New Roman" w:cs="Times New Roman"/>
        </w:rPr>
        <w:fldChar w:fldCharType="end"/>
      </w:r>
      <w:r w:rsidR="00DF56E4">
        <w:rPr>
          <w:rFonts w:ascii="Times New Roman" w:eastAsia="Times New Roman" w:hAnsi="Times New Roman" w:cs="Times New Roman"/>
        </w:rPr>
        <w:t xml:space="preserve"> </w:t>
      </w:r>
      <w:r>
        <w:rPr>
          <w:rFonts w:ascii="Times New Roman" w:eastAsia="Times New Roman" w:hAnsi="Times New Roman" w:cs="Times New Roman"/>
        </w:rPr>
        <w:t xml:space="preserve">and may contribute differently to spawning, offspring performance, and recruitment </w:t>
      </w:r>
      <w:r w:rsidR="00D602E6">
        <w:rPr>
          <w:rFonts w:ascii="Times New Roman" w:eastAsia="Times New Roman" w:hAnsi="Times New Roman" w:cs="Times New Roman"/>
        </w:rPr>
        <w:fldChar w:fldCharType="begin" w:fldLock="1"/>
      </w:r>
      <w:r w:rsidR="00E6623C">
        <w:rPr>
          <w:rFonts w:ascii="Times New Roman" w:eastAsia="Times New Roman" w:hAnsi="Times New Roman" w:cs="Times New Roman"/>
        </w:rPr>
        <w:instrText>ADDIN CSL_CITATION {"citationItems":[{"id":"ITEM-1","itemData":{"ISSN":"0960-3115","author":[{"dropping-particle":"","family":"Figge","given":"Frank","non-dropping-particle":"","parse-names":false,"suffix":""}],"container-title":"Biodiversity &amp; Conservation","id":"ITEM-1","issue":"4","issued":{"date-parts":[["2004"]]},"page":"827-849","publisher":"Springer","title":"Bio-folio: applying portfolio theory to biodiversity","type":"article-journal","volume":"13"},"uris":["http://www.mendeley.com/documents/?uuid=725d2d9c-45e4-4b8e-8556-c36382f765f8"]},{"id":"ITEM-2","itemData":{"ISSN":"0169-5347","author":[{"dropping-particle":"","family":"Luck","given":"Gary W","non-dropping-particle":"","parse-names":false,"suffix":""},{"dropping-particle":"","family":"Daily","given":"Gretchen C","non-dropping-particle":"","parse-names":false,"suffix":""},{"dropping-particle":"","family":"Ehrlich","given":"Paul R","non-dropping-particle":"","parse-names":false,"suffix":""}],"container-title":"Trends in Ecology &amp; Evolution","id":"ITEM-2","issue":"7","issued":{"date-parts":[["2003"]]},"page":"331-336","publisher":"Elsevier","title":"Population diversity and ecosystem services","type":"article-journal","volume":"18"},"uris":["http://www.mendeley.com/documents/?uuid=528c2755-e0c5-4f61-8e9c-4f1ccbfbe5ad"]}],"mendeley":{"formattedCitation":"(Luck et al. 2003, Figge 2004)","plainTextFormattedCitation":"(Luck et al. 2003, Figge 2004)","previouslyFormattedCitation":"(Luck et al. 2003, Figge 2004)"},"properties":{"noteIndex":0},"schema":"https://github.com/citation-style-language/schema/raw/master/csl-citation.json"}</w:instrText>
      </w:r>
      <w:r w:rsidR="00D602E6">
        <w:rPr>
          <w:rFonts w:ascii="Times New Roman" w:eastAsia="Times New Roman" w:hAnsi="Times New Roman" w:cs="Times New Roman"/>
        </w:rPr>
        <w:fldChar w:fldCharType="separate"/>
      </w:r>
      <w:r w:rsidR="00D602E6" w:rsidRPr="00D602E6">
        <w:rPr>
          <w:rFonts w:ascii="Times New Roman" w:eastAsia="Times New Roman" w:hAnsi="Times New Roman" w:cs="Times New Roman"/>
          <w:noProof/>
        </w:rPr>
        <w:t>(Luck et al. 2003, Figge 2004)</w:t>
      </w:r>
      <w:r w:rsidR="00D602E6">
        <w:rPr>
          <w:rFonts w:ascii="Times New Roman" w:eastAsia="Times New Roman" w:hAnsi="Times New Roman" w:cs="Times New Roman"/>
        </w:rPr>
        <w:fldChar w:fldCharType="end"/>
      </w:r>
      <w:r w:rsidR="00D602E6">
        <w:rPr>
          <w:rFonts w:ascii="Times New Roman" w:eastAsia="Times New Roman" w:hAnsi="Times New Roman" w:cs="Times New Roman"/>
        </w:rPr>
        <w:t xml:space="preserve"> </w:t>
      </w:r>
      <w:r>
        <w:rPr>
          <w:rFonts w:ascii="Times New Roman" w:eastAsia="Times New Roman" w:hAnsi="Times New Roman" w:cs="Times New Roman"/>
        </w:rPr>
        <w:t>is an even more important consideration as the rapid rate of climate change adds additional stressors on populations.</w:t>
      </w:r>
    </w:p>
    <w:p w14:paraId="0000007D" w14:textId="77777777" w:rsidR="0080229F" w:rsidRDefault="0080229F">
      <w:pPr>
        <w:spacing w:line="300" w:lineRule="auto"/>
        <w:rPr>
          <w:rFonts w:ascii="Times New Roman" w:eastAsia="Times New Roman" w:hAnsi="Times New Roman" w:cs="Times New Roman"/>
          <w:b/>
        </w:rPr>
      </w:pPr>
    </w:p>
    <w:p w14:paraId="0000007E" w14:textId="77777777" w:rsidR="0080229F" w:rsidRDefault="001758B4">
      <w:pPr>
        <w:spacing w:line="300" w:lineRule="auto"/>
        <w:rPr>
          <w:rFonts w:ascii="Times New Roman" w:eastAsia="Times New Roman" w:hAnsi="Times New Roman" w:cs="Times New Roman"/>
          <w:u w:val="single"/>
        </w:rPr>
      </w:pPr>
      <w:r>
        <w:rPr>
          <w:rFonts w:ascii="Times New Roman" w:eastAsia="Times New Roman" w:hAnsi="Times New Roman" w:cs="Times New Roman"/>
          <w:u w:val="single"/>
        </w:rPr>
        <w:t>Early Life in Stressful Environments</w:t>
      </w:r>
    </w:p>
    <w:p w14:paraId="0000007F"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The methods we developed allow for reproducible experimental conditions (</w:t>
      </w:r>
      <w:r>
        <w:rPr>
          <w:rFonts w:ascii="Times New Roman" w:eastAsia="Times New Roman" w:hAnsi="Times New Roman" w:cs="Times New Roman"/>
          <w:i/>
        </w:rPr>
        <w:t>e.g.,</w:t>
      </w:r>
      <w:r>
        <w:rPr>
          <w:rFonts w:ascii="Times New Roman" w:eastAsia="Times New Roman" w:hAnsi="Times New Roman" w:cs="Times New Roman"/>
        </w:rPr>
        <w:t xml:space="preserve"> uniform water source between laboratories, no moving water, minimal embryo disturbance, etc.) and standardized results that can be compared to future experiments as additional work examining temperature responses from a wider range of populations is warranted. We were not able to test along a latitudinal gradient because the limited number of study groups and the geographical discrepancy between continents was concerning in applicability and precision. However, our results do suggest that some form of latitudinal variation is likely present and promote fruitful opportunities for future large-scale experimental research on coregonines and other cold, stenothermic fishes. </w:t>
      </w:r>
    </w:p>
    <w:p w14:paraId="00000080" w14:textId="77777777" w:rsidR="0080229F" w:rsidRDefault="0080229F">
      <w:pPr>
        <w:spacing w:line="300" w:lineRule="auto"/>
        <w:rPr>
          <w:rFonts w:ascii="Times New Roman" w:eastAsia="Times New Roman" w:hAnsi="Times New Roman" w:cs="Times New Roman"/>
        </w:rPr>
      </w:pPr>
    </w:p>
    <w:p w14:paraId="00000081"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Additionally, interpreting the impacts of parental responses within an environmental context continues to be important for determining how parental effects may assist species’ responses to rapid climate change. The existence of varying parental responses raises questions concerning possible causal mechanisms. Genomic studies will be needed to better understand what is genetically impacted by increasing temperatures, how it is impacted, and when during development (</w:t>
      </w:r>
      <w:r>
        <w:rPr>
          <w:rFonts w:ascii="Times New Roman" w:eastAsia="Times New Roman" w:hAnsi="Times New Roman" w:cs="Times New Roman"/>
          <w:i/>
        </w:rPr>
        <w:t>i.e.,</w:t>
      </w:r>
      <w:r>
        <w:rPr>
          <w:rFonts w:ascii="Times New Roman" w:eastAsia="Times New Roman" w:hAnsi="Times New Roman" w:cs="Times New Roman"/>
        </w:rPr>
        <w:t xml:space="preserve"> when is temperature most critical). A mechanistic understanding of thermal response from populations across latitudes will be essential to predict the vulnerability of species and populations to climate change.</w:t>
      </w:r>
    </w:p>
    <w:p w14:paraId="00000082" w14:textId="77777777" w:rsidR="0080229F" w:rsidRDefault="0080229F">
      <w:pPr>
        <w:spacing w:line="300" w:lineRule="auto"/>
        <w:rPr>
          <w:rFonts w:ascii="Times New Roman" w:eastAsia="Times New Roman" w:hAnsi="Times New Roman" w:cs="Times New Roman"/>
        </w:rPr>
      </w:pPr>
    </w:p>
    <w:p w14:paraId="00000083" w14:textId="2D7FACEA"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Water temperature is fundamental in regulating fish physiology and environmental variation during development can play a large role in generating variability in offspring through phenotypic plasticity</w:t>
      </w:r>
      <w:r w:rsidR="00E6623C">
        <w:rPr>
          <w:rFonts w:ascii="Times New Roman" w:eastAsia="Times New Roman" w:hAnsi="Times New Roman" w:cs="Times New Roman"/>
        </w:rPr>
        <w:t xml:space="preserve"> </w:t>
      </w:r>
      <w:r w:rsidR="00E6623C">
        <w:rPr>
          <w:rFonts w:ascii="Times New Roman" w:eastAsia="Times New Roman" w:hAnsi="Times New Roman" w:cs="Times New Roman"/>
        </w:rPr>
        <w:fldChar w:fldCharType="begin" w:fldLock="1"/>
      </w:r>
      <w:r w:rsidR="00D64832">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E6623C">
        <w:rPr>
          <w:rFonts w:ascii="Times New Roman" w:eastAsia="Times New Roman" w:hAnsi="Times New Roman" w:cs="Times New Roman"/>
        </w:rPr>
        <w:fldChar w:fldCharType="separate"/>
      </w:r>
      <w:r w:rsidR="00E6623C" w:rsidRPr="00E6623C">
        <w:rPr>
          <w:rFonts w:ascii="Times New Roman" w:eastAsia="Times New Roman" w:hAnsi="Times New Roman" w:cs="Times New Roman"/>
          <w:noProof/>
        </w:rPr>
        <w:t>(Little et al. 2020)</w:t>
      </w:r>
      <w:r w:rsidR="00E6623C">
        <w:rPr>
          <w:rFonts w:ascii="Times New Roman" w:eastAsia="Times New Roman" w:hAnsi="Times New Roman" w:cs="Times New Roman"/>
        </w:rPr>
        <w:fldChar w:fldCharType="end"/>
      </w:r>
      <w:r>
        <w:rPr>
          <w:rFonts w:ascii="Times New Roman" w:eastAsia="Times New Roman" w:hAnsi="Times New Roman" w:cs="Times New Roman"/>
        </w:rPr>
        <w:t xml:space="preserve">. How coregonines respond, during the critical embryonic and larval stages, is important to determine if the capacity to respond to the rapid rate of climate change and the projected increases in their thermal conditions exists. Knowing how populations have adapted historically to environmental variability will help us understand the future response </w:t>
      </w:r>
      <w:r>
        <w:rPr>
          <w:rFonts w:ascii="Times New Roman" w:eastAsia="Times New Roman" w:hAnsi="Times New Roman" w:cs="Times New Roman"/>
        </w:rPr>
        <w:lastRenderedPageBreak/>
        <w:t xml:space="preserve">we may see to climate change and assist managers to ensure coregonines remain out of hot water. </w:t>
      </w:r>
    </w:p>
    <w:p w14:paraId="00000084" w14:textId="77777777" w:rsidR="0080229F" w:rsidRDefault="0080229F">
      <w:pPr>
        <w:spacing w:line="300" w:lineRule="auto"/>
        <w:rPr>
          <w:rFonts w:ascii="Times New Roman" w:eastAsia="Times New Roman" w:hAnsi="Times New Roman" w:cs="Times New Roman"/>
        </w:rPr>
      </w:pPr>
    </w:p>
    <w:p w14:paraId="00000085" w14:textId="77777777" w:rsidR="0080229F" w:rsidRDefault="001758B4">
      <w:pPr>
        <w:spacing w:line="300" w:lineRule="auto"/>
        <w:rPr>
          <w:rFonts w:ascii="Times New Roman" w:eastAsia="Times New Roman" w:hAnsi="Times New Roman" w:cs="Times New Roman"/>
          <w:b/>
        </w:rPr>
      </w:pPr>
      <w:r>
        <w:rPr>
          <w:rFonts w:ascii="Times New Roman" w:eastAsia="Times New Roman" w:hAnsi="Times New Roman" w:cs="Times New Roman"/>
          <w:b/>
        </w:rPr>
        <w:t>ACKNOWLEDGMENTS:</w:t>
      </w:r>
    </w:p>
    <w:p w14:paraId="00000086" w14:textId="77777777" w:rsidR="0080229F" w:rsidRDefault="001758B4">
      <w:pPr>
        <w:spacing w:line="300" w:lineRule="auto"/>
        <w:rPr>
          <w:rFonts w:ascii="Times New Roman" w:eastAsia="Times New Roman" w:hAnsi="Times New Roman" w:cs="Times New Roman"/>
        </w:rPr>
      </w:pPr>
      <w:r>
        <w:rPr>
          <w:rFonts w:ascii="Times New Roman" w:eastAsia="Times New Roman" w:hAnsi="Times New Roman" w:cs="Times New Roman"/>
        </w:rPr>
        <w:t xml:space="preserve">We thank the staff at the Wisconsin Department of Natural Resources Bayfield Fisheries Field Station, United States Geological Survey (USGS) Tunison Laboratory of Aquatic Science, and Konnevesi Research Station and local fishers for conducting field collections of spawning adults. We also thank Rachel Taylor, Mark Vinson, Dan Yule, Caroline Rosinski, Jonna </w:t>
      </w:r>
      <w:proofErr w:type="spellStart"/>
      <w:r>
        <w:rPr>
          <w:rFonts w:ascii="Times New Roman" w:eastAsia="Times New Roman" w:hAnsi="Times New Roman" w:cs="Times New Roman"/>
        </w:rPr>
        <w:t>Kuha</w:t>
      </w:r>
      <w:proofErr w:type="spellEnd"/>
      <w:r>
        <w:rPr>
          <w:rFonts w:ascii="Times New Roman" w:eastAsia="Times New Roman" w:hAnsi="Times New Roman" w:cs="Times New Roman"/>
        </w:rPr>
        <w:t xml:space="preserve">, and Rosanna </w:t>
      </w:r>
      <w:proofErr w:type="spellStart"/>
      <w:r>
        <w:rPr>
          <w:rFonts w:ascii="Times New Roman" w:eastAsia="Times New Roman" w:hAnsi="Times New Roman" w:cs="Times New Roman"/>
        </w:rPr>
        <w:t>Sjövik</w:t>
      </w:r>
      <w:proofErr w:type="spellEnd"/>
      <w:r>
        <w:rPr>
          <w:rFonts w:ascii="Times New Roman" w:eastAsia="Times New Roman" w:hAnsi="Times New Roman" w:cs="Times New Roman"/>
        </w:rPr>
        <w:t xml:space="preserve"> for help with fertilizations and experiment maintenance. This work was funded by the USGS grant number G16AP00087 to the University of Vermont. We acknowledge the French National Research Institute for Agriculture, Food, and Environment and the National Science Foundation (award number 1829451) for supporting a workshop to develop this experiment.</w:t>
      </w:r>
    </w:p>
    <w:p w14:paraId="00000087" w14:textId="77777777" w:rsidR="0080229F" w:rsidRDefault="0080229F">
      <w:pPr>
        <w:spacing w:line="300" w:lineRule="auto"/>
        <w:rPr>
          <w:rFonts w:ascii="Times New Roman" w:eastAsia="Times New Roman" w:hAnsi="Times New Roman" w:cs="Times New Roman"/>
        </w:rPr>
      </w:pPr>
    </w:p>
    <w:p w14:paraId="00000088" w14:textId="77777777" w:rsidR="0080229F" w:rsidRDefault="001758B4">
      <w:pPr>
        <w:spacing w:line="300" w:lineRule="auto"/>
        <w:rPr>
          <w:rFonts w:ascii="Times New Roman" w:eastAsia="Times New Roman" w:hAnsi="Times New Roman" w:cs="Times New Roman"/>
          <w:b/>
        </w:rPr>
      </w:pPr>
      <w:r>
        <w:rPr>
          <w:rFonts w:ascii="Times New Roman" w:eastAsia="Times New Roman" w:hAnsi="Times New Roman" w:cs="Times New Roman"/>
          <w:b/>
        </w:rPr>
        <w:t xml:space="preserve">LITERATURE </w:t>
      </w:r>
      <w:sdt>
        <w:sdtPr>
          <w:tag w:val="goog_rdk_28"/>
          <w:id w:val="871496954"/>
        </w:sdtPr>
        <w:sdtContent>
          <w:commentRangeStart w:id="28"/>
        </w:sdtContent>
      </w:sdt>
      <w:r>
        <w:rPr>
          <w:rFonts w:ascii="Times New Roman" w:eastAsia="Times New Roman" w:hAnsi="Times New Roman" w:cs="Times New Roman"/>
          <w:b/>
        </w:rPr>
        <w:t>CITED</w:t>
      </w:r>
      <w:commentRangeEnd w:id="28"/>
      <w:r>
        <w:commentReference w:id="28"/>
      </w:r>
      <w:r>
        <w:rPr>
          <w:rFonts w:ascii="Times New Roman" w:eastAsia="Times New Roman" w:hAnsi="Times New Roman" w:cs="Times New Roman"/>
          <w:b/>
        </w:rPr>
        <w:t>:</w:t>
      </w:r>
    </w:p>
    <w:p w14:paraId="00000089" w14:textId="61F1C1BD" w:rsidR="0080229F" w:rsidRDefault="0080229F">
      <w:pPr>
        <w:spacing w:line="300" w:lineRule="auto"/>
        <w:rPr>
          <w:rFonts w:ascii="Times New Roman" w:eastAsia="Times New Roman" w:hAnsi="Times New Roman" w:cs="Times New Roman"/>
          <w:b/>
        </w:rPr>
      </w:pPr>
    </w:p>
    <w:p w14:paraId="0CF1DD68" w14:textId="66BECA9C"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Pr>
          <w:rFonts w:ascii="Times New Roman" w:eastAsia="Times New Roman" w:hAnsi="Times New Roman" w:cs="Times New Roman"/>
          <w:b/>
        </w:rPr>
        <w:fldChar w:fldCharType="begin" w:fldLock="1"/>
      </w:r>
      <w:r>
        <w:rPr>
          <w:rFonts w:ascii="Times New Roman" w:eastAsia="Times New Roman" w:hAnsi="Times New Roman" w:cs="Times New Roman"/>
          <w:b/>
        </w:rPr>
        <w:instrText xml:space="preserve">ADDIN Mendeley Bibliography CSL_BIBLIOGRAPHY </w:instrText>
      </w:r>
      <w:r>
        <w:rPr>
          <w:rFonts w:ascii="Times New Roman" w:eastAsia="Times New Roman" w:hAnsi="Times New Roman" w:cs="Times New Roman"/>
          <w:b/>
        </w:rPr>
        <w:fldChar w:fldCharType="separate"/>
      </w:r>
      <w:r w:rsidRPr="00D64832">
        <w:rPr>
          <w:rFonts w:ascii="Times New Roman" w:hAnsi="Times New Roman" w:cs="Times New Roman"/>
          <w:noProof/>
        </w:rPr>
        <w:t>Adrian, R., C. M. O’Reilly, H. Zagarese, S. B. Baines, D. O. Hessen, W. Keller, D. M. Livingstone, R. Sommaruga, D. Straile, E. Van Donk, G. A. Weyhenmeyer, and M. Winder. 2009. Lakes as sentinels of climate change. Limnology and Oceanography 54:2283–2297.</w:t>
      </w:r>
    </w:p>
    <w:p w14:paraId="35C796B7"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Anneville, O., E. Lasne, J. Guillard, R. Eckmann, J. D. Stockwell, C. Gillet, and D. L. Yule. 2015. Impact of Fishing and Stocking Practices on Coregonid Diversity. Food and Nutrition Sciences 06:1045–1055.</w:t>
      </w:r>
    </w:p>
    <w:p w14:paraId="44EDC7F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Austin, J. A., and S. M. Colman. 2007. Lake Superior summer water temperatures are increasing more rapidly than regional temperatures: A positive ice-albedo feedback. Geophysical Research Letters 34:1–5.</w:t>
      </w:r>
    </w:p>
    <w:p w14:paraId="711CB92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Bates, D., M. Mächler, B. Bolker, and S. Walker. 2015. Fitting Linear Mixed-Effects Models Using lme4. Journal of Statistical Software; Vol 1, Issue 1 (2015).</w:t>
      </w:r>
    </w:p>
    <w:p w14:paraId="75F7DB0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Blaxter, J. H. S. 1963. The influence of egg size on herring larvae (Clupea harengus L). J. Cons. Int. Explor. Mer 28:211–240.</w:t>
      </w:r>
    </w:p>
    <w:p w14:paraId="409A1E2A"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Blaxter, J. H. S. 1991. The effect of temperature on larval fishes. Netherlands Journal of Zoology 42:336–357.</w:t>
      </w:r>
    </w:p>
    <w:p w14:paraId="738418E1"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Brett, J. R. 1979. Environmental factors and growth. Fish physiology, vol. VIII. Bioenergetics and growth:599–677.</w:t>
      </w:r>
    </w:p>
    <w:p w14:paraId="2DBB77F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Brooke, L. T., and P. J. Colby. 1980. Development and survival of embryos of lake herring at different constant oxygen concentrations and temperatures. The Progressive Fish-Culturist 42:3–9.</w:t>
      </w:r>
    </w:p>
    <w:p w14:paraId="0BF5D48A"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Brown, J. H., J. F. Gillooly, A. P. Allen, V. M. Savage, and G. B. West. 2004. Toward a metabolic theory of ecology. Ecology 85:1771–1789.</w:t>
      </w:r>
    </w:p>
    <w:p w14:paraId="70E76023"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Busch, S., G. Kirillin, and T. Mehner. 2012. Plasticity in habitat use determines metabolic response of fish to global warming in stratified lakes. Oecologia 170:275–287.</w:t>
      </w:r>
    </w:p>
    <w:p w14:paraId="77600CC8"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 xml:space="preserve">Chavarie, L., J. B. Dempson, C. J. Schwarz, J. D. Reist, G. Power, and M. Power. 2010. Latitudinal variation in growth among Arctic charr in eastern North America: Evidence for </w:t>
      </w:r>
      <w:r w:rsidRPr="00D64832">
        <w:rPr>
          <w:rFonts w:ascii="Times New Roman" w:hAnsi="Times New Roman" w:cs="Times New Roman"/>
          <w:noProof/>
        </w:rPr>
        <w:lastRenderedPageBreak/>
        <w:t>countergradient variation? Hydrobiologia 650:161–177.</w:t>
      </w:r>
    </w:p>
    <w:p w14:paraId="3AD74E6A"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14:paraId="70E818CA"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Colby, P. J., and L. T. Brooke. 1970. Survival and development of lake herring (Coregonus artedii) eggs at various incubation temperatures. Biology of Coregonid Fishes:417–428.</w:t>
      </w:r>
    </w:p>
    <w:p w14:paraId="130BE6E3"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Colby, P. J., and L. T. Brooke. 1973. Effects of Temperature on Embryonic-Development of Lake Herring (Coregonus-Artedii). Journal of the Fisheries Research Board of Canada 30:799–810.</w:t>
      </w:r>
    </w:p>
    <w:p w14:paraId="4AA53C59"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Comte, L., L. Buisson, M. Daufresne, and G. Grenouillet. 2013. Climate-induced changes in the distribution of freshwater fish: Observed and predicted trends. Freshwater Biology 58:625–639.</w:t>
      </w:r>
    </w:p>
    <w:p w14:paraId="400910C7"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Conover, D. O., and M. C. Present. 1990. Countergradient variation in growth rate: compensation for lenth of the growing season among Atlantic silversides from different latitudes. Oecologica 83:316–324.</w:t>
      </w:r>
    </w:p>
    <w:p w14:paraId="36D57218"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Conover, D. O., and E. T. Schultz. 1995. Phenotypic similarity and the evolutionary significance of countergradient variation. Trends in Ecology &amp; Evolution 10:248–252.</w:t>
      </w:r>
    </w:p>
    <w:p w14:paraId="3586C75B"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Cushing, D. H. 1990. Plankton production and year-class strength in fish populations: An update of the match/mismatch hypothesis. Advances in Marine Biology 26:249–293.</w:t>
      </w:r>
    </w:p>
    <w:p w14:paraId="0E9AB039"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Dahlke, F. T., S. Wohlrab, M. Butzin, and H.-O. Pörtner. 2020. Thermal bottlenecks in the life cycle define climate vulnerability of fish. Science 369:65–70.</w:t>
      </w:r>
    </w:p>
    <w:p w14:paraId="5F673D18"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van Damme, C. J. G., M. Dickey-Collas, A. D. Rijnsdorp, and O. S. Kjesbu. 2009. Fecundity, atresia, and spawning strategies of Atlantic herring (Clupea harengus). Canadian Journal of Fisheries &amp; Aquatic Sciences 66.</w:t>
      </w:r>
    </w:p>
    <w:p w14:paraId="169F9903"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Dryer, W. R., and J. Beil. 1964. Life history of lake herring in Lake Superior. Fish. Bull 63:493–530.</w:t>
      </w:r>
    </w:p>
    <w:p w14:paraId="03BDD30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14:paraId="245532DF"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14:paraId="738D567F"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Elliott, J. A., and V. A. Bell. 2011. Predicting the potential long-term influence of climate change on vendace (Coregonus albula) habitat in Bassenthwaite Lake, U.K. Freshwater Biology 56:395–405.</w:t>
      </w:r>
    </w:p>
    <w:p w14:paraId="103C3CE7"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Eronen, T., and E. Lahti. 1988. Life cycle of winter spawning vendace (Coregonus albula L.) in Lake Kajoonjärvi, eastern Finland. Finnish Fisheries Research 9:197–203.</w:t>
      </w:r>
    </w:p>
    <w:p w14:paraId="71F919A5"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Eshenroder, R. L., P. Vecsei, O. T. Gorman, D. L. Yule, T. C. Pratt, N. E. Mandrak, D. B. Bunnell, and A. M. Muir. 2016. Ciscoes (Coregonus, subgenus Leucichthys) of the Laurentian Great Lakes and Lake Nipigon. Page Canadian Journal of Fisheries and Aquatic Sciences. Great Lakes Fishery Commission.</w:t>
      </w:r>
    </w:p>
    <w:p w14:paraId="7C59C3D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lastRenderedPageBreak/>
        <w:t>Favé, M.-J., and J. Turgeon. 2008. Patterns of genetic diversity in Great Lakes bloaters (Coregonus hoyi) with a view to future reintroduction in Lake Ontario. Conservation Genetics 9:281–293.</w:t>
      </w:r>
    </w:p>
    <w:p w14:paraId="1ABA83A5"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Ficke, A. D., C. A. Myrick, and L. J. Hansen. 2007. Potential impacts of global climate change on freshwater fisheries. Reviews in Fish Biology and Fisheries 17:581–613.</w:t>
      </w:r>
    </w:p>
    <w:p w14:paraId="00590C83"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Figge, F. 2004. Bio-folio: applying portfolio theory to biodiversity. Biodiversity &amp; Conservation 13:827–849.</w:t>
      </w:r>
    </w:p>
    <w:p w14:paraId="7341C093"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Freshwater, C., S. C. Anderson, K. R. Holt, A. Huang, and C. A. Holt. 2019. Weakened portfolio effects constrain management effectiveness for population aggregates. Ecological Applications 29:e01966.</w:t>
      </w:r>
    </w:p>
    <w:p w14:paraId="3C85B01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Gillooly, J. F., E. L. Charnov, G. B. West, V. M. Savage, and J. H. Brown. 2002. Effects of size and temperature on developmental time. Nature 417:70–73.</w:t>
      </w:r>
    </w:p>
    <w:p w14:paraId="6FC0CE0C"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Hairston, N. G., S. P. Ellner, M. A. Geber, T. Yoshida, and J. A. Fox. 2005. Rapid evolution and the convergence of ecological and evolutionary time. Ecology Letters 8:1114–1127.</w:t>
      </w:r>
    </w:p>
    <w:p w14:paraId="52AD99F2"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Häkkinen, J., E. Vehniäinen, O. Ylönen, J. Heikkilä, M. Soimasuo, J. Kaurola, A. Oikari, and J. Karjalainen. 2002. The effects of increasing UV-B radiation on pigmentation, growth and survival of coregonid embryos and larvae. Environmental Biology of Fishes 64:451–459.</w:t>
      </w:r>
    </w:p>
    <w:p w14:paraId="68F7AEDB"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Halpern, B. S., M. Frazier, J. Potapenko, K. S. Casey, K. Koenig, C. Longo, J. S. Lowndes, R. C. Rockwood, E. R. Selig, K. A. Selkoe, and S. Walbridge. 2015. Spatial and temporal changes in cumulative human impacts on the world’s ocean. Nature Communications 6:1–7.</w:t>
      </w:r>
    </w:p>
    <w:p w14:paraId="00FBEE8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Hansen, G. J. A., J. S. Read, J. F. Hansen, and L. A. Winslow. 2017. Projected shifts in fish species dominance in Wisconsin lakes under climate change. Global Change Biology 23:1463–1476.</w:t>
      </w:r>
    </w:p>
    <w:p w14:paraId="5BF9E118"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Hénault, M. 1986. Statut taxonomique et bio-écologie de la population de cisco de lac (Coregonus artedii) frayant au printemps au lac des Écorces, QC: mémoire présenté à l’Université du Québec à Montréal comme exigence partielle de la maîtrise en biologie. Université du Québec.</w:t>
      </w:r>
    </w:p>
    <w:p w14:paraId="1C3D36D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Hénault, M., and R. Fortin. 1989. Comparison of meristic and morphometric characters among spring-and fall-spawning ecotypes of cisco (Coregonus artedii) in southern Quebec, Canada. Canadian Journal of Fisheries and Aquatic Sciences 46:166–173.</w:t>
      </w:r>
    </w:p>
    <w:p w14:paraId="736D318A"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Hénault, M., and R. Fortin. 1991. Early life stages, growth, and reproduction of spring-spawning ciscoes (Coregonus artedii) in Lac des Écorces, Quebec. Canadian journal of zoology 69:1644–1652.</w:t>
      </w:r>
    </w:p>
    <w:p w14:paraId="3F1262C2"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Herb, W. R., L. B. Johnson, P. C. Jacobson, and H. G. Stefan. 2014. Projecting cold-water fish habitat in lakes of the glacial lakes region under changing land use and climate regimes. Canadian Journal of Fisheries and Aquatic Sciences 71:1334–1348.</w:t>
      </w:r>
    </w:p>
    <w:p w14:paraId="3F638E68"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Hodson, P. V, and B. R. Blunt. 1986. The effect of time from hatch on the yolk conversion efficiency of rainbow trout, Salmo gairdneri. Journal of Fish Biology 29:37–46.</w:t>
      </w:r>
    </w:p>
    <w:p w14:paraId="695B1521"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Hoffmann, A. A., and C. M. Sgrò. 2011. Climate change and evolutionary adaptation. Nature Australia 470:479–485.</w:t>
      </w:r>
    </w:p>
    <w:p w14:paraId="66467BA9"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Houde, A. L., and T. E. Pitcher. 2019. fullfact: Full Factorial Breeding Analysis.</w:t>
      </w:r>
    </w:p>
    <w:p w14:paraId="3902F915"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Howells, E. J., D. Abrego, E. Meyer, N. L. Kirk, and J. A. Burt. 2016. Host adaptation and unexpected symbiont partners enable reef‐building corals to tolerate extreme temperatures. Global change biology 22:2702–2714.</w:t>
      </w:r>
    </w:p>
    <w:p w14:paraId="421A69AE"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 xml:space="preserve">Huuskonen, H., J. Kekäläinen, B. Panda, T. Shikano, and R. Kortet. 2011. Embryonic survival and larval predator-avoidance ability in mutually ornamented whitefish. Biological journal </w:t>
      </w:r>
      <w:r w:rsidRPr="00D64832">
        <w:rPr>
          <w:rFonts w:ascii="Times New Roman" w:hAnsi="Times New Roman" w:cs="Times New Roman"/>
          <w:noProof/>
        </w:rPr>
        <w:lastRenderedPageBreak/>
        <w:t>of the Linnean Society 103:593–601.</w:t>
      </w:r>
    </w:p>
    <w:p w14:paraId="0A5503E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Isaak, D. J. 2014. Climate Change and the Future of Freshwater Fisheries. Page Future of Fisheries: Perspectives for Emerging Professionals.</w:t>
      </w:r>
    </w:p>
    <w:p w14:paraId="7A8306D5"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Jacobson, P. C., H. G. Stefan, and D. L. Pereira. 2010. Coldwater fish oxythermal habitat in Minnesota lakes: influence of total phosphorus, July air temperature, and relative depth. Canadian Journal of Fisheries and Aquatic Sciences 67:2002–2013.</w:t>
      </w:r>
    </w:p>
    <w:p w14:paraId="0FAA24C0"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14:paraId="0D508789"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Jonsson, B., and N. Jonsson. 2014. Early environment influences later performance in fishes.</w:t>
      </w:r>
    </w:p>
    <w:p w14:paraId="656C4592"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Jørgensen, C., B. Ernande, Ø. Fiksen, and U. Dieckmann. 2006. The logic of skipped spawning in fish. Canadian Journal of Fisheries and Aquatic Sciences 63:200–211.</w:t>
      </w:r>
    </w:p>
    <w:p w14:paraId="05B5D1BA"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Kamler, E. 2008. Resource allocation in yolk-feeding fish. Reviews in Fish biology and Fisheries 18:143.</w:t>
      </w:r>
    </w:p>
    <w:p w14:paraId="2B3B7E53"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Karjalainen, J. 1992. Effects of different preservation methods on total length and weight of larval vendace (Coregonus albula (L.)). Nordic Journal of Freshwater Research (Sweden).</w:t>
      </w:r>
    </w:p>
    <w:p w14:paraId="246A0102"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Karjalainen, J., H. Auvinen, H. Helminen, T. J. Marjomäki, T. Niva, J. Sarvala, and M. Viljanen. 2000. Unpredictability of ﬁsh recruitment - interannual variation in YOY abundance.</w:t>
      </w:r>
    </w:p>
    <w:p w14:paraId="11B56ED0"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Karjalainen, J., L. Jokinen, T. Keskinen, and T. J. Marjomäki. 2016a. Environmental and genetic effects on larval hatching time in two coregonids. Hydrobiologia 780:135–143.</w:t>
      </w:r>
    </w:p>
    <w:p w14:paraId="7868E72B"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Karjalainen, J., T. Keskinen, M. Pulkkanen, and T. J. Marjomäki. 2015. Climate change alters the egg development dynamics in cold-water adapted coregonids. Environmental Biology of Fishes 98:979–991.</w:t>
      </w:r>
    </w:p>
    <w:p w14:paraId="6B795301"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Karjalainen, J., and T. J. Marjomäki. 2018. Communal pair spawning behaviour of vendace (Coregonus albula) in the dark. Ecology of Freshwater Fish 27:542–548.</w:t>
      </w:r>
    </w:p>
    <w:p w14:paraId="28724D45"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Karjalainen, J., O. Urpanen, T. Keskinen, H. Huuskonen, J. Sarvala, P. Valkeajärvi, and T. J. Marjomäki. 2016b. Phenotypic plasticity in growth and fecundity induced by strong population fluctuations affects reproductive traits of female fish. Ecology and Evolution 6:779–790.</w:t>
      </w:r>
    </w:p>
    <w:p w14:paraId="440B05F1"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Kekäläinen, J., P. Oskoei, M. Janhunen, H. Koskinen, R. Kortet, and H. Huuskonen. 2018. Sperm pre-fertilization thermal environment shapes offspring phenotype and performance. Journal of Experimental Biology 221.</w:t>
      </w:r>
    </w:p>
    <w:p w14:paraId="75EFB907"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Kennedy, J., A. J. Geffen, and R. D. M. Nash. 2007. Maternal influences on egg and larval characteristics of plaice (Pleuronectes platessa L.). Journal of Sea Research 58:65–77.</w:t>
      </w:r>
    </w:p>
    <w:p w14:paraId="089A308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Kinnison, M. T., and N. G. Hairston. 2007. Eco-evolutionary conservation biology: Contemporary evolution and the dynamics of persistence. Functional Ecology 21:444–454.</w:t>
      </w:r>
    </w:p>
    <w:p w14:paraId="1E43EBE1"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Langhans, S. D., S. C. Jähnig, M. Lago, A. Schmidt-Kloiber, and T. Hein. 2019. The potential of ecosystem-based management to integrate biodiversity conservation and ecosystem service provision in aquatic ecosystems. Elsevier.</w:t>
      </w:r>
    </w:p>
    <w:p w14:paraId="2EBCEBDC"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14:paraId="20B1179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 xml:space="preserve">Little, A. G., I. Loughland, and F. Seebacher. 2020. What do warming waters mean for fish </w:t>
      </w:r>
      <w:r w:rsidRPr="00D64832">
        <w:rPr>
          <w:rFonts w:ascii="Times New Roman" w:hAnsi="Times New Roman" w:cs="Times New Roman"/>
          <w:noProof/>
        </w:rPr>
        <w:lastRenderedPageBreak/>
        <w:t>physiology and fisheries? Journal of Fish Biology.</w:t>
      </w:r>
    </w:p>
    <w:p w14:paraId="44E2A5F7"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Luck, G. W., G. C. Daily, and P. R. Ehrlich. 2003. Population diversity and ecosystem services. Trends in Ecology &amp; Evolution 18:331–336.</w:t>
      </w:r>
    </w:p>
    <w:p w14:paraId="4605D1B7"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Lucke, V. S., T. R. Stewart, M. R. Vinson, J. D. Glase, and J. D. Stockwell. 2020. Larval Coregonus spp. diets and zooplankton community patterns in the Apostle Islands, Lake Superior. Journal of Great Lakes Research.</w:t>
      </w:r>
    </w:p>
    <w:p w14:paraId="684B4347"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Luczynski, M., and A. Kirklewska. 1984. Dependence of Coregonus albula embryogenesis rate on the incubation temperature. Aquaculture 42:43–55.</w:t>
      </w:r>
    </w:p>
    <w:p w14:paraId="2A60E6EB"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14:paraId="62877CF7"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Lynch, A. J., W. W. Taylor, T. D. Beard, and B. M. Lofgren. 2015. Climate change projections for lake whitefish (Coregonus clupeaformis) recruitment in the 1836 Treaty Waters of the Upper Great Lakes. Journal of Great Lakes Research 41:415–422.</w:t>
      </w:r>
    </w:p>
    <w:p w14:paraId="02D20765"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Mari, L., L. Garaud, G. Evanno, and E. Lasne. 2016. Higher temperature exacerbates the impact of sediments on embryo performances in a salmonid. Biology Letters 12:20160745.</w:t>
      </w:r>
    </w:p>
    <w:p w14:paraId="4E72643D"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Marjomäki, T. J., H. Auvinen, H. Helminen, A. Huusko, J. Sarvala, P. Valkeajärvi, M. Viljanen, and J. Karjalainen. 2004. Spatial synchrony in the inter-annual population variation of vendace (Coregonus albula (L.)) in Finnish lakes. Annales Zoologici Fennici 41:225–240.</w:t>
      </w:r>
    </w:p>
    <w:p w14:paraId="157C5AFF"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McBride, R. S., S. Somarakis, G. R. Fitzhugh, A. Albert, N. A. Yaragina, M. J. Wuenschel, A. Alonso‐Fernández, and G. Basilone. 2015. Energy acquisition and allocation to egg production in relation to fish reproductive strategies. Fish and Fisheries 16:23–57.</w:t>
      </w:r>
    </w:p>
    <w:p w14:paraId="5EBBA327"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McCullough, I. M., K. S. Cheruvelil, S. M. Collins, and P. A. Soranno. 2019. Geographic patterns of the climate sensitivity of lakes. Ecological Applications 29:e01836.</w:t>
      </w:r>
    </w:p>
    <w:p w14:paraId="5F6F0A0C"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Mcphee, M. V, D. L. G. Noakes, and F. W. Allendorf. 2012. Developmental rate: A unifying mechanism for sympatric divergence in postglacial fishes? Current Zoology 58:21–34.</w:t>
      </w:r>
    </w:p>
    <w:p w14:paraId="41E16A5E"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Meehl, G. A., T. F. Stocker, W. D. Collins, P. Friedlingstein, T. Gaye, J. M. Gregory, A. Kitoh, R. Knutti, J. M. Murphy, and A. Noda. 2007. Global climate projections.</w:t>
      </w:r>
    </w:p>
    <w:p w14:paraId="7FBA6339"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Muir, A. M., M. T. Arts, M. A. Koops, T. B. Johnson, C. C. Krueger, T. M. Sutton, and J. Rosenfeld. 2014. Reproductive life-history strategies in lake whitefish ( Coregonus clupeaformis ) from the Laurentian Great Lakes. Canadian Journal of Fisheries and Aquatic Sciences 71:1256–1269.</w:t>
      </w:r>
    </w:p>
    <w:p w14:paraId="2C7D8210"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Müller, R. 1992. Trophic state and its implications for natural reproduction of salmonid fish. Pages 261–268 The Dynamics and Use of Lacustrine Ecosystems. Springer.</w:t>
      </w:r>
    </w:p>
    <w:p w14:paraId="65F35921"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Myers, J. T., D. L. Yule, M. L. Jones, T. D. Ahrenstorff, T. R. Hrabik, R. M. Claramunt, M. P. Ebener, and E. K. Berglund. 2015. Spatial synchrony in cisco recruitment. Fisheries Research 165:11–21.</w:t>
      </w:r>
    </w:p>
    <w:p w14:paraId="43AF4578"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Nagler, J. J., J. E. Parsons, and J. G. Cloud. 2000. Single pair mating indicates maternal effects on embryo survival in rainbow trout, Oncorhynchus mykiss. Aquaculture 184:177–183.</w:t>
      </w:r>
    </w:p>
    <w:p w14:paraId="3608D773"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Neff, B. D., and T. E. Pitcher. 2005. Genetic quality and sexual selection: an integrated framework for good genes and compatible genes. Molecular ecology 14:19–38.</w:t>
      </w:r>
    </w:p>
    <w:p w14:paraId="0C3E1BDD"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Nyberg, P., E. Bergstrand, E. Degerman, and O. Enderlein. 2001. Recruitment of pelagic fish in an unstable climate: studies in Sweden’s four largest lakes. Ambio 30:559–564.</w:t>
      </w:r>
    </w:p>
    <w:p w14:paraId="45BFB2E5"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 xml:space="preserve">O’Reilly, C. M., R. J. Rowley, P. Schneider, J. D. Lenters, P. B. Mcintyre, and B. M. Kraemer. 2015. Rapid and highly variable warming of lake surface waters around the globe. </w:t>
      </w:r>
      <w:r w:rsidRPr="00D64832">
        <w:rPr>
          <w:rFonts w:ascii="Times New Roman" w:hAnsi="Times New Roman" w:cs="Times New Roman"/>
          <w:noProof/>
        </w:rPr>
        <w:lastRenderedPageBreak/>
        <w:t>Geophysical Research Letters 42:1–9.</w:t>
      </w:r>
    </w:p>
    <w:p w14:paraId="663ECB3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Oberlercher, T. M., and J. Wanzenböck. 2016. Impact of electric fishing on egg survival of whitefish, Coregonus lavaretus. Fisheries Management and Ecology 23:540–547.</w:t>
      </w:r>
    </w:p>
    <w:p w14:paraId="1206D68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Ohlberger, J., T. Mehner, G. Staaks, and F. Hölker. 2008. Is ecological segregation in a pair of sympatric coregonines supported by divergent feeding efficiencies? Canadian Journal of Fisheries and Aquatic Sciences 65:2105–2113.</w:t>
      </w:r>
    </w:p>
    <w:p w14:paraId="2B60887B"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Ohlberger, J., G. Staaks, and F. Hölker. 2007. Effects of temperature, swimming speed and body mass on standard and active metabolic rate in vendace (Coregonus albula). Journal of Comparative Physiology B 177:905–916.</w:t>
      </w:r>
    </w:p>
    <w:p w14:paraId="31609A32"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Oomen, R. A., and J. A. Hutchings. 2015. Variation in spawning time promotes genetic variability in population responses to environmental change in a marine fish. Conservation physiology 3:cov027.</w:t>
      </w:r>
    </w:p>
    <w:p w14:paraId="62083CE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Pariseau, R., P. Dumont, and J.-G. Migneault. 1983. Découverte, dans le sud-ouest du Québec, d’une population de cisco de lac, Coregonus artedii, frayant au printemps. Canadian Journal of Zoology 61:2365–2368.</w:t>
      </w:r>
    </w:p>
    <w:p w14:paraId="7114D0AA"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Paufve, M. 2019. Diversity in spawning habitat across Great Lakes Cisco populations.</w:t>
      </w:r>
    </w:p>
    <w:p w14:paraId="469601CB"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Pauly, D., and R. S. V Pullin. 1988. Hatching time in spherical, pelagic, marine fish eggs in response to temperature and egg size. Environmental biology of fishes 22:261–271.</w:t>
      </w:r>
    </w:p>
    <w:p w14:paraId="03CFA24A"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Pelletier, F., D. Garant, and A. P. Hendry. 2009. Eco-evolutionary dynamics. The Royal Society.</w:t>
      </w:r>
    </w:p>
    <w:p w14:paraId="4F91A6AE"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Pepin, P. 1991. Effect of temperature and size on development, mortality, and survival rates of the pelagic early life history stages of marine fish. Canadian Journal of Fisheries and Aquatic Sciences 48:503–518.</w:t>
      </w:r>
    </w:p>
    <w:p w14:paraId="21B44B1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Pritchard, A. L. 1931. Spawning habits and fry of the cisco (</w:t>
      </w:r>
      <w:r w:rsidRPr="00D64832">
        <w:rPr>
          <w:rFonts w:ascii="Times New Roman" w:hAnsi="Times New Roman" w:cs="Times New Roman"/>
          <w:i/>
          <w:iCs/>
          <w:noProof/>
        </w:rPr>
        <w:t>Leucichthys artedi</w:t>
      </w:r>
      <w:r w:rsidRPr="00D64832">
        <w:rPr>
          <w:rFonts w:ascii="Times New Roman" w:hAnsi="Times New Roman" w:cs="Times New Roman"/>
          <w:noProof/>
        </w:rPr>
        <w:t>) in Lake Ontario. Contributions to Canadian Biology and Fisheries 6:225–240.</w:t>
      </w:r>
    </w:p>
    <w:p w14:paraId="1CB157B9"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R Core Team. 2020. R: A Language and Environment for Statistical Computing. R Foundation for Statistical Computing, Vienna, Austria.</w:t>
      </w:r>
    </w:p>
    <w:p w14:paraId="5A7F07AE"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Reist, J. D., F. J. Wrona, T. D. Prowse, M. Power, J. B. Dempson, R. J. Beamish, J. R. King, T. J. Carmichael, and C. D. Sawatzky. 2006. General effects of climate change on Arctic fishes and fish populations. AMBIO: A Journal of the Human Environment 35:370–380.</w:t>
      </w:r>
    </w:p>
    <w:p w14:paraId="5656963F"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Rosinski, C. L., M. R. Vinson, and D. L. Yule. 2020. Niche Partitioning among Native Ciscoes and Nonnative Rainbow Smelt in Lake Superior. Transactions of the American Fisheries Society 149:184–203.</w:t>
      </w:r>
    </w:p>
    <w:p w14:paraId="52CEC84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Schindler, D. E., R. Hilborn, B. Chasco, C. P. Boatright, T. P. Quinn, L. A. Rogers, and M. S. Webster. 2010. Population diversity and the portfolio effect in an exploited species. Nature 465:609–612.</w:t>
      </w:r>
    </w:p>
    <w:p w14:paraId="61E61A0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Schindler, D. W., K. G. Beaty, E. J. Fee, D. R. Cruikshank, E. R. DeBruyn, D. L. Findlay, G. A. Linsey, J. A. Shearer, M. P. Stainton, and M. A. Turner. 1990. Effects of Climatic Warming on Lakes of the Central Boreal Forest. Science 250:967–970.</w:t>
      </w:r>
    </w:p>
    <w:p w14:paraId="5380FD91"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Schmitt, J. D., C. S. Vandergoot, B. P. O’Malley, and R. T. Kraus. 2020. Does Lake Erie still have sufficient oxythermal habitat for cisco Coregonus artedi? Journal of Great Lakes Research 46:330–338.</w:t>
      </w:r>
    </w:p>
    <w:p w14:paraId="168C9605"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Schulz, M., and J. Freyhof. 2003. Coregonus fontanae, a new spring-spawning cisco from Lake Stechlin, northern Germany (Salmoniformes: Coregonidae). Ichthyological Exploration of Freshwaters 14:209–216.</w:t>
      </w:r>
    </w:p>
    <w:p w14:paraId="2A63F85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 xml:space="preserve">Schulz, M., J. Freyhof, R. Saint-Laurent, K. Østbye, T. Mehner, L. Bernatchez, R. Saint‐Laurent, K. Østbye, T. Mehner, and L. Bernatchez. 2006. Evidence for independent origin of two </w:t>
      </w:r>
      <w:r w:rsidRPr="00D64832">
        <w:rPr>
          <w:rFonts w:ascii="Times New Roman" w:hAnsi="Times New Roman" w:cs="Times New Roman"/>
          <w:noProof/>
        </w:rPr>
        <w:lastRenderedPageBreak/>
        <w:t>spring‐spawning ciscoes (Salmoniformes: Coregonidae) in Germany. Journal of Fish Biology 68:119–135.</w:t>
      </w:r>
    </w:p>
    <w:p w14:paraId="583ACFC3"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Scott, W. B., and E. J. Crossman. 1973. Freshwater Fishes of Canada; Bulletin 184.</w:t>
      </w:r>
    </w:p>
    <w:p w14:paraId="6341417B"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Shatwell, T., W. Thiery, and G. Kirillin. 2019. Future projections of temperature and mixing regime of European temperate lakes. Hydrology and Earth System Sciences 23:1533–1551.</w:t>
      </w:r>
    </w:p>
    <w:p w14:paraId="5979FD20"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14:paraId="37F08E9D"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Urpanen, O., H. Huuskonen, T. J. Marjomäki, and J. Karjalainen. 2005. Growth and size-selective mortality of vendace (Coregonus albula (L.)) and whitefish (C. lavaretus L.) larvae. Boreal Environment Research 10:225–238.</w:t>
      </w:r>
    </w:p>
    <w:p w14:paraId="229BFCA5"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Voeten, C. C. 2020. buildmer: Stepwise Elimination and Term Reordering for Mixed-Effects Regression.</w:t>
      </w:r>
    </w:p>
    <w:p w14:paraId="5538171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Vonlanthen, P., D. Bittner, A. G. Hudson, K. A. Young, R. Müller, B. Lundsgaard-Hansen, D. Roy, S. Di Piazza, C. R. Largiader, O. Seehausen, C. R. Largiadèr, and O. Seehausen. 2012. Eutrophication causes speciation reversal in whitefish adaptive radiations. Nature 482:357–362.</w:t>
      </w:r>
    </w:p>
    <w:p w14:paraId="63DA9C54"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Vonlanthen, P., D. Roy, A. G. Hudson, C. R. Largiadèr, D. Bittner, and O. Seehausen. 2009. Divergence along a steep ecological gradient in lake whitefish (Coregonus sp.). Journal of Evolutionary Biology 22:498–514.</w:t>
      </w:r>
    </w:p>
    <w:p w14:paraId="54AC2D96"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Vörösmarty, C. J., P. B. McIntyre, M. O. Gessner, D. Dudgeon, A. Prusevich, P. Green, S. Glidden, S. E. Bunn, C. A. Sullivan, and C. R. Liermann. 2010. Global threats to human water security and river biodiversity. nature 467:555–561.</w:t>
      </w:r>
    </w:p>
    <w:p w14:paraId="6C5DC2FC"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Wedekind, C., G. Evanno, D. Urbach, A. Jacob, and R. Müller. 2008. ‘Good-genes’ and ‘compatible-genes’ effects in an Alpine whitefish and the information content of breeding tubercles over the course of the spawning season. Genetica 132:199–208.</w:t>
      </w:r>
    </w:p>
    <w:p w14:paraId="640E222C"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Wilder, A. P., S. R. Palumbi, D. O. Conover, and N. O. Therkildsen. 2020. Footprints of local adaptation span hundreds of linked genes in the Atlantic silverside genome. Evolution letters 4:430–443.</w:t>
      </w:r>
    </w:p>
    <w:p w14:paraId="0D41F018"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Williamson, C. E., J. A. Brentrup, J. Zhang, W. H. Renwick, B. R. Hargreaves, L. B. Knoll, E. P. Overholt, and K. C. Rose. 2014. Lakes as sensors in the landscape: optical metrics as scalable sentinel responses to climate change. Limnology and Oceanography 59:840–850.</w:t>
      </w:r>
    </w:p>
    <w:p w14:paraId="35A470BB"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Winslow, L. A., J. S. Read, G. J. A. Hansen, K. C. Rose, and D. M. Robertson. 2017. Seasonality of change: Summer warming rates do not fully represent effects of climate change on lake temperatures. Limnology and Oceanography 62:2168–2178.</w:t>
      </w:r>
    </w:p>
    <w:p w14:paraId="00858FA1"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Woolsey, E. S., S. A. Keith, M. Byrne, S. Schmidt-Roach, and A. H. Baird. 2015. Latitudinal variation in thermal tolerance thresholds of early life stages of corals. Coral Reefs 34:471–478.</w:t>
      </w:r>
    </w:p>
    <w:p w14:paraId="1EE3B0DD"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Woolway, R. I., M. T. Dokulil, W. Marszelewski, M. Schmid, D. Bouffard, and C. J. Merchant. 2017. Warming of Central European lakes and their response to the 1980s climate regime shift. Climatic Change 142:505–520.</w:t>
      </w:r>
    </w:p>
    <w:p w14:paraId="2004C98F"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Woolway, R. I., B. M. Kraemer, J. D. Lenters, C. J. Merchant, C. M. O’Reilly, and S. Sharma. 2020. Global lake responses to climate change. Nature Reviews Earth &amp; Environment:1–16.</w:t>
      </w:r>
    </w:p>
    <w:p w14:paraId="72B5258F"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 xml:space="preserve">Wright, P. J., and E. A. Trippel. 2009. Fishery‐induced demographic changes in the timing of </w:t>
      </w:r>
      <w:r w:rsidRPr="00D64832">
        <w:rPr>
          <w:rFonts w:ascii="Times New Roman" w:hAnsi="Times New Roman" w:cs="Times New Roman"/>
          <w:noProof/>
        </w:rPr>
        <w:lastRenderedPageBreak/>
        <w:t>spawning: consequences for reproductive success. Fish and Fisheries 10:283–304.</w:t>
      </w:r>
    </w:p>
    <w:p w14:paraId="2A6EE6C2"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Yamahira, K., and D. O. Conover. 2002. Intra- vs . Interspecific Latitudinal Variation in Growth : Adaptation to Temperature or Seasonality? Ecology 83:1252–1262.</w:t>
      </w:r>
    </w:p>
    <w:p w14:paraId="7B976FD3" w14:textId="77777777" w:rsidR="00D64832" w:rsidRPr="00D64832" w:rsidRDefault="00D64832" w:rsidP="00D64832">
      <w:pPr>
        <w:widowControl w:val="0"/>
        <w:autoSpaceDE w:val="0"/>
        <w:autoSpaceDN w:val="0"/>
        <w:adjustRightInd w:val="0"/>
        <w:ind w:left="480" w:hanging="480"/>
        <w:rPr>
          <w:rFonts w:ascii="Times New Roman" w:hAnsi="Times New Roman" w:cs="Times New Roman"/>
          <w:noProof/>
        </w:rPr>
      </w:pPr>
      <w:r w:rsidRPr="00D64832">
        <w:rPr>
          <w:rFonts w:ascii="Times New Roman" w:hAnsi="Times New Roman" w:cs="Times New Roman"/>
          <w:noProof/>
        </w:rPr>
        <w:t>Yule, D. L., S. A. Moore, M. P. Ebener, R. M. Claramunt, T. C. Pratt, L. L. Salawater, and M. J. Connerton. 2013. Morphometric variation among spawning cisco aggregations in the Laurentian Great Lakes: are historic forms still present. Advances in Limnology 64:119–132.</w:t>
      </w:r>
    </w:p>
    <w:p w14:paraId="12A2678C" w14:textId="7BA9D933" w:rsidR="00D64832" w:rsidRDefault="00D64832">
      <w:pPr>
        <w:spacing w:line="300" w:lineRule="auto"/>
        <w:rPr>
          <w:rFonts w:ascii="Times New Roman" w:eastAsia="Times New Roman" w:hAnsi="Times New Roman" w:cs="Times New Roman"/>
          <w:b/>
        </w:rPr>
      </w:pPr>
      <w:r>
        <w:rPr>
          <w:rFonts w:ascii="Times New Roman" w:eastAsia="Times New Roman" w:hAnsi="Times New Roman" w:cs="Times New Roman"/>
          <w:b/>
        </w:rPr>
        <w:fldChar w:fldCharType="end"/>
      </w:r>
    </w:p>
    <w:p w14:paraId="000000E0" w14:textId="65F77935" w:rsidR="0080229F" w:rsidRDefault="0080229F">
      <w:pPr>
        <w:widowControl w:val="0"/>
        <w:ind w:left="480" w:hanging="480"/>
        <w:rPr>
          <w:rFonts w:ascii="Times New Roman" w:eastAsia="Times New Roman" w:hAnsi="Times New Roman" w:cs="Times New Roman"/>
        </w:rPr>
        <w:sectPr w:rsidR="0080229F">
          <w:footerReference w:type="even" r:id="rId12"/>
          <w:footerReference w:type="default" r:id="rId13"/>
          <w:pgSz w:w="12240" w:h="15840"/>
          <w:pgMar w:top="1440" w:right="1440" w:bottom="1440" w:left="1440" w:header="720" w:footer="720" w:gutter="0"/>
          <w:pgNumType w:start="1"/>
          <w:cols w:space="720"/>
        </w:sectPr>
      </w:pPr>
    </w:p>
    <w:p w14:paraId="000000E1" w14:textId="77777777" w:rsidR="0080229F" w:rsidRDefault="001758B4">
      <w:pPr>
        <w:rPr>
          <w:rFonts w:ascii="Times New Roman" w:eastAsia="Times New Roman" w:hAnsi="Times New Roman" w:cs="Times New Roman"/>
          <w:b/>
        </w:rPr>
      </w:pPr>
      <w:r>
        <w:rPr>
          <w:rFonts w:ascii="Times New Roman" w:eastAsia="Times New Roman" w:hAnsi="Times New Roman" w:cs="Times New Roman"/>
          <w:b/>
        </w:rPr>
        <w:lastRenderedPageBreak/>
        <w:t>TABLES:</w:t>
      </w:r>
    </w:p>
    <w:p w14:paraId="000000E2" w14:textId="77777777" w:rsidR="0080229F" w:rsidRDefault="0080229F">
      <w:pPr>
        <w:rPr>
          <w:rFonts w:ascii="Times New Roman" w:eastAsia="Times New Roman" w:hAnsi="Times New Roman" w:cs="Times New Roman"/>
          <w:b/>
        </w:rPr>
      </w:pPr>
    </w:p>
    <w:p w14:paraId="000000E3"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 xml:space="preserve">Table 1. Mean (SD) water temperatures during embryo incubations at the University of Vermont (UVM) and University of </w:t>
      </w:r>
      <w:proofErr w:type="spellStart"/>
      <w:r>
        <w:rPr>
          <w:rFonts w:ascii="Times New Roman" w:eastAsia="Times New Roman" w:hAnsi="Times New Roman" w:cs="Times New Roman"/>
        </w:rPr>
        <w:t>Jyväskylä</w:t>
      </w:r>
      <w:proofErr w:type="spellEnd"/>
      <w:r>
        <w:rPr>
          <w:rFonts w:ascii="Times New Roman" w:eastAsia="Times New Roman" w:hAnsi="Times New Roman" w:cs="Times New Roman"/>
        </w:rPr>
        <w:t xml:space="preserve"> (JYU).</w:t>
      </w:r>
    </w:p>
    <w:p w14:paraId="000000E4" w14:textId="77777777" w:rsidR="0080229F" w:rsidRDefault="0080229F">
      <w:pPr>
        <w:rPr>
          <w:rFonts w:ascii="Times New Roman" w:eastAsia="Times New Roman" w:hAnsi="Times New Roman" w:cs="Times New Roman"/>
        </w:rPr>
      </w:pPr>
    </w:p>
    <w:tbl>
      <w:tblPr>
        <w:tblStyle w:val="aff4"/>
        <w:tblW w:w="6191" w:type="dxa"/>
        <w:jc w:val="center"/>
        <w:tblBorders>
          <w:top w:val="nil"/>
          <w:left w:val="nil"/>
          <w:bottom w:val="nil"/>
          <w:right w:val="nil"/>
          <w:insideH w:val="nil"/>
          <w:insideV w:val="nil"/>
        </w:tblBorders>
        <w:tblLayout w:type="fixed"/>
        <w:tblLook w:val="0400" w:firstRow="0" w:lastRow="0" w:firstColumn="0" w:lastColumn="0" w:noHBand="0" w:noVBand="1"/>
      </w:tblPr>
      <w:tblGrid>
        <w:gridCol w:w="1295"/>
        <w:gridCol w:w="1224"/>
        <w:gridCol w:w="1224"/>
        <w:gridCol w:w="1224"/>
        <w:gridCol w:w="1224"/>
      </w:tblGrid>
      <w:tr w:rsidR="0080229F" w14:paraId="2FA275AD" w14:textId="77777777">
        <w:trPr>
          <w:trHeight w:val="432"/>
          <w:jc w:val="center"/>
        </w:trPr>
        <w:tc>
          <w:tcPr>
            <w:tcW w:w="1296" w:type="dxa"/>
            <w:tcBorders>
              <w:top w:val="single" w:sz="12" w:space="0" w:color="000000"/>
            </w:tcBorders>
            <w:vAlign w:val="center"/>
          </w:tcPr>
          <w:p w14:paraId="000000E5" w14:textId="77777777" w:rsidR="0080229F" w:rsidRDefault="0080229F">
            <w:pPr>
              <w:jc w:val="center"/>
              <w:rPr>
                <w:sz w:val="24"/>
                <w:szCs w:val="24"/>
              </w:rPr>
            </w:pPr>
          </w:p>
        </w:tc>
        <w:tc>
          <w:tcPr>
            <w:tcW w:w="4896" w:type="dxa"/>
            <w:gridSpan w:val="4"/>
            <w:tcBorders>
              <w:top w:val="single" w:sz="12" w:space="0" w:color="000000"/>
              <w:bottom w:val="single" w:sz="4" w:space="0" w:color="000000"/>
            </w:tcBorders>
            <w:vAlign w:val="center"/>
          </w:tcPr>
          <w:p w14:paraId="000000E6" w14:textId="77777777" w:rsidR="0080229F" w:rsidRDefault="001758B4">
            <w:pPr>
              <w:jc w:val="center"/>
              <w:rPr>
                <w:sz w:val="24"/>
                <w:szCs w:val="24"/>
              </w:rPr>
            </w:pPr>
            <w:r>
              <w:rPr>
                <w:sz w:val="24"/>
                <w:szCs w:val="24"/>
              </w:rPr>
              <w:t>Incubation Temperature Treatment (°C)</w:t>
            </w:r>
          </w:p>
        </w:tc>
      </w:tr>
      <w:tr w:rsidR="0080229F" w14:paraId="06893D33" w14:textId="77777777">
        <w:trPr>
          <w:trHeight w:val="720"/>
          <w:jc w:val="center"/>
        </w:trPr>
        <w:tc>
          <w:tcPr>
            <w:tcW w:w="1296" w:type="dxa"/>
            <w:tcBorders>
              <w:bottom w:val="single" w:sz="4" w:space="0" w:color="000000"/>
            </w:tcBorders>
            <w:vAlign w:val="center"/>
          </w:tcPr>
          <w:p w14:paraId="000000EA" w14:textId="77777777" w:rsidR="0080229F" w:rsidRDefault="001758B4">
            <w:pPr>
              <w:jc w:val="center"/>
              <w:rPr>
                <w:sz w:val="24"/>
                <w:szCs w:val="24"/>
              </w:rPr>
            </w:pPr>
            <w:r>
              <w:rPr>
                <w:sz w:val="24"/>
                <w:szCs w:val="24"/>
              </w:rPr>
              <w:t>Laboratory</w:t>
            </w:r>
          </w:p>
        </w:tc>
        <w:tc>
          <w:tcPr>
            <w:tcW w:w="1224" w:type="dxa"/>
            <w:tcBorders>
              <w:top w:val="single" w:sz="4" w:space="0" w:color="000000"/>
              <w:bottom w:val="single" w:sz="4" w:space="0" w:color="000000"/>
            </w:tcBorders>
            <w:vAlign w:val="center"/>
          </w:tcPr>
          <w:p w14:paraId="000000EB" w14:textId="77777777" w:rsidR="0080229F" w:rsidRDefault="001758B4">
            <w:pPr>
              <w:jc w:val="center"/>
              <w:rPr>
                <w:sz w:val="24"/>
                <w:szCs w:val="24"/>
              </w:rPr>
            </w:pPr>
            <w:r>
              <w:rPr>
                <w:sz w:val="24"/>
                <w:szCs w:val="24"/>
              </w:rPr>
              <w:t>2.0</w:t>
            </w:r>
          </w:p>
          <w:p w14:paraId="000000EC" w14:textId="77777777" w:rsidR="0080229F" w:rsidRDefault="001758B4">
            <w:pPr>
              <w:jc w:val="center"/>
              <w:rPr>
                <w:sz w:val="24"/>
                <w:szCs w:val="24"/>
              </w:rPr>
            </w:pPr>
            <w:r>
              <w:rPr>
                <w:sz w:val="24"/>
                <w:szCs w:val="24"/>
              </w:rPr>
              <w:t>Coldest</w:t>
            </w:r>
          </w:p>
        </w:tc>
        <w:tc>
          <w:tcPr>
            <w:tcW w:w="1224" w:type="dxa"/>
            <w:tcBorders>
              <w:top w:val="single" w:sz="4" w:space="0" w:color="000000"/>
              <w:bottom w:val="single" w:sz="4" w:space="0" w:color="000000"/>
            </w:tcBorders>
            <w:vAlign w:val="center"/>
          </w:tcPr>
          <w:p w14:paraId="000000ED" w14:textId="77777777" w:rsidR="0080229F" w:rsidRDefault="001758B4">
            <w:pPr>
              <w:jc w:val="center"/>
              <w:rPr>
                <w:sz w:val="24"/>
                <w:szCs w:val="24"/>
              </w:rPr>
            </w:pPr>
            <w:r>
              <w:rPr>
                <w:sz w:val="24"/>
                <w:szCs w:val="24"/>
              </w:rPr>
              <w:t>4.5</w:t>
            </w:r>
          </w:p>
          <w:p w14:paraId="000000EE" w14:textId="77777777" w:rsidR="0080229F" w:rsidRDefault="001758B4">
            <w:pPr>
              <w:jc w:val="center"/>
              <w:rPr>
                <w:sz w:val="24"/>
                <w:szCs w:val="24"/>
              </w:rPr>
            </w:pPr>
            <w:r>
              <w:rPr>
                <w:sz w:val="24"/>
                <w:szCs w:val="24"/>
              </w:rPr>
              <w:t>Cold</w:t>
            </w:r>
          </w:p>
        </w:tc>
        <w:tc>
          <w:tcPr>
            <w:tcW w:w="1224" w:type="dxa"/>
            <w:tcBorders>
              <w:top w:val="single" w:sz="4" w:space="0" w:color="000000"/>
              <w:bottom w:val="single" w:sz="4" w:space="0" w:color="000000"/>
            </w:tcBorders>
            <w:vAlign w:val="center"/>
          </w:tcPr>
          <w:p w14:paraId="000000EF" w14:textId="77777777" w:rsidR="0080229F" w:rsidRDefault="001758B4">
            <w:pPr>
              <w:jc w:val="center"/>
              <w:rPr>
                <w:sz w:val="24"/>
                <w:szCs w:val="24"/>
              </w:rPr>
            </w:pPr>
            <w:r>
              <w:rPr>
                <w:sz w:val="24"/>
                <w:szCs w:val="24"/>
              </w:rPr>
              <w:t>7.0</w:t>
            </w:r>
          </w:p>
          <w:p w14:paraId="000000F0" w14:textId="77777777" w:rsidR="0080229F" w:rsidRDefault="001758B4">
            <w:pPr>
              <w:jc w:val="center"/>
              <w:rPr>
                <w:sz w:val="24"/>
                <w:szCs w:val="24"/>
              </w:rPr>
            </w:pPr>
            <w:r>
              <w:rPr>
                <w:sz w:val="24"/>
                <w:szCs w:val="24"/>
              </w:rPr>
              <w:t>Warm</w:t>
            </w:r>
          </w:p>
        </w:tc>
        <w:tc>
          <w:tcPr>
            <w:tcW w:w="1224" w:type="dxa"/>
            <w:tcBorders>
              <w:top w:val="single" w:sz="4" w:space="0" w:color="000000"/>
              <w:bottom w:val="single" w:sz="4" w:space="0" w:color="000000"/>
            </w:tcBorders>
            <w:vAlign w:val="center"/>
          </w:tcPr>
          <w:p w14:paraId="000000F1" w14:textId="77777777" w:rsidR="0080229F" w:rsidRDefault="001758B4">
            <w:pPr>
              <w:jc w:val="center"/>
              <w:rPr>
                <w:sz w:val="24"/>
                <w:szCs w:val="24"/>
              </w:rPr>
            </w:pPr>
            <w:r>
              <w:rPr>
                <w:sz w:val="24"/>
                <w:szCs w:val="24"/>
              </w:rPr>
              <w:t>9.0</w:t>
            </w:r>
          </w:p>
          <w:p w14:paraId="000000F2" w14:textId="77777777" w:rsidR="0080229F" w:rsidRDefault="001758B4">
            <w:pPr>
              <w:jc w:val="center"/>
              <w:rPr>
                <w:sz w:val="24"/>
                <w:szCs w:val="24"/>
              </w:rPr>
            </w:pPr>
            <w:r>
              <w:rPr>
                <w:sz w:val="24"/>
                <w:szCs w:val="24"/>
              </w:rPr>
              <w:t>Warmest</w:t>
            </w:r>
          </w:p>
        </w:tc>
      </w:tr>
      <w:tr w:rsidR="0080229F" w14:paraId="59FD8EB7" w14:textId="77777777">
        <w:trPr>
          <w:trHeight w:val="431"/>
          <w:jc w:val="center"/>
        </w:trPr>
        <w:tc>
          <w:tcPr>
            <w:tcW w:w="1296" w:type="dxa"/>
            <w:tcBorders>
              <w:top w:val="single" w:sz="4" w:space="0" w:color="000000"/>
            </w:tcBorders>
            <w:vAlign w:val="center"/>
          </w:tcPr>
          <w:p w14:paraId="000000F3" w14:textId="77777777" w:rsidR="0080229F" w:rsidRDefault="001758B4">
            <w:pPr>
              <w:jc w:val="center"/>
              <w:rPr>
                <w:sz w:val="24"/>
                <w:szCs w:val="24"/>
              </w:rPr>
            </w:pPr>
            <w:r>
              <w:rPr>
                <w:sz w:val="24"/>
                <w:szCs w:val="24"/>
              </w:rPr>
              <w:t>UVM</w:t>
            </w:r>
          </w:p>
        </w:tc>
        <w:tc>
          <w:tcPr>
            <w:tcW w:w="1224" w:type="dxa"/>
            <w:tcBorders>
              <w:top w:val="single" w:sz="4" w:space="0" w:color="000000"/>
            </w:tcBorders>
            <w:vAlign w:val="center"/>
          </w:tcPr>
          <w:p w14:paraId="000000F4" w14:textId="77777777" w:rsidR="0080229F" w:rsidRDefault="001758B4">
            <w:pPr>
              <w:jc w:val="center"/>
              <w:rPr>
                <w:sz w:val="24"/>
                <w:szCs w:val="24"/>
              </w:rPr>
            </w:pPr>
            <w:r>
              <w:rPr>
                <w:sz w:val="24"/>
                <w:szCs w:val="24"/>
              </w:rPr>
              <w:t>2.0 (0.5)</w:t>
            </w:r>
          </w:p>
        </w:tc>
        <w:tc>
          <w:tcPr>
            <w:tcW w:w="1224" w:type="dxa"/>
            <w:tcBorders>
              <w:top w:val="single" w:sz="4" w:space="0" w:color="000000"/>
            </w:tcBorders>
            <w:vAlign w:val="center"/>
          </w:tcPr>
          <w:p w14:paraId="000000F5" w14:textId="77777777" w:rsidR="0080229F" w:rsidRDefault="001758B4">
            <w:pPr>
              <w:jc w:val="center"/>
              <w:rPr>
                <w:sz w:val="24"/>
                <w:szCs w:val="24"/>
              </w:rPr>
            </w:pPr>
            <w:r>
              <w:rPr>
                <w:sz w:val="24"/>
                <w:szCs w:val="24"/>
              </w:rPr>
              <w:t>4.4 (0.2)</w:t>
            </w:r>
          </w:p>
        </w:tc>
        <w:tc>
          <w:tcPr>
            <w:tcW w:w="1224" w:type="dxa"/>
            <w:tcBorders>
              <w:top w:val="single" w:sz="4" w:space="0" w:color="000000"/>
            </w:tcBorders>
            <w:vAlign w:val="center"/>
          </w:tcPr>
          <w:p w14:paraId="000000F6" w14:textId="77777777" w:rsidR="0080229F" w:rsidRDefault="001758B4">
            <w:pPr>
              <w:jc w:val="center"/>
              <w:rPr>
                <w:sz w:val="24"/>
                <w:szCs w:val="24"/>
              </w:rPr>
            </w:pPr>
            <w:r>
              <w:rPr>
                <w:sz w:val="24"/>
                <w:szCs w:val="24"/>
              </w:rPr>
              <w:t>6.9 (0.2)</w:t>
            </w:r>
          </w:p>
        </w:tc>
        <w:tc>
          <w:tcPr>
            <w:tcW w:w="1224" w:type="dxa"/>
            <w:tcBorders>
              <w:top w:val="single" w:sz="4" w:space="0" w:color="000000"/>
            </w:tcBorders>
            <w:vAlign w:val="center"/>
          </w:tcPr>
          <w:p w14:paraId="000000F7" w14:textId="77777777" w:rsidR="0080229F" w:rsidRDefault="001758B4">
            <w:pPr>
              <w:jc w:val="center"/>
              <w:rPr>
                <w:sz w:val="24"/>
                <w:szCs w:val="24"/>
              </w:rPr>
            </w:pPr>
            <w:r>
              <w:rPr>
                <w:sz w:val="24"/>
                <w:szCs w:val="24"/>
              </w:rPr>
              <w:t>8.9 (0.3)</w:t>
            </w:r>
          </w:p>
        </w:tc>
      </w:tr>
      <w:tr w:rsidR="0080229F" w14:paraId="6F58DD5E" w14:textId="77777777">
        <w:trPr>
          <w:trHeight w:val="431"/>
          <w:jc w:val="center"/>
        </w:trPr>
        <w:tc>
          <w:tcPr>
            <w:tcW w:w="1296" w:type="dxa"/>
            <w:tcBorders>
              <w:bottom w:val="single" w:sz="12" w:space="0" w:color="000000"/>
            </w:tcBorders>
            <w:vAlign w:val="center"/>
          </w:tcPr>
          <w:p w14:paraId="000000F8" w14:textId="77777777" w:rsidR="0080229F" w:rsidRDefault="001758B4">
            <w:pPr>
              <w:jc w:val="center"/>
              <w:rPr>
                <w:sz w:val="24"/>
                <w:szCs w:val="24"/>
              </w:rPr>
            </w:pPr>
            <w:r>
              <w:rPr>
                <w:sz w:val="24"/>
                <w:szCs w:val="24"/>
              </w:rPr>
              <w:t>JYU</w:t>
            </w:r>
          </w:p>
        </w:tc>
        <w:tc>
          <w:tcPr>
            <w:tcW w:w="1224" w:type="dxa"/>
            <w:tcBorders>
              <w:bottom w:val="single" w:sz="12" w:space="0" w:color="000000"/>
            </w:tcBorders>
            <w:vAlign w:val="center"/>
          </w:tcPr>
          <w:p w14:paraId="000000F9" w14:textId="77777777" w:rsidR="0080229F" w:rsidRDefault="001758B4">
            <w:pPr>
              <w:jc w:val="center"/>
              <w:rPr>
                <w:sz w:val="24"/>
                <w:szCs w:val="24"/>
              </w:rPr>
            </w:pPr>
            <w:r>
              <w:rPr>
                <w:sz w:val="24"/>
                <w:szCs w:val="24"/>
              </w:rPr>
              <w:t>2.2 (1.5)</w:t>
            </w:r>
          </w:p>
        </w:tc>
        <w:tc>
          <w:tcPr>
            <w:tcW w:w="1224" w:type="dxa"/>
            <w:tcBorders>
              <w:bottom w:val="single" w:sz="12" w:space="0" w:color="000000"/>
            </w:tcBorders>
            <w:vAlign w:val="center"/>
          </w:tcPr>
          <w:p w14:paraId="000000FA" w14:textId="77777777" w:rsidR="0080229F" w:rsidRDefault="001758B4">
            <w:pPr>
              <w:jc w:val="center"/>
              <w:rPr>
                <w:sz w:val="24"/>
                <w:szCs w:val="24"/>
              </w:rPr>
            </w:pPr>
            <w:r>
              <w:rPr>
                <w:sz w:val="24"/>
                <w:szCs w:val="24"/>
              </w:rPr>
              <w:t>4.0 (0.7)</w:t>
            </w:r>
          </w:p>
        </w:tc>
        <w:tc>
          <w:tcPr>
            <w:tcW w:w="1224" w:type="dxa"/>
            <w:tcBorders>
              <w:bottom w:val="single" w:sz="12" w:space="0" w:color="000000"/>
            </w:tcBorders>
            <w:vAlign w:val="center"/>
          </w:tcPr>
          <w:p w14:paraId="000000FB" w14:textId="77777777" w:rsidR="0080229F" w:rsidRDefault="001758B4">
            <w:pPr>
              <w:jc w:val="center"/>
              <w:rPr>
                <w:sz w:val="24"/>
                <w:szCs w:val="24"/>
              </w:rPr>
            </w:pPr>
            <w:r>
              <w:rPr>
                <w:sz w:val="24"/>
                <w:szCs w:val="24"/>
              </w:rPr>
              <w:t>6.9 (0.5)</w:t>
            </w:r>
          </w:p>
        </w:tc>
        <w:tc>
          <w:tcPr>
            <w:tcW w:w="1224" w:type="dxa"/>
            <w:tcBorders>
              <w:bottom w:val="single" w:sz="12" w:space="0" w:color="000000"/>
            </w:tcBorders>
            <w:vAlign w:val="center"/>
          </w:tcPr>
          <w:p w14:paraId="000000FC" w14:textId="77777777" w:rsidR="0080229F" w:rsidRDefault="001758B4">
            <w:pPr>
              <w:jc w:val="center"/>
              <w:rPr>
                <w:sz w:val="24"/>
                <w:szCs w:val="24"/>
              </w:rPr>
            </w:pPr>
            <w:r>
              <w:rPr>
                <w:sz w:val="24"/>
                <w:szCs w:val="24"/>
              </w:rPr>
              <w:t>8.0 (0.6)</w:t>
            </w:r>
          </w:p>
        </w:tc>
      </w:tr>
    </w:tbl>
    <w:p w14:paraId="000000FD" w14:textId="77777777" w:rsidR="0080229F" w:rsidRDefault="0080229F">
      <w:pPr>
        <w:rPr>
          <w:rFonts w:ascii="Times New Roman" w:eastAsia="Times New Roman" w:hAnsi="Times New Roman" w:cs="Times New Roman"/>
        </w:rPr>
      </w:pPr>
    </w:p>
    <w:p w14:paraId="000000FE" w14:textId="77777777" w:rsidR="0080229F" w:rsidRDefault="0080229F">
      <w:pPr>
        <w:rPr>
          <w:rFonts w:ascii="Times New Roman" w:eastAsia="Times New Roman" w:hAnsi="Times New Roman" w:cs="Times New Roman"/>
        </w:rPr>
      </w:pPr>
    </w:p>
    <w:p w14:paraId="000000FF" w14:textId="77777777" w:rsidR="0080229F" w:rsidRDefault="0080229F">
      <w:pPr>
        <w:rPr>
          <w:rFonts w:ascii="Times New Roman" w:eastAsia="Times New Roman" w:hAnsi="Times New Roman" w:cs="Times New Roman"/>
        </w:rPr>
      </w:pPr>
    </w:p>
    <w:p w14:paraId="00000100" w14:textId="77777777" w:rsidR="0080229F" w:rsidRDefault="0080229F">
      <w:pPr>
        <w:rPr>
          <w:rFonts w:ascii="Times New Roman" w:eastAsia="Times New Roman" w:hAnsi="Times New Roman" w:cs="Times New Roman"/>
        </w:rPr>
      </w:pPr>
    </w:p>
    <w:p w14:paraId="00000101"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Table 2. Mean (SD) total length (TL) and fresh mass (FM) of the female and males from Lake Southern Konnevesi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and LK-Whitefish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w:t>
      </w:r>
    </w:p>
    <w:p w14:paraId="00000102" w14:textId="77777777" w:rsidR="0080229F" w:rsidRDefault="0080229F">
      <w:pPr>
        <w:rPr>
          <w:rFonts w:ascii="Times New Roman" w:eastAsia="Times New Roman" w:hAnsi="Times New Roman" w:cs="Times New Roman"/>
        </w:rPr>
      </w:pPr>
    </w:p>
    <w:tbl>
      <w:tblPr>
        <w:tblStyle w:val="aff5"/>
        <w:tblW w:w="10765" w:type="dxa"/>
        <w:jc w:val="center"/>
        <w:tblBorders>
          <w:top w:val="nil"/>
          <w:left w:val="nil"/>
          <w:bottom w:val="nil"/>
          <w:right w:val="nil"/>
          <w:insideH w:val="nil"/>
          <w:insideV w:val="nil"/>
        </w:tblBorders>
        <w:tblLayout w:type="fixed"/>
        <w:tblLook w:val="0400" w:firstRow="0" w:lastRow="0" w:firstColumn="0" w:lastColumn="0" w:noHBand="0" w:noVBand="1"/>
      </w:tblPr>
      <w:tblGrid>
        <w:gridCol w:w="1009"/>
        <w:gridCol w:w="1152"/>
        <w:gridCol w:w="1152"/>
        <w:gridCol w:w="237"/>
        <w:gridCol w:w="1123"/>
        <w:gridCol w:w="1123"/>
        <w:gridCol w:w="236"/>
        <w:gridCol w:w="1123"/>
        <w:gridCol w:w="1123"/>
        <w:gridCol w:w="241"/>
        <w:gridCol w:w="1123"/>
        <w:gridCol w:w="1123"/>
      </w:tblGrid>
      <w:tr w:rsidR="0080229F" w14:paraId="3F3145A7" w14:textId="77777777">
        <w:trPr>
          <w:trHeight w:val="432"/>
          <w:jc w:val="center"/>
        </w:trPr>
        <w:tc>
          <w:tcPr>
            <w:tcW w:w="1008" w:type="dxa"/>
            <w:tcBorders>
              <w:top w:val="single" w:sz="12" w:space="0" w:color="000000"/>
            </w:tcBorders>
            <w:vAlign w:val="bottom"/>
          </w:tcPr>
          <w:p w14:paraId="00000103" w14:textId="77777777" w:rsidR="0080229F" w:rsidRDefault="0080229F">
            <w:pPr>
              <w:jc w:val="center"/>
              <w:rPr>
                <w:sz w:val="24"/>
                <w:szCs w:val="24"/>
              </w:rPr>
            </w:pPr>
          </w:p>
        </w:tc>
        <w:tc>
          <w:tcPr>
            <w:tcW w:w="2304" w:type="dxa"/>
            <w:gridSpan w:val="2"/>
            <w:tcBorders>
              <w:top w:val="single" w:sz="12" w:space="0" w:color="000000"/>
              <w:bottom w:val="single" w:sz="4" w:space="0" w:color="000000"/>
            </w:tcBorders>
            <w:vAlign w:val="center"/>
          </w:tcPr>
          <w:p w14:paraId="00000104" w14:textId="77777777" w:rsidR="0080229F" w:rsidRDefault="001758B4">
            <w:pPr>
              <w:jc w:val="center"/>
              <w:rPr>
                <w:sz w:val="24"/>
                <w:szCs w:val="24"/>
              </w:rPr>
            </w:pPr>
            <w:r>
              <w:rPr>
                <w:sz w:val="24"/>
                <w:szCs w:val="24"/>
              </w:rPr>
              <w:t>LK-Vendace</w:t>
            </w:r>
          </w:p>
        </w:tc>
        <w:tc>
          <w:tcPr>
            <w:tcW w:w="237" w:type="dxa"/>
            <w:tcBorders>
              <w:top w:val="single" w:sz="12" w:space="0" w:color="000000"/>
              <w:bottom w:val="nil"/>
            </w:tcBorders>
            <w:vAlign w:val="center"/>
          </w:tcPr>
          <w:p w14:paraId="00000106" w14:textId="77777777" w:rsidR="0080229F" w:rsidRDefault="0080229F">
            <w:pPr>
              <w:jc w:val="center"/>
              <w:rPr>
                <w:sz w:val="24"/>
                <w:szCs w:val="24"/>
              </w:rPr>
            </w:pPr>
          </w:p>
        </w:tc>
        <w:tc>
          <w:tcPr>
            <w:tcW w:w="2246" w:type="dxa"/>
            <w:gridSpan w:val="2"/>
            <w:tcBorders>
              <w:top w:val="single" w:sz="12" w:space="0" w:color="000000"/>
              <w:bottom w:val="single" w:sz="4" w:space="0" w:color="000000"/>
            </w:tcBorders>
            <w:vAlign w:val="center"/>
          </w:tcPr>
          <w:p w14:paraId="00000107" w14:textId="77777777" w:rsidR="0080229F" w:rsidRDefault="001758B4">
            <w:pPr>
              <w:jc w:val="center"/>
              <w:rPr>
                <w:sz w:val="24"/>
                <w:szCs w:val="24"/>
              </w:rPr>
            </w:pPr>
            <w:r>
              <w:rPr>
                <w:sz w:val="24"/>
                <w:szCs w:val="24"/>
              </w:rPr>
              <w:t>LK-Whitefish</w:t>
            </w:r>
          </w:p>
        </w:tc>
        <w:tc>
          <w:tcPr>
            <w:tcW w:w="236" w:type="dxa"/>
            <w:tcBorders>
              <w:top w:val="single" w:sz="12" w:space="0" w:color="000000"/>
              <w:bottom w:val="nil"/>
            </w:tcBorders>
            <w:vAlign w:val="center"/>
          </w:tcPr>
          <w:p w14:paraId="00000109" w14:textId="77777777" w:rsidR="0080229F" w:rsidRDefault="0080229F">
            <w:pPr>
              <w:jc w:val="center"/>
              <w:rPr>
                <w:sz w:val="24"/>
                <w:szCs w:val="24"/>
              </w:rPr>
            </w:pPr>
          </w:p>
        </w:tc>
        <w:tc>
          <w:tcPr>
            <w:tcW w:w="2246" w:type="dxa"/>
            <w:gridSpan w:val="2"/>
            <w:tcBorders>
              <w:top w:val="single" w:sz="12" w:space="0" w:color="000000"/>
              <w:bottom w:val="single" w:sz="4" w:space="0" w:color="000000"/>
            </w:tcBorders>
            <w:vAlign w:val="center"/>
          </w:tcPr>
          <w:p w14:paraId="0000010A" w14:textId="77777777" w:rsidR="0080229F" w:rsidRDefault="001758B4">
            <w:pPr>
              <w:jc w:val="center"/>
              <w:rPr>
                <w:sz w:val="24"/>
                <w:szCs w:val="24"/>
              </w:rPr>
            </w:pPr>
            <w:r>
              <w:rPr>
                <w:sz w:val="24"/>
                <w:szCs w:val="24"/>
              </w:rPr>
              <w:t>LS-Cisco</w:t>
            </w:r>
          </w:p>
        </w:tc>
        <w:tc>
          <w:tcPr>
            <w:tcW w:w="241" w:type="dxa"/>
            <w:tcBorders>
              <w:top w:val="single" w:sz="12" w:space="0" w:color="000000"/>
              <w:bottom w:val="nil"/>
            </w:tcBorders>
            <w:vAlign w:val="center"/>
          </w:tcPr>
          <w:p w14:paraId="0000010C" w14:textId="77777777" w:rsidR="0080229F" w:rsidRDefault="0080229F">
            <w:pPr>
              <w:jc w:val="center"/>
              <w:rPr>
                <w:sz w:val="24"/>
                <w:szCs w:val="24"/>
              </w:rPr>
            </w:pPr>
          </w:p>
        </w:tc>
        <w:tc>
          <w:tcPr>
            <w:tcW w:w="2246" w:type="dxa"/>
            <w:gridSpan w:val="2"/>
            <w:tcBorders>
              <w:top w:val="single" w:sz="12" w:space="0" w:color="000000"/>
              <w:bottom w:val="single" w:sz="4" w:space="0" w:color="000000"/>
            </w:tcBorders>
            <w:vAlign w:val="center"/>
          </w:tcPr>
          <w:p w14:paraId="0000010D" w14:textId="77777777" w:rsidR="0080229F" w:rsidRDefault="001758B4">
            <w:pPr>
              <w:jc w:val="center"/>
              <w:rPr>
                <w:sz w:val="24"/>
                <w:szCs w:val="24"/>
              </w:rPr>
            </w:pPr>
            <w:r>
              <w:rPr>
                <w:sz w:val="24"/>
                <w:szCs w:val="24"/>
              </w:rPr>
              <w:t>LO-Cisco</w:t>
            </w:r>
          </w:p>
        </w:tc>
      </w:tr>
      <w:tr w:rsidR="0080229F" w14:paraId="6049DDB9" w14:textId="77777777">
        <w:trPr>
          <w:trHeight w:val="432"/>
          <w:jc w:val="center"/>
        </w:trPr>
        <w:tc>
          <w:tcPr>
            <w:tcW w:w="1008" w:type="dxa"/>
            <w:tcBorders>
              <w:bottom w:val="single" w:sz="4" w:space="0" w:color="000000"/>
            </w:tcBorders>
            <w:vAlign w:val="center"/>
          </w:tcPr>
          <w:p w14:paraId="0000010F" w14:textId="77777777" w:rsidR="0080229F" w:rsidRDefault="001758B4">
            <w:pPr>
              <w:jc w:val="center"/>
              <w:rPr>
                <w:sz w:val="24"/>
                <w:szCs w:val="24"/>
              </w:rPr>
            </w:pPr>
            <w:r>
              <w:rPr>
                <w:sz w:val="24"/>
                <w:szCs w:val="24"/>
              </w:rPr>
              <w:t>Sex</w:t>
            </w:r>
          </w:p>
        </w:tc>
        <w:tc>
          <w:tcPr>
            <w:tcW w:w="1152" w:type="dxa"/>
            <w:tcBorders>
              <w:top w:val="single" w:sz="4" w:space="0" w:color="000000"/>
              <w:bottom w:val="single" w:sz="4" w:space="0" w:color="000000"/>
            </w:tcBorders>
            <w:vAlign w:val="center"/>
          </w:tcPr>
          <w:p w14:paraId="00000110" w14:textId="77777777" w:rsidR="0080229F" w:rsidRDefault="001758B4">
            <w:pPr>
              <w:jc w:val="center"/>
              <w:rPr>
                <w:sz w:val="24"/>
                <w:szCs w:val="24"/>
              </w:rPr>
            </w:pPr>
            <w:r>
              <w:rPr>
                <w:sz w:val="24"/>
                <w:szCs w:val="24"/>
              </w:rPr>
              <w:t>TL (mm)</w:t>
            </w:r>
          </w:p>
        </w:tc>
        <w:tc>
          <w:tcPr>
            <w:tcW w:w="1152" w:type="dxa"/>
            <w:tcBorders>
              <w:top w:val="single" w:sz="4" w:space="0" w:color="000000"/>
              <w:bottom w:val="single" w:sz="4" w:space="0" w:color="000000"/>
            </w:tcBorders>
            <w:vAlign w:val="center"/>
          </w:tcPr>
          <w:p w14:paraId="00000111" w14:textId="77777777" w:rsidR="0080229F" w:rsidRDefault="001758B4">
            <w:pPr>
              <w:jc w:val="center"/>
              <w:rPr>
                <w:sz w:val="24"/>
                <w:szCs w:val="24"/>
              </w:rPr>
            </w:pPr>
            <w:r>
              <w:rPr>
                <w:sz w:val="24"/>
                <w:szCs w:val="24"/>
              </w:rPr>
              <w:t>FM (g)</w:t>
            </w:r>
          </w:p>
        </w:tc>
        <w:tc>
          <w:tcPr>
            <w:tcW w:w="237" w:type="dxa"/>
            <w:tcBorders>
              <w:top w:val="nil"/>
              <w:bottom w:val="single" w:sz="4" w:space="0" w:color="000000"/>
            </w:tcBorders>
          </w:tcPr>
          <w:p w14:paraId="00000112" w14:textId="77777777" w:rsidR="0080229F" w:rsidRDefault="0080229F">
            <w:pPr>
              <w:jc w:val="center"/>
              <w:rPr>
                <w:sz w:val="24"/>
                <w:szCs w:val="24"/>
              </w:rPr>
            </w:pPr>
          </w:p>
        </w:tc>
        <w:tc>
          <w:tcPr>
            <w:tcW w:w="1123" w:type="dxa"/>
            <w:tcBorders>
              <w:top w:val="single" w:sz="4" w:space="0" w:color="000000"/>
              <w:bottom w:val="single" w:sz="4" w:space="0" w:color="000000"/>
            </w:tcBorders>
            <w:vAlign w:val="center"/>
          </w:tcPr>
          <w:p w14:paraId="00000113" w14:textId="77777777" w:rsidR="0080229F" w:rsidRDefault="001758B4">
            <w:pPr>
              <w:jc w:val="center"/>
              <w:rPr>
                <w:sz w:val="24"/>
                <w:szCs w:val="24"/>
              </w:rPr>
            </w:pPr>
            <w:r>
              <w:rPr>
                <w:sz w:val="24"/>
                <w:szCs w:val="24"/>
              </w:rPr>
              <w:t>TL (mm)</w:t>
            </w:r>
          </w:p>
        </w:tc>
        <w:tc>
          <w:tcPr>
            <w:tcW w:w="1123" w:type="dxa"/>
            <w:tcBorders>
              <w:top w:val="single" w:sz="4" w:space="0" w:color="000000"/>
              <w:bottom w:val="single" w:sz="4" w:space="0" w:color="000000"/>
            </w:tcBorders>
            <w:vAlign w:val="center"/>
          </w:tcPr>
          <w:p w14:paraId="00000114" w14:textId="77777777" w:rsidR="0080229F" w:rsidRDefault="001758B4">
            <w:pPr>
              <w:jc w:val="center"/>
              <w:rPr>
                <w:sz w:val="24"/>
                <w:szCs w:val="24"/>
              </w:rPr>
            </w:pPr>
            <w:r>
              <w:rPr>
                <w:sz w:val="24"/>
                <w:szCs w:val="24"/>
              </w:rPr>
              <w:t>FM (g)</w:t>
            </w:r>
          </w:p>
        </w:tc>
        <w:tc>
          <w:tcPr>
            <w:tcW w:w="236" w:type="dxa"/>
            <w:tcBorders>
              <w:top w:val="nil"/>
              <w:bottom w:val="single" w:sz="4" w:space="0" w:color="000000"/>
            </w:tcBorders>
          </w:tcPr>
          <w:p w14:paraId="00000115" w14:textId="77777777" w:rsidR="0080229F" w:rsidRDefault="0080229F">
            <w:pPr>
              <w:jc w:val="center"/>
              <w:rPr>
                <w:sz w:val="24"/>
                <w:szCs w:val="24"/>
              </w:rPr>
            </w:pPr>
          </w:p>
        </w:tc>
        <w:tc>
          <w:tcPr>
            <w:tcW w:w="1123" w:type="dxa"/>
            <w:tcBorders>
              <w:top w:val="single" w:sz="4" w:space="0" w:color="000000"/>
              <w:bottom w:val="single" w:sz="4" w:space="0" w:color="000000"/>
            </w:tcBorders>
            <w:vAlign w:val="center"/>
          </w:tcPr>
          <w:p w14:paraId="00000116" w14:textId="77777777" w:rsidR="0080229F" w:rsidRDefault="001758B4">
            <w:pPr>
              <w:jc w:val="center"/>
              <w:rPr>
                <w:sz w:val="24"/>
                <w:szCs w:val="24"/>
              </w:rPr>
            </w:pPr>
            <w:r>
              <w:rPr>
                <w:sz w:val="24"/>
                <w:szCs w:val="24"/>
              </w:rPr>
              <w:t>TL (mm)</w:t>
            </w:r>
          </w:p>
        </w:tc>
        <w:tc>
          <w:tcPr>
            <w:tcW w:w="1123" w:type="dxa"/>
            <w:tcBorders>
              <w:top w:val="single" w:sz="4" w:space="0" w:color="000000"/>
              <w:bottom w:val="single" w:sz="4" w:space="0" w:color="000000"/>
            </w:tcBorders>
            <w:vAlign w:val="center"/>
          </w:tcPr>
          <w:p w14:paraId="00000117" w14:textId="77777777" w:rsidR="0080229F" w:rsidRDefault="001758B4">
            <w:pPr>
              <w:jc w:val="center"/>
              <w:rPr>
                <w:sz w:val="24"/>
                <w:szCs w:val="24"/>
              </w:rPr>
            </w:pPr>
            <w:r>
              <w:rPr>
                <w:sz w:val="24"/>
                <w:szCs w:val="24"/>
              </w:rPr>
              <w:t>FM (g)</w:t>
            </w:r>
          </w:p>
        </w:tc>
        <w:tc>
          <w:tcPr>
            <w:tcW w:w="241" w:type="dxa"/>
            <w:tcBorders>
              <w:top w:val="nil"/>
              <w:bottom w:val="single" w:sz="4" w:space="0" w:color="000000"/>
            </w:tcBorders>
          </w:tcPr>
          <w:p w14:paraId="00000118" w14:textId="77777777" w:rsidR="0080229F" w:rsidRDefault="0080229F">
            <w:pPr>
              <w:jc w:val="center"/>
              <w:rPr>
                <w:sz w:val="24"/>
                <w:szCs w:val="24"/>
              </w:rPr>
            </w:pPr>
          </w:p>
        </w:tc>
        <w:tc>
          <w:tcPr>
            <w:tcW w:w="1123" w:type="dxa"/>
            <w:tcBorders>
              <w:top w:val="single" w:sz="4" w:space="0" w:color="000000"/>
              <w:bottom w:val="single" w:sz="4" w:space="0" w:color="000000"/>
            </w:tcBorders>
            <w:vAlign w:val="center"/>
          </w:tcPr>
          <w:p w14:paraId="00000119" w14:textId="77777777" w:rsidR="0080229F" w:rsidRDefault="001758B4">
            <w:pPr>
              <w:jc w:val="center"/>
              <w:rPr>
                <w:sz w:val="24"/>
                <w:szCs w:val="24"/>
              </w:rPr>
            </w:pPr>
            <w:r>
              <w:rPr>
                <w:sz w:val="24"/>
                <w:szCs w:val="24"/>
              </w:rPr>
              <w:t>TL (mm)</w:t>
            </w:r>
          </w:p>
        </w:tc>
        <w:tc>
          <w:tcPr>
            <w:tcW w:w="1123" w:type="dxa"/>
            <w:tcBorders>
              <w:top w:val="single" w:sz="4" w:space="0" w:color="000000"/>
              <w:bottom w:val="single" w:sz="4" w:space="0" w:color="000000"/>
            </w:tcBorders>
            <w:vAlign w:val="center"/>
          </w:tcPr>
          <w:p w14:paraId="0000011A" w14:textId="77777777" w:rsidR="0080229F" w:rsidRDefault="001758B4">
            <w:pPr>
              <w:jc w:val="center"/>
              <w:rPr>
                <w:sz w:val="24"/>
                <w:szCs w:val="24"/>
              </w:rPr>
            </w:pPr>
            <w:r>
              <w:rPr>
                <w:sz w:val="24"/>
                <w:szCs w:val="24"/>
              </w:rPr>
              <w:t>FM (g)</w:t>
            </w:r>
          </w:p>
        </w:tc>
      </w:tr>
      <w:tr w:rsidR="0080229F" w14:paraId="0CCBFC0B" w14:textId="77777777">
        <w:trPr>
          <w:trHeight w:val="720"/>
          <w:jc w:val="center"/>
        </w:trPr>
        <w:tc>
          <w:tcPr>
            <w:tcW w:w="1008" w:type="dxa"/>
            <w:tcBorders>
              <w:top w:val="single" w:sz="4" w:space="0" w:color="000000"/>
              <w:bottom w:val="nil"/>
            </w:tcBorders>
            <w:vAlign w:val="center"/>
          </w:tcPr>
          <w:p w14:paraId="0000011B" w14:textId="77777777" w:rsidR="0080229F" w:rsidRDefault="001758B4">
            <w:pPr>
              <w:jc w:val="center"/>
              <w:rPr>
                <w:sz w:val="24"/>
                <w:szCs w:val="24"/>
              </w:rPr>
            </w:pPr>
            <w:r>
              <w:rPr>
                <w:sz w:val="24"/>
                <w:szCs w:val="24"/>
              </w:rPr>
              <w:t>Female</w:t>
            </w:r>
          </w:p>
        </w:tc>
        <w:tc>
          <w:tcPr>
            <w:tcW w:w="1152" w:type="dxa"/>
            <w:tcBorders>
              <w:top w:val="single" w:sz="4" w:space="0" w:color="000000"/>
              <w:bottom w:val="nil"/>
            </w:tcBorders>
            <w:vAlign w:val="center"/>
          </w:tcPr>
          <w:p w14:paraId="0000011C" w14:textId="77777777" w:rsidR="0080229F" w:rsidRDefault="001758B4">
            <w:pPr>
              <w:jc w:val="center"/>
              <w:rPr>
                <w:sz w:val="24"/>
                <w:szCs w:val="24"/>
              </w:rPr>
            </w:pPr>
            <w:r>
              <w:rPr>
                <w:sz w:val="24"/>
                <w:szCs w:val="24"/>
              </w:rPr>
              <w:t>144.67 (16.51)</w:t>
            </w:r>
          </w:p>
        </w:tc>
        <w:tc>
          <w:tcPr>
            <w:tcW w:w="1152" w:type="dxa"/>
            <w:tcBorders>
              <w:top w:val="single" w:sz="4" w:space="0" w:color="000000"/>
              <w:bottom w:val="nil"/>
            </w:tcBorders>
            <w:vAlign w:val="center"/>
          </w:tcPr>
          <w:p w14:paraId="0000011D" w14:textId="77777777" w:rsidR="0080229F" w:rsidRDefault="001758B4">
            <w:pPr>
              <w:jc w:val="center"/>
              <w:rPr>
                <w:sz w:val="24"/>
                <w:szCs w:val="24"/>
              </w:rPr>
            </w:pPr>
            <w:r>
              <w:rPr>
                <w:sz w:val="24"/>
                <w:szCs w:val="24"/>
              </w:rPr>
              <w:t>18.36 (5.95)</w:t>
            </w:r>
          </w:p>
        </w:tc>
        <w:tc>
          <w:tcPr>
            <w:tcW w:w="237" w:type="dxa"/>
            <w:tcBorders>
              <w:top w:val="single" w:sz="4" w:space="0" w:color="000000"/>
              <w:bottom w:val="nil"/>
            </w:tcBorders>
          </w:tcPr>
          <w:p w14:paraId="0000011E" w14:textId="77777777" w:rsidR="0080229F" w:rsidRDefault="0080229F">
            <w:pPr>
              <w:jc w:val="center"/>
              <w:rPr>
                <w:sz w:val="24"/>
                <w:szCs w:val="24"/>
              </w:rPr>
            </w:pPr>
          </w:p>
        </w:tc>
        <w:tc>
          <w:tcPr>
            <w:tcW w:w="1123" w:type="dxa"/>
            <w:tcBorders>
              <w:top w:val="single" w:sz="4" w:space="0" w:color="000000"/>
              <w:bottom w:val="nil"/>
            </w:tcBorders>
            <w:vAlign w:val="center"/>
          </w:tcPr>
          <w:p w14:paraId="0000011F" w14:textId="77777777" w:rsidR="0080229F" w:rsidRDefault="001758B4">
            <w:pPr>
              <w:jc w:val="center"/>
              <w:rPr>
                <w:sz w:val="24"/>
                <w:szCs w:val="24"/>
              </w:rPr>
            </w:pPr>
            <w:r>
              <w:rPr>
                <w:sz w:val="24"/>
                <w:szCs w:val="24"/>
              </w:rPr>
              <w:t>256.57 (11.63)</w:t>
            </w:r>
          </w:p>
        </w:tc>
        <w:tc>
          <w:tcPr>
            <w:tcW w:w="1123" w:type="dxa"/>
            <w:tcBorders>
              <w:top w:val="single" w:sz="4" w:space="0" w:color="000000"/>
              <w:bottom w:val="nil"/>
            </w:tcBorders>
            <w:vAlign w:val="center"/>
          </w:tcPr>
          <w:p w14:paraId="00000120" w14:textId="77777777" w:rsidR="0080229F" w:rsidRDefault="001758B4">
            <w:pPr>
              <w:jc w:val="center"/>
              <w:rPr>
                <w:sz w:val="24"/>
                <w:szCs w:val="24"/>
              </w:rPr>
            </w:pPr>
            <w:r>
              <w:rPr>
                <w:sz w:val="24"/>
                <w:szCs w:val="24"/>
              </w:rPr>
              <w:t>117.00 (19.16)</w:t>
            </w:r>
          </w:p>
        </w:tc>
        <w:tc>
          <w:tcPr>
            <w:tcW w:w="236" w:type="dxa"/>
            <w:tcBorders>
              <w:top w:val="single" w:sz="4" w:space="0" w:color="000000"/>
              <w:bottom w:val="nil"/>
            </w:tcBorders>
          </w:tcPr>
          <w:p w14:paraId="00000121" w14:textId="77777777" w:rsidR="0080229F" w:rsidRDefault="0080229F">
            <w:pPr>
              <w:jc w:val="center"/>
              <w:rPr>
                <w:sz w:val="24"/>
                <w:szCs w:val="24"/>
              </w:rPr>
            </w:pPr>
          </w:p>
        </w:tc>
        <w:tc>
          <w:tcPr>
            <w:tcW w:w="1123" w:type="dxa"/>
            <w:tcBorders>
              <w:top w:val="single" w:sz="4" w:space="0" w:color="000000"/>
              <w:bottom w:val="nil"/>
            </w:tcBorders>
            <w:vAlign w:val="center"/>
          </w:tcPr>
          <w:p w14:paraId="00000122" w14:textId="77777777" w:rsidR="0080229F" w:rsidRDefault="001758B4">
            <w:pPr>
              <w:jc w:val="center"/>
              <w:rPr>
                <w:sz w:val="24"/>
                <w:szCs w:val="24"/>
              </w:rPr>
            </w:pPr>
            <w:r>
              <w:rPr>
                <w:sz w:val="24"/>
                <w:szCs w:val="24"/>
              </w:rPr>
              <w:t>428.92 (44.40)</w:t>
            </w:r>
          </w:p>
        </w:tc>
        <w:tc>
          <w:tcPr>
            <w:tcW w:w="1123" w:type="dxa"/>
            <w:tcBorders>
              <w:top w:val="single" w:sz="4" w:space="0" w:color="000000"/>
              <w:bottom w:val="nil"/>
            </w:tcBorders>
            <w:vAlign w:val="center"/>
          </w:tcPr>
          <w:p w14:paraId="00000123" w14:textId="77777777" w:rsidR="0080229F" w:rsidRDefault="001758B4">
            <w:pPr>
              <w:jc w:val="center"/>
              <w:rPr>
                <w:sz w:val="24"/>
                <w:szCs w:val="24"/>
              </w:rPr>
            </w:pPr>
            <w:r>
              <w:rPr>
                <w:sz w:val="24"/>
                <w:szCs w:val="24"/>
              </w:rPr>
              <w:t>676.02 (181.51)</w:t>
            </w:r>
          </w:p>
        </w:tc>
        <w:tc>
          <w:tcPr>
            <w:tcW w:w="241" w:type="dxa"/>
            <w:tcBorders>
              <w:top w:val="single" w:sz="4" w:space="0" w:color="000000"/>
              <w:bottom w:val="nil"/>
            </w:tcBorders>
          </w:tcPr>
          <w:p w14:paraId="00000124" w14:textId="77777777" w:rsidR="0080229F" w:rsidRDefault="0080229F">
            <w:pPr>
              <w:jc w:val="center"/>
              <w:rPr>
                <w:sz w:val="24"/>
                <w:szCs w:val="24"/>
              </w:rPr>
            </w:pPr>
          </w:p>
        </w:tc>
        <w:tc>
          <w:tcPr>
            <w:tcW w:w="1123" w:type="dxa"/>
            <w:tcBorders>
              <w:top w:val="single" w:sz="4" w:space="0" w:color="000000"/>
              <w:bottom w:val="nil"/>
            </w:tcBorders>
            <w:vAlign w:val="center"/>
          </w:tcPr>
          <w:p w14:paraId="00000125" w14:textId="77777777" w:rsidR="0080229F" w:rsidRDefault="001758B4">
            <w:pPr>
              <w:jc w:val="center"/>
              <w:rPr>
                <w:sz w:val="24"/>
                <w:szCs w:val="24"/>
              </w:rPr>
            </w:pPr>
            <w:r>
              <w:rPr>
                <w:sz w:val="24"/>
                <w:szCs w:val="24"/>
              </w:rPr>
              <w:t>380.33 (24.18)</w:t>
            </w:r>
          </w:p>
        </w:tc>
        <w:tc>
          <w:tcPr>
            <w:tcW w:w="1123" w:type="dxa"/>
            <w:tcBorders>
              <w:top w:val="single" w:sz="4" w:space="0" w:color="000000"/>
              <w:bottom w:val="nil"/>
            </w:tcBorders>
            <w:vAlign w:val="center"/>
          </w:tcPr>
          <w:p w14:paraId="00000126" w14:textId="77777777" w:rsidR="0080229F" w:rsidRDefault="001758B4">
            <w:pPr>
              <w:jc w:val="center"/>
              <w:rPr>
                <w:sz w:val="24"/>
                <w:szCs w:val="24"/>
              </w:rPr>
            </w:pPr>
            <w:r>
              <w:rPr>
                <w:sz w:val="24"/>
                <w:szCs w:val="24"/>
              </w:rPr>
              <w:t>567.59 (122.89)</w:t>
            </w:r>
          </w:p>
        </w:tc>
      </w:tr>
      <w:tr w:rsidR="0080229F" w14:paraId="0890F2D0" w14:textId="77777777">
        <w:trPr>
          <w:trHeight w:val="720"/>
          <w:jc w:val="center"/>
        </w:trPr>
        <w:tc>
          <w:tcPr>
            <w:tcW w:w="1008" w:type="dxa"/>
            <w:tcBorders>
              <w:top w:val="nil"/>
              <w:bottom w:val="single" w:sz="12" w:space="0" w:color="000000"/>
            </w:tcBorders>
            <w:vAlign w:val="center"/>
          </w:tcPr>
          <w:p w14:paraId="00000127" w14:textId="77777777" w:rsidR="0080229F" w:rsidRDefault="001758B4">
            <w:pPr>
              <w:jc w:val="center"/>
              <w:rPr>
                <w:sz w:val="24"/>
                <w:szCs w:val="24"/>
              </w:rPr>
            </w:pPr>
            <w:r>
              <w:rPr>
                <w:sz w:val="24"/>
                <w:szCs w:val="24"/>
              </w:rPr>
              <w:t>Male</w:t>
            </w:r>
          </w:p>
        </w:tc>
        <w:tc>
          <w:tcPr>
            <w:tcW w:w="1152" w:type="dxa"/>
            <w:tcBorders>
              <w:top w:val="nil"/>
              <w:bottom w:val="single" w:sz="12" w:space="0" w:color="000000"/>
            </w:tcBorders>
            <w:vAlign w:val="center"/>
          </w:tcPr>
          <w:p w14:paraId="00000128" w14:textId="77777777" w:rsidR="0080229F" w:rsidRDefault="001758B4">
            <w:pPr>
              <w:jc w:val="center"/>
              <w:rPr>
                <w:sz w:val="24"/>
                <w:szCs w:val="24"/>
              </w:rPr>
            </w:pPr>
            <w:r>
              <w:rPr>
                <w:sz w:val="24"/>
                <w:szCs w:val="24"/>
              </w:rPr>
              <w:t>140.83 (9.22)</w:t>
            </w:r>
          </w:p>
        </w:tc>
        <w:tc>
          <w:tcPr>
            <w:tcW w:w="1152" w:type="dxa"/>
            <w:tcBorders>
              <w:top w:val="nil"/>
              <w:bottom w:val="single" w:sz="12" w:space="0" w:color="000000"/>
            </w:tcBorders>
            <w:vAlign w:val="center"/>
          </w:tcPr>
          <w:p w14:paraId="00000129" w14:textId="77777777" w:rsidR="0080229F" w:rsidRDefault="001758B4">
            <w:pPr>
              <w:jc w:val="center"/>
              <w:rPr>
                <w:sz w:val="24"/>
                <w:szCs w:val="24"/>
              </w:rPr>
            </w:pPr>
            <w:r>
              <w:rPr>
                <w:sz w:val="24"/>
                <w:szCs w:val="24"/>
              </w:rPr>
              <w:t>13.85 (2.27)</w:t>
            </w:r>
          </w:p>
        </w:tc>
        <w:tc>
          <w:tcPr>
            <w:tcW w:w="237" w:type="dxa"/>
            <w:tcBorders>
              <w:top w:val="nil"/>
              <w:bottom w:val="single" w:sz="12" w:space="0" w:color="000000"/>
            </w:tcBorders>
          </w:tcPr>
          <w:p w14:paraId="0000012A" w14:textId="77777777" w:rsidR="0080229F" w:rsidRDefault="0080229F">
            <w:pPr>
              <w:jc w:val="center"/>
              <w:rPr>
                <w:sz w:val="24"/>
                <w:szCs w:val="24"/>
              </w:rPr>
            </w:pPr>
          </w:p>
        </w:tc>
        <w:tc>
          <w:tcPr>
            <w:tcW w:w="1123" w:type="dxa"/>
            <w:tcBorders>
              <w:top w:val="nil"/>
              <w:bottom w:val="single" w:sz="12" w:space="0" w:color="000000"/>
            </w:tcBorders>
            <w:vAlign w:val="center"/>
          </w:tcPr>
          <w:p w14:paraId="0000012B" w14:textId="77777777" w:rsidR="0080229F" w:rsidRDefault="001758B4">
            <w:pPr>
              <w:jc w:val="center"/>
              <w:rPr>
                <w:sz w:val="24"/>
                <w:szCs w:val="24"/>
              </w:rPr>
            </w:pPr>
            <w:r>
              <w:rPr>
                <w:sz w:val="24"/>
                <w:szCs w:val="24"/>
              </w:rPr>
              <w:t>285.75 (40.86)</w:t>
            </w:r>
          </w:p>
        </w:tc>
        <w:tc>
          <w:tcPr>
            <w:tcW w:w="1123" w:type="dxa"/>
            <w:tcBorders>
              <w:top w:val="nil"/>
              <w:bottom w:val="single" w:sz="12" w:space="0" w:color="000000"/>
            </w:tcBorders>
            <w:vAlign w:val="center"/>
          </w:tcPr>
          <w:p w14:paraId="0000012C" w14:textId="77777777" w:rsidR="0080229F" w:rsidRDefault="001758B4">
            <w:pPr>
              <w:jc w:val="center"/>
              <w:rPr>
                <w:sz w:val="24"/>
                <w:szCs w:val="24"/>
              </w:rPr>
            </w:pPr>
            <w:r>
              <w:rPr>
                <w:sz w:val="24"/>
                <w:szCs w:val="24"/>
              </w:rPr>
              <w:t>171.34 (87.22)</w:t>
            </w:r>
          </w:p>
        </w:tc>
        <w:tc>
          <w:tcPr>
            <w:tcW w:w="236" w:type="dxa"/>
            <w:tcBorders>
              <w:top w:val="nil"/>
              <w:bottom w:val="single" w:sz="12" w:space="0" w:color="000000"/>
            </w:tcBorders>
          </w:tcPr>
          <w:p w14:paraId="0000012D" w14:textId="77777777" w:rsidR="0080229F" w:rsidRDefault="0080229F">
            <w:pPr>
              <w:jc w:val="center"/>
              <w:rPr>
                <w:sz w:val="24"/>
                <w:szCs w:val="24"/>
              </w:rPr>
            </w:pPr>
          </w:p>
        </w:tc>
        <w:tc>
          <w:tcPr>
            <w:tcW w:w="1123" w:type="dxa"/>
            <w:tcBorders>
              <w:top w:val="nil"/>
              <w:bottom w:val="single" w:sz="12" w:space="0" w:color="000000"/>
            </w:tcBorders>
            <w:vAlign w:val="center"/>
          </w:tcPr>
          <w:p w14:paraId="0000012E" w14:textId="77777777" w:rsidR="0080229F" w:rsidRDefault="001758B4">
            <w:pPr>
              <w:jc w:val="center"/>
              <w:rPr>
                <w:sz w:val="24"/>
                <w:szCs w:val="24"/>
              </w:rPr>
            </w:pPr>
            <w:r>
              <w:rPr>
                <w:sz w:val="24"/>
                <w:szCs w:val="24"/>
              </w:rPr>
              <w:t>400.25 (34.35)</w:t>
            </w:r>
          </w:p>
        </w:tc>
        <w:tc>
          <w:tcPr>
            <w:tcW w:w="1123" w:type="dxa"/>
            <w:tcBorders>
              <w:top w:val="nil"/>
              <w:bottom w:val="single" w:sz="12" w:space="0" w:color="000000"/>
            </w:tcBorders>
            <w:vAlign w:val="center"/>
          </w:tcPr>
          <w:p w14:paraId="0000012F" w14:textId="77777777" w:rsidR="0080229F" w:rsidRDefault="001758B4">
            <w:pPr>
              <w:jc w:val="center"/>
              <w:rPr>
                <w:sz w:val="24"/>
                <w:szCs w:val="24"/>
              </w:rPr>
            </w:pPr>
            <w:r>
              <w:rPr>
                <w:sz w:val="24"/>
                <w:szCs w:val="24"/>
              </w:rPr>
              <w:t>523.82 (134.65)</w:t>
            </w:r>
          </w:p>
        </w:tc>
        <w:tc>
          <w:tcPr>
            <w:tcW w:w="241" w:type="dxa"/>
            <w:tcBorders>
              <w:top w:val="nil"/>
              <w:bottom w:val="single" w:sz="12" w:space="0" w:color="000000"/>
            </w:tcBorders>
          </w:tcPr>
          <w:p w14:paraId="00000130" w14:textId="77777777" w:rsidR="0080229F" w:rsidRDefault="0080229F">
            <w:pPr>
              <w:jc w:val="center"/>
              <w:rPr>
                <w:sz w:val="24"/>
                <w:szCs w:val="24"/>
              </w:rPr>
            </w:pPr>
          </w:p>
        </w:tc>
        <w:tc>
          <w:tcPr>
            <w:tcW w:w="1123" w:type="dxa"/>
            <w:tcBorders>
              <w:top w:val="nil"/>
              <w:bottom w:val="single" w:sz="12" w:space="0" w:color="000000"/>
            </w:tcBorders>
            <w:vAlign w:val="center"/>
          </w:tcPr>
          <w:p w14:paraId="00000131" w14:textId="77777777" w:rsidR="0080229F" w:rsidRDefault="001758B4">
            <w:pPr>
              <w:jc w:val="center"/>
              <w:rPr>
                <w:sz w:val="24"/>
                <w:szCs w:val="24"/>
              </w:rPr>
            </w:pPr>
            <w:r>
              <w:rPr>
                <w:sz w:val="24"/>
                <w:szCs w:val="24"/>
              </w:rPr>
              <w:t>366.56 (25.30)</w:t>
            </w:r>
          </w:p>
        </w:tc>
        <w:tc>
          <w:tcPr>
            <w:tcW w:w="1123" w:type="dxa"/>
            <w:tcBorders>
              <w:top w:val="nil"/>
              <w:bottom w:val="single" w:sz="12" w:space="0" w:color="000000"/>
            </w:tcBorders>
            <w:vAlign w:val="center"/>
          </w:tcPr>
          <w:p w14:paraId="00000132" w14:textId="77777777" w:rsidR="0080229F" w:rsidRDefault="001758B4">
            <w:pPr>
              <w:jc w:val="center"/>
              <w:rPr>
                <w:sz w:val="24"/>
                <w:szCs w:val="24"/>
              </w:rPr>
            </w:pPr>
            <w:r>
              <w:rPr>
                <w:sz w:val="24"/>
                <w:szCs w:val="24"/>
              </w:rPr>
              <w:t>443.29 (103.16)</w:t>
            </w:r>
          </w:p>
        </w:tc>
      </w:tr>
    </w:tbl>
    <w:p w14:paraId="00000133" w14:textId="77777777" w:rsidR="0080229F" w:rsidRDefault="0080229F">
      <w:pPr>
        <w:rPr>
          <w:rFonts w:ascii="Times New Roman" w:eastAsia="Times New Roman" w:hAnsi="Times New Roman" w:cs="Times New Roman"/>
        </w:rPr>
      </w:pPr>
    </w:p>
    <w:p w14:paraId="00000134" w14:textId="77777777" w:rsidR="0080229F" w:rsidRDefault="0080229F">
      <w:pPr>
        <w:rPr>
          <w:rFonts w:ascii="Times New Roman" w:eastAsia="Times New Roman" w:hAnsi="Times New Roman" w:cs="Times New Roman"/>
        </w:rPr>
      </w:pPr>
    </w:p>
    <w:p w14:paraId="00000135" w14:textId="77777777" w:rsidR="0080229F" w:rsidRDefault="0080229F">
      <w:pPr>
        <w:rPr>
          <w:rFonts w:ascii="Times New Roman" w:eastAsia="Times New Roman" w:hAnsi="Times New Roman" w:cs="Times New Roman"/>
        </w:rPr>
      </w:pPr>
    </w:p>
    <w:p w14:paraId="00000136" w14:textId="77777777" w:rsidR="0080229F" w:rsidRDefault="0080229F">
      <w:pPr>
        <w:rPr>
          <w:rFonts w:ascii="Times New Roman" w:eastAsia="Times New Roman" w:hAnsi="Times New Roman" w:cs="Times New Roman"/>
        </w:rPr>
      </w:pPr>
    </w:p>
    <w:p w14:paraId="00000137"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Table 3. Mean (SD) egg diameter of females with the number of eggs measured (N) from Lake Southern Konnevesi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and LK-Whitefish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w:t>
      </w:r>
    </w:p>
    <w:p w14:paraId="00000138" w14:textId="77777777" w:rsidR="0080229F" w:rsidRDefault="0080229F">
      <w:pPr>
        <w:rPr>
          <w:rFonts w:ascii="Times New Roman" w:eastAsia="Times New Roman" w:hAnsi="Times New Roman" w:cs="Times New Roman"/>
        </w:rPr>
      </w:pPr>
    </w:p>
    <w:tbl>
      <w:tblPr>
        <w:tblStyle w:val="aff6"/>
        <w:tblW w:w="5055" w:type="dxa"/>
        <w:jc w:val="center"/>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945"/>
      </w:tblGrid>
      <w:tr w:rsidR="0080229F" w14:paraId="3BBFCD9C" w14:textId="77777777">
        <w:trPr>
          <w:trHeight w:val="431"/>
          <w:jc w:val="center"/>
        </w:trPr>
        <w:tc>
          <w:tcPr>
            <w:tcW w:w="1950" w:type="dxa"/>
            <w:tcBorders>
              <w:top w:val="single" w:sz="12" w:space="0" w:color="000000"/>
              <w:left w:val="nil"/>
              <w:bottom w:val="single" w:sz="8" w:space="0" w:color="000000"/>
              <w:right w:val="nil"/>
            </w:tcBorders>
            <w:tcMar>
              <w:top w:w="100" w:type="dxa"/>
              <w:left w:w="100" w:type="dxa"/>
              <w:bottom w:w="100" w:type="dxa"/>
              <w:right w:w="100" w:type="dxa"/>
            </w:tcMar>
            <w:vAlign w:val="center"/>
          </w:tcPr>
          <w:p w14:paraId="00000139"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Population</w:t>
            </w:r>
          </w:p>
        </w:tc>
        <w:tc>
          <w:tcPr>
            <w:tcW w:w="2160" w:type="dxa"/>
            <w:tcBorders>
              <w:top w:val="single" w:sz="12" w:space="0" w:color="000000"/>
              <w:left w:val="nil"/>
              <w:bottom w:val="single" w:sz="8" w:space="0" w:color="000000"/>
              <w:right w:val="nil"/>
            </w:tcBorders>
            <w:tcMar>
              <w:top w:w="100" w:type="dxa"/>
              <w:left w:w="100" w:type="dxa"/>
              <w:bottom w:w="100" w:type="dxa"/>
              <w:right w:w="100" w:type="dxa"/>
            </w:tcMar>
            <w:vAlign w:val="center"/>
          </w:tcPr>
          <w:p w14:paraId="0000013A"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Egg diameter (mm)</w:t>
            </w:r>
          </w:p>
        </w:tc>
        <w:tc>
          <w:tcPr>
            <w:tcW w:w="945" w:type="dxa"/>
            <w:tcBorders>
              <w:top w:val="single" w:sz="12" w:space="0" w:color="000000"/>
              <w:left w:val="nil"/>
              <w:bottom w:val="single" w:sz="8" w:space="0" w:color="000000"/>
              <w:right w:val="nil"/>
            </w:tcBorders>
            <w:tcMar>
              <w:top w:w="100" w:type="dxa"/>
              <w:left w:w="100" w:type="dxa"/>
              <w:bottom w:w="100" w:type="dxa"/>
              <w:right w:w="100" w:type="dxa"/>
            </w:tcMar>
            <w:vAlign w:val="center"/>
          </w:tcPr>
          <w:p w14:paraId="0000013B"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N</w:t>
            </w:r>
          </w:p>
        </w:tc>
      </w:tr>
      <w:tr w:rsidR="0080229F" w14:paraId="483FAE6A" w14:textId="77777777">
        <w:trPr>
          <w:trHeight w:val="431"/>
          <w:jc w:val="center"/>
        </w:trPr>
        <w:tc>
          <w:tcPr>
            <w:tcW w:w="1950" w:type="dxa"/>
            <w:tcBorders>
              <w:top w:val="nil"/>
              <w:left w:val="nil"/>
              <w:bottom w:val="nil"/>
              <w:right w:val="nil"/>
            </w:tcBorders>
            <w:tcMar>
              <w:top w:w="100" w:type="dxa"/>
              <w:left w:w="100" w:type="dxa"/>
              <w:bottom w:w="100" w:type="dxa"/>
              <w:right w:w="100" w:type="dxa"/>
            </w:tcMar>
            <w:vAlign w:val="center"/>
          </w:tcPr>
          <w:p w14:paraId="0000013C"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LK-Vendace</w:t>
            </w:r>
          </w:p>
        </w:tc>
        <w:tc>
          <w:tcPr>
            <w:tcW w:w="2160" w:type="dxa"/>
            <w:tcBorders>
              <w:top w:val="nil"/>
              <w:left w:val="nil"/>
              <w:bottom w:val="nil"/>
              <w:right w:val="nil"/>
            </w:tcBorders>
            <w:tcMar>
              <w:top w:w="100" w:type="dxa"/>
              <w:left w:w="100" w:type="dxa"/>
              <w:bottom w:w="100" w:type="dxa"/>
              <w:right w:w="100" w:type="dxa"/>
            </w:tcMar>
            <w:vAlign w:val="center"/>
          </w:tcPr>
          <w:p w14:paraId="0000013D"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1.58 (0.11)</w:t>
            </w:r>
          </w:p>
        </w:tc>
        <w:tc>
          <w:tcPr>
            <w:tcW w:w="945" w:type="dxa"/>
            <w:tcBorders>
              <w:top w:val="nil"/>
              <w:left w:val="nil"/>
              <w:bottom w:val="nil"/>
              <w:right w:val="nil"/>
            </w:tcBorders>
            <w:tcMar>
              <w:top w:w="100" w:type="dxa"/>
              <w:left w:w="100" w:type="dxa"/>
              <w:bottom w:w="100" w:type="dxa"/>
              <w:right w:w="100" w:type="dxa"/>
            </w:tcMar>
            <w:vAlign w:val="center"/>
          </w:tcPr>
          <w:p w14:paraId="0000013E"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273</w:t>
            </w:r>
          </w:p>
        </w:tc>
      </w:tr>
      <w:tr w:rsidR="0080229F" w14:paraId="4E13030E" w14:textId="77777777">
        <w:trPr>
          <w:trHeight w:val="431"/>
          <w:jc w:val="center"/>
        </w:trPr>
        <w:tc>
          <w:tcPr>
            <w:tcW w:w="1950" w:type="dxa"/>
            <w:tcBorders>
              <w:top w:val="nil"/>
              <w:left w:val="nil"/>
              <w:bottom w:val="nil"/>
              <w:right w:val="nil"/>
            </w:tcBorders>
            <w:tcMar>
              <w:top w:w="100" w:type="dxa"/>
              <w:left w:w="100" w:type="dxa"/>
              <w:bottom w:w="100" w:type="dxa"/>
              <w:right w:w="100" w:type="dxa"/>
            </w:tcMar>
            <w:vAlign w:val="center"/>
          </w:tcPr>
          <w:p w14:paraId="0000013F"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LK-Whitefish</w:t>
            </w:r>
          </w:p>
        </w:tc>
        <w:tc>
          <w:tcPr>
            <w:tcW w:w="2160" w:type="dxa"/>
            <w:tcBorders>
              <w:top w:val="nil"/>
              <w:left w:val="nil"/>
              <w:bottom w:val="nil"/>
              <w:right w:val="nil"/>
            </w:tcBorders>
            <w:tcMar>
              <w:top w:w="100" w:type="dxa"/>
              <w:left w:w="100" w:type="dxa"/>
              <w:bottom w:w="100" w:type="dxa"/>
              <w:right w:w="100" w:type="dxa"/>
            </w:tcMar>
            <w:vAlign w:val="center"/>
          </w:tcPr>
          <w:p w14:paraId="00000140"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2.13 (0.12)</w:t>
            </w:r>
          </w:p>
        </w:tc>
        <w:tc>
          <w:tcPr>
            <w:tcW w:w="945" w:type="dxa"/>
            <w:tcBorders>
              <w:top w:val="nil"/>
              <w:left w:val="nil"/>
              <w:bottom w:val="nil"/>
              <w:right w:val="nil"/>
            </w:tcBorders>
            <w:tcMar>
              <w:top w:w="100" w:type="dxa"/>
              <w:left w:w="100" w:type="dxa"/>
              <w:bottom w:w="100" w:type="dxa"/>
              <w:right w:w="100" w:type="dxa"/>
            </w:tcMar>
            <w:vAlign w:val="center"/>
          </w:tcPr>
          <w:p w14:paraId="00000141"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70</w:t>
            </w:r>
          </w:p>
        </w:tc>
      </w:tr>
      <w:tr w:rsidR="0080229F" w14:paraId="4A69152A" w14:textId="77777777">
        <w:trPr>
          <w:trHeight w:val="431"/>
          <w:jc w:val="center"/>
        </w:trPr>
        <w:tc>
          <w:tcPr>
            <w:tcW w:w="1950" w:type="dxa"/>
            <w:tcBorders>
              <w:top w:val="nil"/>
              <w:left w:val="nil"/>
              <w:bottom w:val="nil"/>
              <w:right w:val="nil"/>
            </w:tcBorders>
            <w:tcMar>
              <w:top w:w="100" w:type="dxa"/>
              <w:left w:w="100" w:type="dxa"/>
              <w:bottom w:w="100" w:type="dxa"/>
              <w:right w:w="100" w:type="dxa"/>
            </w:tcMar>
            <w:vAlign w:val="center"/>
          </w:tcPr>
          <w:p w14:paraId="00000142"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LS-Cisco</w:t>
            </w:r>
          </w:p>
        </w:tc>
        <w:tc>
          <w:tcPr>
            <w:tcW w:w="2160" w:type="dxa"/>
            <w:tcBorders>
              <w:top w:val="nil"/>
              <w:left w:val="nil"/>
              <w:bottom w:val="nil"/>
              <w:right w:val="nil"/>
            </w:tcBorders>
            <w:tcMar>
              <w:top w:w="100" w:type="dxa"/>
              <w:left w:w="100" w:type="dxa"/>
              <w:bottom w:w="100" w:type="dxa"/>
              <w:right w:w="100" w:type="dxa"/>
            </w:tcMar>
            <w:vAlign w:val="center"/>
          </w:tcPr>
          <w:p w14:paraId="00000143"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2.14 (0.12)</w:t>
            </w:r>
          </w:p>
        </w:tc>
        <w:tc>
          <w:tcPr>
            <w:tcW w:w="945" w:type="dxa"/>
            <w:tcBorders>
              <w:top w:val="nil"/>
              <w:left w:val="nil"/>
              <w:bottom w:val="nil"/>
              <w:right w:val="nil"/>
            </w:tcBorders>
            <w:tcMar>
              <w:top w:w="100" w:type="dxa"/>
              <w:left w:w="100" w:type="dxa"/>
              <w:bottom w:w="100" w:type="dxa"/>
              <w:right w:w="100" w:type="dxa"/>
            </w:tcMar>
            <w:vAlign w:val="center"/>
          </w:tcPr>
          <w:p w14:paraId="00000144"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140</w:t>
            </w:r>
          </w:p>
        </w:tc>
      </w:tr>
      <w:tr w:rsidR="0080229F" w14:paraId="3C5DC75F" w14:textId="77777777">
        <w:trPr>
          <w:trHeight w:val="431"/>
          <w:jc w:val="center"/>
        </w:trPr>
        <w:tc>
          <w:tcPr>
            <w:tcW w:w="1950" w:type="dxa"/>
            <w:tcBorders>
              <w:top w:val="nil"/>
              <w:left w:val="nil"/>
              <w:bottom w:val="single" w:sz="12" w:space="0" w:color="000000"/>
              <w:right w:val="nil"/>
            </w:tcBorders>
            <w:tcMar>
              <w:top w:w="100" w:type="dxa"/>
              <w:left w:w="100" w:type="dxa"/>
              <w:bottom w:w="100" w:type="dxa"/>
              <w:right w:w="100" w:type="dxa"/>
            </w:tcMar>
            <w:vAlign w:val="center"/>
          </w:tcPr>
          <w:p w14:paraId="00000145"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LO-Cisco</w:t>
            </w:r>
          </w:p>
        </w:tc>
        <w:tc>
          <w:tcPr>
            <w:tcW w:w="2160" w:type="dxa"/>
            <w:tcBorders>
              <w:top w:val="nil"/>
              <w:left w:val="nil"/>
              <w:bottom w:val="single" w:sz="12" w:space="0" w:color="000000"/>
              <w:right w:val="nil"/>
            </w:tcBorders>
            <w:tcMar>
              <w:top w:w="100" w:type="dxa"/>
              <w:left w:w="100" w:type="dxa"/>
              <w:bottom w:w="100" w:type="dxa"/>
              <w:right w:w="100" w:type="dxa"/>
            </w:tcMar>
            <w:vAlign w:val="center"/>
          </w:tcPr>
          <w:p w14:paraId="00000146"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2.30 (0.08)</w:t>
            </w:r>
          </w:p>
        </w:tc>
        <w:tc>
          <w:tcPr>
            <w:tcW w:w="945" w:type="dxa"/>
            <w:tcBorders>
              <w:top w:val="nil"/>
              <w:left w:val="nil"/>
              <w:bottom w:val="single" w:sz="12" w:space="0" w:color="000000"/>
              <w:right w:val="nil"/>
            </w:tcBorders>
            <w:tcMar>
              <w:top w:w="100" w:type="dxa"/>
              <w:left w:w="100" w:type="dxa"/>
              <w:bottom w:w="100" w:type="dxa"/>
              <w:right w:w="100" w:type="dxa"/>
            </w:tcMar>
            <w:vAlign w:val="center"/>
          </w:tcPr>
          <w:p w14:paraId="00000147"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240</w:t>
            </w:r>
          </w:p>
        </w:tc>
      </w:tr>
    </w:tbl>
    <w:p w14:paraId="00000148" w14:textId="77777777" w:rsidR="0080229F" w:rsidRDefault="001758B4">
      <w:pPr>
        <w:rPr>
          <w:rFonts w:ascii="Times New Roman" w:eastAsia="Times New Roman" w:hAnsi="Times New Roman" w:cs="Times New Roman"/>
        </w:rPr>
        <w:sectPr w:rsidR="0080229F">
          <w:pgSz w:w="12240" w:h="15840"/>
          <w:pgMar w:top="720" w:right="720" w:bottom="720" w:left="720" w:header="720" w:footer="720" w:gutter="0"/>
          <w:cols w:space="720"/>
        </w:sectPr>
      </w:pPr>
      <w:r>
        <w:br w:type="page"/>
      </w:r>
    </w:p>
    <w:p w14:paraId="00000149"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lastRenderedPageBreak/>
        <w:t>Table 4. Likelihood ratio test output for each model selected for embryo survival, incubation period (number of days post-fertilization; DPF), and incubation period (accumulated degree-days; ADD) from Lakes Superior and Ontario cisco (</w:t>
      </w:r>
      <w:r>
        <w:rPr>
          <w:rFonts w:ascii="Times New Roman" w:eastAsia="Times New Roman" w:hAnsi="Times New Roman" w:cs="Times New Roman"/>
          <w:i/>
        </w:rPr>
        <w:t>Coregonus artedi</w:t>
      </w:r>
      <w:r>
        <w:rPr>
          <w:rFonts w:ascii="Times New Roman" w:eastAsia="Times New Roman" w:hAnsi="Times New Roman" w:cs="Times New Roman"/>
        </w:rPr>
        <w:t>) and Lake Southern Konnevesi vendace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and European whitefish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 xml:space="preserve">). t indicates temperature, pop indicates population, and </w:t>
      </w:r>
      <w:proofErr w:type="spellStart"/>
      <w:r>
        <w:rPr>
          <w:rFonts w:ascii="Times New Roman" w:eastAsia="Times New Roman" w:hAnsi="Times New Roman" w:cs="Times New Roman"/>
        </w:rPr>
        <w:t>sp</w:t>
      </w:r>
      <w:proofErr w:type="spellEnd"/>
      <w:r>
        <w:rPr>
          <w:rFonts w:ascii="Times New Roman" w:eastAsia="Times New Roman" w:hAnsi="Times New Roman" w:cs="Times New Roman"/>
        </w:rPr>
        <w:t xml:space="preserve"> indicates species. The full model that was selected is bolded for each trait and species.</w:t>
      </w:r>
    </w:p>
    <w:p w14:paraId="0000014A" w14:textId="77777777" w:rsidR="0080229F" w:rsidRDefault="0080229F">
      <w:pPr>
        <w:rPr>
          <w:rFonts w:ascii="Times New Roman" w:eastAsia="Times New Roman" w:hAnsi="Times New Roman" w:cs="Times New Roman"/>
        </w:rPr>
      </w:pPr>
    </w:p>
    <w:tbl>
      <w:tblPr>
        <w:tblStyle w:val="aff7"/>
        <w:tblW w:w="113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296"/>
        <w:gridCol w:w="4608"/>
        <w:gridCol w:w="1584"/>
        <w:gridCol w:w="425"/>
        <w:gridCol w:w="1192"/>
        <w:gridCol w:w="1020"/>
      </w:tblGrid>
      <w:tr w:rsidR="0080229F" w14:paraId="74B65C8D" w14:textId="77777777">
        <w:trPr>
          <w:trHeight w:val="432"/>
          <w:jc w:val="center"/>
        </w:trPr>
        <w:tc>
          <w:tcPr>
            <w:tcW w:w="1261" w:type="dxa"/>
            <w:tcBorders>
              <w:top w:val="single" w:sz="12" w:space="0" w:color="000000"/>
              <w:left w:val="nil"/>
              <w:bottom w:val="single" w:sz="4" w:space="0" w:color="000000"/>
              <w:right w:val="nil"/>
            </w:tcBorders>
            <w:tcMar>
              <w:top w:w="0" w:type="dxa"/>
              <w:left w:w="115" w:type="dxa"/>
              <w:right w:w="115" w:type="dxa"/>
            </w:tcMar>
            <w:vAlign w:val="center"/>
          </w:tcPr>
          <w:p w14:paraId="0000014B" w14:textId="77777777" w:rsidR="0080229F" w:rsidRDefault="001758B4">
            <w:pPr>
              <w:rPr>
                <w:sz w:val="24"/>
                <w:szCs w:val="24"/>
              </w:rPr>
            </w:pPr>
            <w:r>
              <w:rPr>
                <w:sz w:val="24"/>
                <w:szCs w:val="24"/>
              </w:rPr>
              <w:t>Trait</w:t>
            </w:r>
          </w:p>
        </w:tc>
        <w:tc>
          <w:tcPr>
            <w:tcW w:w="1296" w:type="dxa"/>
            <w:tcBorders>
              <w:top w:val="single" w:sz="12" w:space="0" w:color="000000"/>
              <w:left w:val="nil"/>
              <w:bottom w:val="single" w:sz="4" w:space="0" w:color="000000"/>
              <w:right w:val="nil"/>
            </w:tcBorders>
            <w:vAlign w:val="center"/>
          </w:tcPr>
          <w:p w14:paraId="0000014C" w14:textId="77777777" w:rsidR="0080229F" w:rsidRDefault="001758B4">
            <w:pPr>
              <w:rPr>
                <w:sz w:val="24"/>
                <w:szCs w:val="24"/>
              </w:rPr>
            </w:pPr>
            <w:r>
              <w:rPr>
                <w:sz w:val="24"/>
                <w:szCs w:val="24"/>
              </w:rPr>
              <w:t>Species</w:t>
            </w:r>
          </w:p>
        </w:tc>
        <w:tc>
          <w:tcPr>
            <w:tcW w:w="4608" w:type="dxa"/>
            <w:tcBorders>
              <w:top w:val="single" w:sz="12" w:space="0" w:color="000000"/>
              <w:left w:val="nil"/>
              <w:bottom w:val="single" w:sz="4" w:space="0" w:color="000000"/>
              <w:right w:val="nil"/>
            </w:tcBorders>
            <w:vAlign w:val="center"/>
          </w:tcPr>
          <w:p w14:paraId="0000014D" w14:textId="77777777" w:rsidR="0080229F" w:rsidRDefault="001758B4">
            <w:pPr>
              <w:rPr>
                <w:sz w:val="24"/>
                <w:szCs w:val="24"/>
              </w:rPr>
            </w:pPr>
            <w:r>
              <w:rPr>
                <w:sz w:val="24"/>
                <w:szCs w:val="24"/>
              </w:rPr>
              <w:t>Model</w:t>
            </w:r>
          </w:p>
        </w:tc>
        <w:tc>
          <w:tcPr>
            <w:tcW w:w="1584" w:type="dxa"/>
            <w:tcBorders>
              <w:top w:val="single" w:sz="12" w:space="0" w:color="000000"/>
              <w:left w:val="nil"/>
              <w:bottom w:val="single" w:sz="4" w:space="0" w:color="000000"/>
              <w:right w:val="nil"/>
            </w:tcBorders>
            <w:vAlign w:val="center"/>
          </w:tcPr>
          <w:p w14:paraId="0000014E" w14:textId="77777777" w:rsidR="0080229F" w:rsidRDefault="001758B4">
            <w:pPr>
              <w:rPr>
                <w:sz w:val="24"/>
                <w:szCs w:val="24"/>
              </w:rPr>
            </w:pPr>
            <w:r>
              <w:rPr>
                <w:sz w:val="24"/>
                <w:szCs w:val="24"/>
              </w:rPr>
              <w:t>Effect Tested</w:t>
            </w:r>
          </w:p>
        </w:tc>
        <w:tc>
          <w:tcPr>
            <w:tcW w:w="425" w:type="dxa"/>
            <w:tcBorders>
              <w:top w:val="single" w:sz="12" w:space="0" w:color="000000"/>
              <w:left w:val="nil"/>
              <w:bottom w:val="single" w:sz="4" w:space="0" w:color="000000"/>
              <w:right w:val="nil"/>
            </w:tcBorders>
            <w:vAlign w:val="center"/>
          </w:tcPr>
          <w:p w14:paraId="0000014F" w14:textId="77777777" w:rsidR="0080229F" w:rsidRDefault="001758B4">
            <w:pPr>
              <w:jc w:val="center"/>
              <w:rPr>
                <w:sz w:val="24"/>
                <w:szCs w:val="24"/>
              </w:rPr>
            </w:pPr>
            <w:r>
              <w:rPr>
                <w:sz w:val="24"/>
                <w:szCs w:val="24"/>
              </w:rPr>
              <w:t>df</w:t>
            </w:r>
          </w:p>
        </w:tc>
        <w:tc>
          <w:tcPr>
            <w:tcW w:w="1192" w:type="dxa"/>
            <w:tcBorders>
              <w:top w:val="single" w:sz="12" w:space="0" w:color="000000"/>
              <w:left w:val="nil"/>
              <w:bottom w:val="single" w:sz="4" w:space="0" w:color="000000"/>
              <w:right w:val="nil"/>
            </w:tcBorders>
            <w:vAlign w:val="center"/>
          </w:tcPr>
          <w:p w14:paraId="00000150" w14:textId="77777777" w:rsidR="0080229F" w:rsidRDefault="001758B4">
            <w:pPr>
              <w:jc w:val="center"/>
              <w:rPr>
                <w:sz w:val="24"/>
                <w:szCs w:val="24"/>
              </w:rPr>
            </w:pPr>
            <w:r>
              <w:rPr>
                <w:sz w:val="24"/>
                <w:szCs w:val="24"/>
              </w:rPr>
              <w:t>χ</w:t>
            </w:r>
            <w:r>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151" w14:textId="77777777" w:rsidR="0080229F" w:rsidRDefault="001758B4">
            <w:pPr>
              <w:jc w:val="center"/>
              <w:rPr>
                <w:sz w:val="24"/>
                <w:szCs w:val="24"/>
              </w:rPr>
            </w:pPr>
            <w:r>
              <w:rPr>
                <w:sz w:val="24"/>
                <w:szCs w:val="24"/>
              </w:rPr>
              <w:t>p-value</w:t>
            </w:r>
          </w:p>
        </w:tc>
      </w:tr>
      <w:tr w:rsidR="0080229F" w14:paraId="130993A6" w14:textId="77777777">
        <w:trPr>
          <w:trHeight w:val="331"/>
          <w:jc w:val="center"/>
        </w:trPr>
        <w:tc>
          <w:tcPr>
            <w:tcW w:w="1261" w:type="dxa"/>
            <w:vMerge w:val="restart"/>
            <w:tcBorders>
              <w:left w:val="nil"/>
              <w:bottom w:val="nil"/>
              <w:right w:val="nil"/>
            </w:tcBorders>
          </w:tcPr>
          <w:p w14:paraId="00000152" w14:textId="77777777" w:rsidR="0080229F" w:rsidRDefault="001758B4">
            <w:pPr>
              <w:rPr>
                <w:sz w:val="24"/>
                <w:szCs w:val="24"/>
              </w:rPr>
            </w:pPr>
            <w:r>
              <w:rPr>
                <w:sz w:val="24"/>
                <w:szCs w:val="24"/>
              </w:rPr>
              <w:t>Embryo Survival</w:t>
            </w:r>
          </w:p>
        </w:tc>
        <w:tc>
          <w:tcPr>
            <w:tcW w:w="1296" w:type="dxa"/>
            <w:tcBorders>
              <w:top w:val="single" w:sz="4" w:space="0" w:color="000000"/>
              <w:left w:val="nil"/>
              <w:bottom w:val="nil"/>
              <w:right w:val="nil"/>
            </w:tcBorders>
            <w:vAlign w:val="center"/>
          </w:tcPr>
          <w:p w14:paraId="00000153" w14:textId="77777777" w:rsidR="0080229F" w:rsidRDefault="001758B4">
            <w:pPr>
              <w:rPr>
                <w:sz w:val="24"/>
                <w:szCs w:val="24"/>
              </w:rPr>
            </w:pPr>
            <w:r>
              <w:rPr>
                <w:sz w:val="24"/>
                <w:szCs w:val="24"/>
              </w:rPr>
              <w:t>Cisco</w:t>
            </w:r>
          </w:p>
        </w:tc>
        <w:tc>
          <w:tcPr>
            <w:tcW w:w="4608" w:type="dxa"/>
            <w:tcBorders>
              <w:top w:val="single" w:sz="4" w:space="0" w:color="000000"/>
              <w:left w:val="nil"/>
              <w:bottom w:val="nil"/>
              <w:right w:val="nil"/>
            </w:tcBorders>
            <w:vAlign w:val="center"/>
          </w:tcPr>
          <w:p w14:paraId="00000154" w14:textId="77777777" w:rsidR="0080229F" w:rsidRDefault="001758B4">
            <w:pPr>
              <w:rPr>
                <w:b/>
                <w:sz w:val="24"/>
                <w:szCs w:val="24"/>
              </w:rPr>
            </w:pPr>
            <w:r>
              <w:rPr>
                <w:b/>
                <w:sz w:val="24"/>
                <w:szCs w:val="24"/>
              </w:rPr>
              <w:t xml:space="preserve">   t + pop + </w:t>
            </w:r>
            <w:proofErr w:type="spellStart"/>
            <w:r>
              <w:rPr>
                <w:b/>
                <w:sz w:val="24"/>
                <w:szCs w:val="24"/>
              </w:rPr>
              <w:t>t:pop</w:t>
            </w:r>
            <w:proofErr w:type="spellEnd"/>
            <w:r>
              <w:rPr>
                <w:b/>
                <w:sz w:val="24"/>
                <w:szCs w:val="24"/>
              </w:rPr>
              <w:t xml:space="preserve"> + </w:t>
            </w:r>
            <w:proofErr w:type="spellStart"/>
            <w:r>
              <w:rPr>
                <w:b/>
                <w:sz w:val="24"/>
                <w:szCs w:val="24"/>
              </w:rPr>
              <w:t>dam:sire</w:t>
            </w:r>
            <w:proofErr w:type="spellEnd"/>
            <w:r>
              <w:rPr>
                <w:b/>
                <w:sz w:val="24"/>
                <w:szCs w:val="24"/>
              </w:rPr>
              <w:t xml:space="preserve"> + dam</w:t>
            </w:r>
          </w:p>
        </w:tc>
        <w:tc>
          <w:tcPr>
            <w:tcW w:w="1584" w:type="dxa"/>
            <w:tcBorders>
              <w:top w:val="single" w:sz="4" w:space="0" w:color="000000"/>
              <w:left w:val="nil"/>
              <w:bottom w:val="nil"/>
              <w:right w:val="nil"/>
            </w:tcBorders>
            <w:vAlign w:val="center"/>
          </w:tcPr>
          <w:p w14:paraId="00000155" w14:textId="77777777" w:rsidR="0080229F" w:rsidRDefault="0080229F">
            <w:pPr>
              <w:rPr>
                <w:sz w:val="24"/>
                <w:szCs w:val="24"/>
              </w:rPr>
            </w:pPr>
          </w:p>
        </w:tc>
        <w:tc>
          <w:tcPr>
            <w:tcW w:w="425" w:type="dxa"/>
            <w:tcBorders>
              <w:top w:val="single" w:sz="4" w:space="0" w:color="000000"/>
              <w:left w:val="nil"/>
              <w:bottom w:val="nil"/>
              <w:right w:val="nil"/>
            </w:tcBorders>
            <w:vAlign w:val="center"/>
          </w:tcPr>
          <w:p w14:paraId="00000156" w14:textId="77777777" w:rsidR="0080229F" w:rsidRDefault="0080229F">
            <w:pPr>
              <w:jc w:val="center"/>
              <w:rPr>
                <w:sz w:val="24"/>
                <w:szCs w:val="24"/>
              </w:rPr>
            </w:pPr>
          </w:p>
        </w:tc>
        <w:tc>
          <w:tcPr>
            <w:tcW w:w="1192" w:type="dxa"/>
            <w:tcBorders>
              <w:top w:val="single" w:sz="4" w:space="0" w:color="000000"/>
              <w:left w:val="nil"/>
              <w:bottom w:val="nil"/>
              <w:right w:val="nil"/>
            </w:tcBorders>
            <w:vAlign w:val="center"/>
          </w:tcPr>
          <w:p w14:paraId="00000157" w14:textId="77777777" w:rsidR="0080229F" w:rsidRDefault="0080229F">
            <w:pPr>
              <w:jc w:val="center"/>
              <w:rPr>
                <w:sz w:val="24"/>
                <w:szCs w:val="24"/>
              </w:rPr>
            </w:pPr>
          </w:p>
        </w:tc>
        <w:tc>
          <w:tcPr>
            <w:tcW w:w="1020" w:type="dxa"/>
            <w:tcBorders>
              <w:top w:val="single" w:sz="4" w:space="0" w:color="000000"/>
              <w:left w:val="nil"/>
              <w:bottom w:val="nil"/>
              <w:right w:val="nil"/>
            </w:tcBorders>
            <w:vAlign w:val="center"/>
          </w:tcPr>
          <w:p w14:paraId="00000158" w14:textId="77777777" w:rsidR="0080229F" w:rsidRDefault="0080229F">
            <w:pPr>
              <w:jc w:val="center"/>
              <w:rPr>
                <w:sz w:val="24"/>
                <w:szCs w:val="24"/>
              </w:rPr>
            </w:pPr>
          </w:p>
        </w:tc>
      </w:tr>
      <w:tr w:rsidR="0080229F" w14:paraId="7171F5AF" w14:textId="77777777">
        <w:trPr>
          <w:trHeight w:val="331"/>
          <w:jc w:val="center"/>
        </w:trPr>
        <w:tc>
          <w:tcPr>
            <w:tcW w:w="1261" w:type="dxa"/>
            <w:vMerge/>
            <w:tcBorders>
              <w:left w:val="nil"/>
              <w:bottom w:val="nil"/>
              <w:right w:val="nil"/>
            </w:tcBorders>
          </w:tcPr>
          <w:p w14:paraId="00000159"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5A"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5B" w14:textId="77777777" w:rsidR="0080229F" w:rsidRDefault="001758B4">
            <w:pPr>
              <w:rPr>
                <w:sz w:val="24"/>
                <w:szCs w:val="24"/>
              </w:rPr>
            </w:pPr>
            <w:r>
              <w:rPr>
                <w:sz w:val="24"/>
                <w:szCs w:val="24"/>
              </w:rPr>
              <w:t xml:space="preserve">   pop + </w:t>
            </w:r>
            <w:proofErr w:type="spellStart"/>
            <w:r>
              <w:rPr>
                <w:sz w:val="24"/>
                <w:szCs w:val="24"/>
              </w:rPr>
              <w:t>dam:sire</w:t>
            </w:r>
            <w:proofErr w:type="spellEnd"/>
            <w:r>
              <w:rPr>
                <w:sz w:val="24"/>
                <w:szCs w:val="24"/>
              </w:rPr>
              <w:t xml:space="preserve"> + dam</w:t>
            </w:r>
          </w:p>
        </w:tc>
        <w:tc>
          <w:tcPr>
            <w:tcW w:w="1584" w:type="dxa"/>
            <w:tcBorders>
              <w:top w:val="nil"/>
              <w:left w:val="nil"/>
              <w:bottom w:val="nil"/>
              <w:right w:val="nil"/>
            </w:tcBorders>
            <w:vAlign w:val="center"/>
          </w:tcPr>
          <w:p w14:paraId="0000015C" w14:textId="77777777" w:rsidR="0080229F" w:rsidRDefault="001758B4">
            <w:pPr>
              <w:rPr>
                <w:sz w:val="24"/>
                <w:szCs w:val="24"/>
              </w:rPr>
            </w:pPr>
            <w:r>
              <w:rPr>
                <w:sz w:val="24"/>
                <w:szCs w:val="24"/>
              </w:rPr>
              <w:t>t</w:t>
            </w:r>
          </w:p>
        </w:tc>
        <w:tc>
          <w:tcPr>
            <w:tcW w:w="425" w:type="dxa"/>
            <w:tcBorders>
              <w:top w:val="nil"/>
              <w:left w:val="nil"/>
              <w:bottom w:val="nil"/>
              <w:right w:val="nil"/>
            </w:tcBorders>
            <w:vAlign w:val="center"/>
          </w:tcPr>
          <w:p w14:paraId="0000015D"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15E" w14:textId="77777777" w:rsidR="0080229F" w:rsidRDefault="001758B4">
            <w:pPr>
              <w:jc w:val="center"/>
              <w:rPr>
                <w:sz w:val="24"/>
                <w:szCs w:val="24"/>
              </w:rPr>
            </w:pPr>
            <w:r>
              <w:rPr>
                <w:sz w:val="24"/>
                <w:szCs w:val="24"/>
              </w:rPr>
              <w:t>443.54</w:t>
            </w:r>
          </w:p>
        </w:tc>
        <w:tc>
          <w:tcPr>
            <w:tcW w:w="1020" w:type="dxa"/>
            <w:tcBorders>
              <w:top w:val="nil"/>
              <w:left w:val="nil"/>
              <w:bottom w:val="nil"/>
              <w:right w:val="nil"/>
            </w:tcBorders>
            <w:vAlign w:val="center"/>
          </w:tcPr>
          <w:p w14:paraId="0000015F" w14:textId="77777777" w:rsidR="0080229F" w:rsidRDefault="001758B4">
            <w:pPr>
              <w:jc w:val="center"/>
              <w:rPr>
                <w:sz w:val="24"/>
                <w:szCs w:val="24"/>
              </w:rPr>
            </w:pPr>
            <w:r>
              <w:rPr>
                <w:sz w:val="24"/>
                <w:szCs w:val="24"/>
              </w:rPr>
              <w:t>&lt; 0.001</w:t>
            </w:r>
          </w:p>
        </w:tc>
      </w:tr>
      <w:tr w:rsidR="0080229F" w14:paraId="3BEB251F" w14:textId="77777777">
        <w:trPr>
          <w:trHeight w:val="331"/>
          <w:jc w:val="center"/>
        </w:trPr>
        <w:tc>
          <w:tcPr>
            <w:tcW w:w="1261" w:type="dxa"/>
            <w:tcBorders>
              <w:top w:val="nil"/>
              <w:left w:val="nil"/>
              <w:bottom w:val="nil"/>
              <w:right w:val="nil"/>
            </w:tcBorders>
            <w:vAlign w:val="center"/>
          </w:tcPr>
          <w:p w14:paraId="00000160"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61"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62" w14:textId="77777777" w:rsidR="0080229F" w:rsidRDefault="001758B4">
            <w:pPr>
              <w:rPr>
                <w:sz w:val="24"/>
                <w:szCs w:val="24"/>
              </w:rPr>
            </w:pPr>
            <w:r>
              <w:rPr>
                <w:sz w:val="24"/>
                <w:szCs w:val="24"/>
              </w:rPr>
              <w:t xml:space="preserve">   t + </w:t>
            </w:r>
            <w:proofErr w:type="spellStart"/>
            <w:r>
              <w:rPr>
                <w:sz w:val="24"/>
                <w:szCs w:val="24"/>
              </w:rPr>
              <w:t>dam:sire</w:t>
            </w:r>
            <w:proofErr w:type="spellEnd"/>
            <w:r>
              <w:rPr>
                <w:sz w:val="24"/>
                <w:szCs w:val="24"/>
              </w:rPr>
              <w:t xml:space="preserve"> + dam</w:t>
            </w:r>
          </w:p>
        </w:tc>
        <w:tc>
          <w:tcPr>
            <w:tcW w:w="1584" w:type="dxa"/>
            <w:tcBorders>
              <w:top w:val="nil"/>
              <w:left w:val="nil"/>
              <w:bottom w:val="nil"/>
              <w:right w:val="nil"/>
            </w:tcBorders>
            <w:vAlign w:val="center"/>
          </w:tcPr>
          <w:p w14:paraId="00000163" w14:textId="77777777" w:rsidR="0080229F" w:rsidRDefault="001758B4">
            <w:pPr>
              <w:rPr>
                <w:sz w:val="24"/>
                <w:szCs w:val="24"/>
              </w:rPr>
            </w:pPr>
            <w:r>
              <w:rPr>
                <w:sz w:val="24"/>
                <w:szCs w:val="24"/>
              </w:rPr>
              <w:t>pop</w:t>
            </w:r>
          </w:p>
        </w:tc>
        <w:tc>
          <w:tcPr>
            <w:tcW w:w="425" w:type="dxa"/>
            <w:tcBorders>
              <w:top w:val="nil"/>
              <w:left w:val="nil"/>
              <w:bottom w:val="nil"/>
              <w:right w:val="nil"/>
            </w:tcBorders>
            <w:vAlign w:val="center"/>
          </w:tcPr>
          <w:p w14:paraId="00000164"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65" w14:textId="77777777" w:rsidR="0080229F" w:rsidRDefault="001758B4">
            <w:pPr>
              <w:jc w:val="center"/>
              <w:rPr>
                <w:sz w:val="24"/>
                <w:szCs w:val="24"/>
              </w:rPr>
            </w:pPr>
            <w:r>
              <w:rPr>
                <w:sz w:val="24"/>
                <w:szCs w:val="24"/>
              </w:rPr>
              <w:t>600.61</w:t>
            </w:r>
          </w:p>
        </w:tc>
        <w:tc>
          <w:tcPr>
            <w:tcW w:w="1020" w:type="dxa"/>
            <w:tcBorders>
              <w:top w:val="nil"/>
              <w:left w:val="nil"/>
              <w:bottom w:val="nil"/>
              <w:right w:val="nil"/>
            </w:tcBorders>
            <w:vAlign w:val="center"/>
          </w:tcPr>
          <w:p w14:paraId="00000166" w14:textId="77777777" w:rsidR="0080229F" w:rsidRDefault="001758B4">
            <w:pPr>
              <w:jc w:val="center"/>
              <w:rPr>
                <w:sz w:val="24"/>
                <w:szCs w:val="24"/>
              </w:rPr>
            </w:pPr>
            <w:r>
              <w:rPr>
                <w:sz w:val="24"/>
                <w:szCs w:val="24"/>
              </w:rPr>
              <w:t>&lt; 0.001</w:t>
            </w:r>
          </w:p>
        </w:tc>
      </w:tr>
      <w:tr w:rsidR="0080229F" w14:paraId="46FBFB7D" w14:textId="77777777">
        <w:trPr>
          <w:trHeight w:val="331"/>
          <w:jc w:val="center"/>
        </w:trPr>
        <w:tc>
          <w:tcPr>
            <w:tcW w:w="1261" w:type="dxa"/>
            <w:tcBorders>
              <w:top w:val="nil"/>
              <w:left w:val="nil"/>
              <w:bottom w:val="nil"/>
              <w:right w:val="nil"/>
            </w:tcBorders>
            <w:vAlign w:val="center"/>
          </w:tcPr>
          <w:p w14:paraId="00000167"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68"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69" w14:textId="77777777" w:rsidR="0080229F" w:rsidRDefault="001758B4">
            <w:pPr>
              <w:rPr>
                <w:sz w:val="24"/>
                <w:szCs w:val="24"/>
              </w:rPr>
            </w:pPr>
            <w:r>
              <w:rPr>
                <w:sz w:val="24"/>
                <w:szCs w:val="24"/>
              </w:rPr>
              <w:t xml:space="preserve">   t + pop + </w:t>
            </w:r>
            <w:proofErr w:type="spellStart"/>
            <w:r>
              <w:rPr>
                <w:sz w:val="24"/>
                <w:szCs w:val="24"/>
              </w:rPr>
              <w:t>dam:sire</w:t>
            </w:r>
            <w:proofErr w:type="spellEnd"/>
            <w:r>
              <w:rPr>
                <w:sz w:val="24"/>
                <w:szCs w:val="24"/>
              </w:rPr>
              <w:t xml:space="preserve"> + dam</w:t>
            </w:r>
          </w:p>
        </w:tc>
        <w:tc>
          <w:tcPr>
            <w:tcW w:w="1584" w:type="dxa"/>
            <w:tcBorders>
              <w:top w:val="nil"/>
              <w:left w:val="nil"/>
              <w:bottom w:val="nil"/>
              <w:right w:val="nil"/>
            </w:tcBorders>
            <w:vAlign w:val="center"/>
          </w:tcPr>
          <w:p w14:paraId="0000016A" w14:textId="77777777" w:rsidR="0080229F" w:rsidRDefault="001758B4">
            <w:pPr>
              <w:rPr>
                <w:sz w:val="24"/>
                <w:szCs w:val="24"/>
              </w:rPr>
            </w:pPr>
            <w:proofErr w:type="spellStart"/>
            <w:r>
              <w:rPr>
                <w:sz w:val="24"/>
                <w:szCs w:val="24"/>
              </w:rPr>
              <w:t>t:pop</w:t>
            </w:r>
            <w:proofErr w:type="spellEnd"/>
          </w:p>
        </w:tc>
        <w:tc>
          <w:tcPr>
            <w:tcW w:w="425" w:type="dxa"/>
            <w:tcBorders>
              <w:top w:val="nil"/>
              <w:left w:val="nil"/>
              <w:bottom w:val="nil"/>
              <w:right w:val="nil"/>
            </w:tcBorders>
            <w:vAlign w:val="center"/>
          </w:tcPr>
          <w:p w14:paraId="0000016B"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16C" w14:textId="77777777" w:rsidR="0080229F" w:rsidRDefault="001758B4">
            <w:pPr>
              <w:jc w:val="center"/>
              <w:rPr>
                <w:sz w:val="24"/>
                <w:szCs w:val="24"/>
              </w:rPr>
            </w:pPr>
            <w:r>
              <w:rPr>
                <w:sz w:val="24"/>
                <w:szCs w:val="24"/>
              </w:rPr>
              <w:t>198.56</w:t>
            </w:r>
          </w:p>
        </w:tc>
        <w:tc>
          <w:tcPr>
            <w:tcW w:w="1020" w:type="dxa"/>
            <w:tcBorders>
              <w:top w:val="nil"/>
              <w:left w:val="nil"/>
              <w:bottom w:val="nil"/>
              <w:right w:val="nil"/>
            </w:tcBorders>
            <w:vAlign w:val="center"/>
          </w:tcPr>
          <w:p w14:paraId="0000016D" w14:textId="77777777" w:rsidR="0080229F" w:rsidRDefault="001758B4">
            <w:pPr>
              <w:jc w:val="center"/>
              <w:rPr>
                <w:sz w:val="24"/>
                <w:szCs w:val="24"/>
              </w:rPr>
            </w:pPr>
            <w:r>
              <w:rPr>
                <w:sz w:val="24"/>
                <w:szCs w:val="24"/>
              </w:rPr>
              <w:t>&lt; 0.001</w:t>
            </w:r>
          </w:p>
        </w:tc>
      </w:tr>
      <w:tr w:rsidR="0080229F" w14:paraId="4BEBD376" w14:textId="77777777">
        <w:trPr>
          <w:trHeight w:val="331"/>
          <w:jc w:val="center"/>
        </w:trPr>
        <w:tc>
          <w:tcPr>
            <w:tcW w:w="1261" w:type="dxa"/>
            <w:tcBorders>
              <w:top w:val="nil"/>
              <w:left w:val="nil"/>
              <w:bottom w:val="nil"/>
              <w:right w:val="nil"/>
            </w:tcBorders>
            <w:vAlign w:val="center"/>
          </w:tcPr>
          <w:p w14:paraId="0000016E"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6F"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70" w14:textId="77777777" w:rsidR="0080229F" w:rsidRDefault="001758B4">
            <w:pPr>
              <w:rPr>
                <w:sz w:val="24"/>
                <w:szCs w:val="24"/>
              </w:rPr>
            </w:pPr>
            <w:r>
              <w:rPr>
                <w:sz w:val="24"/>
                <w:szCs w:val="24"/>
              </w:rPr>
              <w:t xml:space="preserve">   t + pop + </w:t>
            </w:r>
            <w:proofErr w:type="spellStart"/>
            <w:r>
              <w:rPr>
                <w:sz w:val="24"/>
                <w:szCs w:val="24"/>
              </w:rPr>
              <w:t>t:pop</w:t>
            </w:r>
            <w:proofErr w:type="spellEnd"/>
            <w:r>
              <w:rPr>
                <w:sz w:val="24"/>
                <w:szCs w:val="24"/>
              </w:rPr>
              <w:t xml:space="preserve"> + dam</w:t>
            </w:r>
          </w:p>
        </w:tc>
        <w:tc>
          <w:tcPr>
            <w:tcW w:w="1584" w:type="dxa"/>
            <w:tcBorders>
              <w:top w:val="nil"/>
              <w:left w:val="nil"/>
              <w:bottom w:val="nil"/>
              <w:right w:val="nil"/>
            </w:tcBorders>
            <w:vAlign w:val="center"/>
          </w:tcPr>
          <w:p w14:paraId="00000171" w14:textId="77777777" w:rsidR="0080229F" w:rsidRDefault="001758B4">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172"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73" w14:textId="77777777" w:rsidR="0080229F" w:rsidRDefault="001758B4">
            <w:pPr>
              <w:jc w:val="center"/>
              <w:rPr>
                <w:sz w:val="24"/>
                <w:szCs w:val="24"/>
              </w:rPr>
            </w:pPr>
            <w:r>
              <w:rPr>
                <w:sz w:val="24"/>
                <w:szCs w:val="24"/>
              </w:rPr>
              <w:t>181.47</w:t>
            </w:r>
          </w:p>
        </w:tc>
        <w:tc>
          <w:tcPr>
            <w:tcW w:w="1020" w:type="dxa"/>
            <w:tcBorders>
              <w:top w:val="nil"/>
              <w:left w:val="nil"/>
              <w:bottom w:val="nil"/>
              <w:right w:val="nil"/>
            </w:tcBorders>
            <w:vAlign w:val="center"/>
          </w:tcPr>
          <w:p w14:paraId="00000174" w14:textId="77777777" w:rsidR="0080229F" w:rsidRDefault="001758B4">
            <w:pPr>
              <w:jc w:val="center"/>
              <w:rPr>
                <w:sz w:val="24"/>
                <w:szCs w:val="24"/>
              </w:rPr>
            </w:pPr>
            <w:r>
              <w:rPr>
                <w:sz w:val="24"/>
                <w:szCs w:val="24"/>
              </w:rPr>
              <w:t>&lt; 0.001</w:t>
            </w:r>
          </w:p>
        </w:tc>
      </w:tr>
      <w:tr w:rsidR="0080229F" w14:paraId="311C22AC" w14:textId="77777777">
        <w:trPr>
          <w:trHeight w:val="331"/>
          <w:jc w:val="center"/>
        </w:trPr>
        <w:tc>
          <w:tcPr>
            <w:tcW w:w="1261" w:type="dxa"/>
            <w:tcBorders>
              <w:top w:val="nil"/>
              <w:left w:val="nil"/>
              <w:bottom w:val="nil"/>
              <w:right w:val="nil"/>
            </w:tcBorders>
            <w:vAlign w:val="center"/>
          </w:tcPr>
          <w:p w14:paraId="00000175"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176"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single" w:sz="8" w:space="0" w:color="A6A6A6"/>
              <w:right w:val="nil"/>
            </w:tcBorders>
            <w:vAlign w:val="center"/>
          </w:tcPr>
          <w:p w14:paraId="00000177" w14:textId="77777777" w:rsidR="0080229F" w:rsidRDefault="001758B4">
            <w:pPr>
              <w:rPr>
                <w:sz w:val="24"/>
                <w:szCs w:val="24"/>
              </w:rPr>
            </w:pPr>
            <w:r>
              <w:rPr>
                <w:sz w:val="24"/>
                <w:szCs w:val="24"/>
              </w:rPr>
              <w:t xml:space="preserve">   t + pop + </w:t>
            </w:r>
            <w:proofErr w:type="spellStart"/>
            <w:r>
              <w:rPr>
                <w:sz w:val="24"/>
                <w:szCs w:val="24"/>
              </w:rPr>
              <w:t>t:pop</w:t>
            </w:r>
            <w:proofErr w:type="spellEnd"/>
            <w:r>
              <w:rPr>
                <w:sz w:val="24"/>
                <w:szCs w:val="24"/>
              </w:rPr>
              <w:t xml:space="preserve"> + </w:t>
            </w:r>
            <w:proofErr w:type="spellStart"/>
            <w:r>
              <w:rPr>
                <w:sz w:val="24"/>
                <w:szCs w:val="24"/>
              </w:rPr>
              <w:t>dam:sire</w:t>
            </w:r>
            <w:proofErr w:type="spellEnd"/>
          </w:p>
        </w:tc>
        <w:tc>
          <w:tcPr>
            <w:tcW w:w="1584" w:type="dxa"/>
            <w:tcBorders>
              <w:top w:val="nil"/>
              <w:left w:val="nil"/>
              <w:bottom w:val="single" w:sz="8" w:space="0" w:color="A6A6A6"/>
              <w:right w:val="nil"/>
            </w:tcBorders>
            <w:vAlign w:val="center"/>
          </w:tcPr>
          <w:p w14:paraId="00000178" w14:textId="77777777" w:rsidR="0080229F" w:rsidRDefault="001758B4">
            <w:pPr>
              <w:rPr>
                <w:sz w:val="24"/>
                <w:szCs w:val="24"/>
              </w:rPr>
            </w:pPr>
            <w:r>
              <w:rPr>
                <w:sz w:val="24"/>
                <w:szCs w:val="24"/>
              </w:rPr>
              <w:t>dam</w:t>
            </w:r>
          </w:p>
        </w:tc>
        <w:tc>
          <w:tcPr>
            <w:tcW w:w="425" w:type="dxa"/>
            <w:tcBorders>
              <w:top w:val="nil"/>
              <w:left w:val="nil"/>
              <w:bottom w:val="single" w:sz="8" w:space="0" w:color="A6A6A6"/>
              <w:right w:val="nil"/>
            </w:tcBorders>
            <w:vAlign w:val="center"/>
          </w:tcPr>
          <w:p w14:paraId="00000179" w14:textId="77777777" w:rsidR="0080229F" w:rsidRDefault="001758B4">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17A" w14:textId="77777777" w:rsidR="0080229F" w:rsidRDefault="001758B4">
            <w:pPr>
              <w:jc w:val="center"/>
              <w:rPr>
                <w:sz w:val="24"/>
                <w:szCs w:val="24"/>
              </w:rPr>
            </w:pPr>
            <w:r>
              <w:rPr>
                <w:sz w:val="24"/>
                <w:szCs w:val="24"/>
              </w:rPr>
              <w:t>23.36</w:t>
            </w:r>
          </w:p>
        </w:tc>
        <w:tc>
          <w:tcPr>
            <w:tcW w:w="1020" w:type="dxa"/>
            <w:tcBorders>
              <w:top w:val="nil"/>
              <w:left w:val="nil"/>
              <w:bottom w:val="single" w:sz="8" w:space="0" w:color="A6A6A6"/>
              <w:right w:val="nil"/>
            </w:tcBorders>
            <w:vAlign w:val="center"/>
          </w:tcPr>
          <w:p w14:paraId="0000017B" w14:textId="77777777" w:rsidR="0080229F" w:rsidRDefault="001758B4">
            <w:pPr>
              <w:jc w:val="center"/>
              <w:rPr>
                <w:sz w:val="24"/>
                <w:szCs w:val="24"/>
              </w:rPr>
            </w:pPr>
            <w:r>
              <w:rPr>
                <w:sz w:val="24"/>
                <w:szCs w:val="24"/>
              </w:rPr>
              <w:t>&lt; 0.001</w:t>
            </w:r>
          </w:p>
        </w:tc>
      </w:tr>
      <w:tr w:rsidR="0080229F" w14:paraId="1F6ADAEE" w14:textId="77777777">
        <w:trPr>
          <w:trHeight w:val="331"/>
          <w:jc w:val="center"/>
        </w:trPr>
        <w:tc>
          <w:tcPr>
            <w:tcW w:w="1261" w:type="dxa"/>
            <w:tcBorders>
              <w:top w:val="nil"/>
              <w:left w:val="nil"/>
              <w:bottom w:val="nil"/>
              <w:right w:val="nil"/>
            </w:tcBorders>
            <w:vAlign w:val="center"/>
          </w:tcPr>
          <w:p w14:paraId="0000017C" w14:textId="77777777" w:rsidR="0080229F" w:rsidRDefault="0080229F">
            <w:pPr>
              <w:widowControl w:val="0"/>
              <w:pBdr>
                <w:top w:val="nil"/>
                <w:left w:val="nil"/>
                <w:bottom w:val="nil"/>
                <w:right w:val="nil"/>
                <w:between w:val="nil"/>
              </w:pBdr>
              <w:spacing w:line="276" w:lineRule="auto"/>
              <w:rPr>
                <w:sz w:val="24"/>
                <w:szCs w:val="24"/>
              </w:rPr>
            </w:pPr>
          </w:p>
        </w:tc>
        <w:tc>
          <w:tcPr>
            <w:tcW w:w="1296" w:type="dxa"/>
            <w:vMerge w:val="restart"/>
            <w:tcBorders>
              <w:top w:val="single" w:sz="8" w:space="0" w:color="A6A6A6"/>
              <w:left w:val="nil"/>
              <w:bottom w:val="nil"/>
              <w:right w:val="nil"/>
            </w:tcBorders>
            <w:vAlign w:val="center"/>
          </w:tcPr>
          <w:p w14:paraId="0000017D" w14:textId="77777777" w:rsidR="0080229F" w:rsidRDefault="001758B4">
            <w:pPr>
              <w:rPr>
                <w:b/>
                <w:sz w:val="24"/>
                <w:szCs w:val="24"/>
              </w:rPr>
            </w:pPr>
            <w:r>
              <w:rPr>
                <w:sz w:val="24"/>
                <w:szCs w:val="24"/>
              </w:rPr>
              <w:t>Vendace &amp; European Whitefish</w:t>
            </w:r>
          </w:p>
        </w:tc>
        <w:tc>
          <w:tcPr>
            <w:tcW w:w="4608" w:type="dxa"/>
            <w:tcBorders>
              <w:top w:val="single" w:sz="8" w:space="0" w:color="A6A6A6"/>
              <w:left w:val="nil"/>
              <w:bottom w:val="nil"/>
              <w:right w:val="nil"/>
            </w:tcBorders>
            <w:vAlign w:val="center"/>
          </w:tcPr>
          <w:p w14:paraId="0000017E" w14:textId="77777777" w:rsidR="0080229F" w:rsidRDefault="001758B4">
            <w:pPr>
              <w:rPr>
                <w:sz w:val="24"/>
                <w:szCs w:val="24"/>
              </w:rPr>
            </w:pPr>
            <w:r>
              <w:rPr>
                <w:b/>
                <w:sz w:val="24"/>
                <w:szCs w:val="24"/>
              </w:rPr>
              <w:t xml:space="preserve">   t + </w:t>
            </w:r>
            <w:proofErr w:type="spellStart"/>
            <w:r>
              <w:rPr>
                <w:b/>
                <w:sz w:val="24"/>
                <w:szCs w:val="24"/>
              </w:rPr>
              <w:t>sp</w:t>
            </w:r>
            <w:proofErr w:type="spellEnd"/>
            <w:r>
              <w:rPr>
                <w:b/>
                <w:sz w:val="24"/>
                <w:szCs w:val="24"/>
              </w:rPr>
              <w:t xml:space="preserve"> + </w:t>
            </w:r>
            <w:proofErr w:type="spellStart"/>
            <w:r>
              <w:rPr>
                <w:b/>
                <w:sz w:val="24"/>
                <w:szCs w:val="24"/>
              </w:rPr>
              <w:t>t:sp</w:t>
            </w:r>
            <w:proofErr w:type="spellEnd"/>
            <w:r>
              <w:rPr>
                <w:b/>
                <w:sz w:val="24"/>
                <w:szCs w:val="24"/>
              </w:rPr>
              <w:t xml:space="preserve"> + </w:t>
            </w:r>
            <w:proofErr w:type="spellStart"/>
            <w:r>
              <w:rPr>
                <w:b/>
                <w:sz w:val="24"/>
                <w:szCs w:val="24"/>
              </w:rPr>
              <w:t>dam:sire</w:t>
            </w:r>
            <w:proofErr w:type="spellEnd"/>
            <w:r>
              <w:rPr>
                <w:b/>
                <w:sz w:val="24"/>
                <w:szCs w:val="24"/>
              </w:rPr>
              <w:t xml:space="preserve"> + dam</w:t>
            </w:r>
          </w:p>
        </w:tc>
        <w:tc>
          <w:tcPr>
            <w:tcW w:w="1584" w:type="dxa"/>
            <w:tcBorders>
              <w:top w:val="single" w:sz="8" w:space="0" w:color="A6A6A6"/>
              <w:left w:val="nil"/>
              <w:bottom w:val="nil"/>
              <w:right w:val="nil"/>
            </w:tcBorders>
            <w:vAlign w:val="center"/>
          </w:tcPr>
          <w:p w14:paraId="0000017F" w14:textId="77777777" w:rsidR="0080229F" w:rsidRDefault="0080229F">
            <w:pPr>
              <w:rPr>
                <w:sz w:val="24"/>
                <w:szCs w:val="24"/>
              </w:rPr>
            </w:pPr>
          </w:p>
        </w:tc>
        <w:tc>
          <w:tcPr>
            <w:tcW w:w="425" w:type="dxa"/>
            <w:tcBorders>
              <w:top w:val="single" w:sz="8" w:space="0" w:color="A6A6A6"/>
              <w:left w:val="nil"/>
              <w:bottom w:val="nil"/>
              <w:right w:val="nil"/>
            </w:tcBorders>
            <w:vAlign w:val="center"/>
          </w:tcPr>
          <w:p w14:paraId="00000180" w14:textId="77777777" w:rsidR="0080229F" w:rsidRDefault="0080229F">
            <w:pPr>
              <w:jc w:val="center"/>
              <w:rPr>
                <w:sz w:val="24"/>
                <w:szCs w:val="24"/>
              </w:rPr>
            </w:pPr>
          </w:p>
        </w:tc>
        <w:tc>
          <w:tcPr>
            <w:tcW w:w="1192" w:type="dxa"/>
            <w:tcBorders>
              <w:top w:val="single" w:sz="8" w:space="0" w:color="A6A6A6"/>
              <w:left w:val="nil"/>
              <w:bottom w:val="nil"/>
              <w:right w:val="nil"/>
            </w:tcBorders>
            <w:vAlign w:val="center"/>
          </w:tcPr>
          <w:p w14:paraId="00000181" w14:textId="77777777" w:rsidR="0080229F" w:rsidRDefault="0080229F">
            <w:pPr>
              <w:jc w:val="center"/>
              <w:rPr>
                <w:sz w:val="24"/>
                <w:szCs w:val="24"/>
              </w:rPr>
            </w:pPr>
          </w:p>
        </w:tc>
        <w:tc>
          <w:tcPr>
            <w:tcW w:w="1020" w:type="dxa"/>
            <w:tcBorders>
              <w:top w:val="single" w:sz="8" w:space="0" w:color="A6A6A6"/>
              <w:left w:val="nil"/>
              <w:bottom w:val="nil"/>
              <w:right w:val="nil"/>
            </w:tcBorders>
            <w:vAlign w:val="center"/>
          </w:tcPr>
          <w:p w14:paraId="00000182" w14:textId="77777777" w:rsidR="0080229F" w:rsidRDefault="0080229F">
            <w:pPr>
              <w:jc w:val="center"/>
              <w:rPr>
                <w:sz w:val="24"/>
                <w:szCs w:val="24"/>
              </w:rPr>
            </w:pPr>
          </w:p>
        </w:tc>
      </w:tr>
      <w:tr w:rsidR="0080229F" w14:paraId="615DAA03" w14:textId="77777777">
        <w:trPr>
          <w:trHeight w:val="331"/>
          <w:jc w:val="center"/>
        </w:trPr>
        <w:tc>
          <w:tcPr>
            <w:tcW w:w="1261" w:type="dxa"/>
            <w:tcBorders>
              <w:top w:val="nil"/>
              <w:left w:val="nil"/>
              <w:bottom w:val="nil"/>
              <w:right w:val="nil"/>
            </w:tcBorders>
            <w:vAlign w:val="center"/>
          </w:tcPr>
          <w:p w14:paraId="00000183" w14:textId="77777777" w:rsidR="0080229F" w:rsidRDefault="0080229F">
            <w:pPr>
              <w:widowControl w:val="0"/>
              <w:pBdr>
                <w:top w:val="nil"/>
                <w:left w:val="nil"/>
                <w:bottom w:val="nil"/>
                <w:right w:val="nil"/>
                <w:between w:val="nil"/>
              </w:pBdr>
              <w:spacing w:line="276" w:lineRule="auto"/>
              <w:rPr>
                <w:sz w:val="24"/>
                <w:szCs w:val="24"/>
              </w:rPr>
            </w:pPr>
          </w:p>
        </w:tc>
        <w:tc>
          <w:tcPr>
            <w:tcW w:w="1296" w:type="dxa"/>
            <w:vMerge/>
            <w:tcBorders>
              <w:top w:val="nil"/>
              <w:left w:val="nil"/>
              <w:bottom w:val="nil"/>
              <w:right w:val="nil"/>
            </w:tcBorders>
            <w:vAlign w:val="center"/>
          </w:tcPr>
          <w:p w14:paraId="00000184" w14:textId="77777777" w:rsidR="0080229F" w:rsidRDefault="0080229F">
            <w:pPr>
              <w:widowControl w:val="0"/>
              <w:pBdr>
                <w:top w:val="nil"/>
                <w:left w:val="nil"/>
                <w:bottom w:val="nil"/>
                <w:right w:val="nil"/>
                <w:between w:val="nil"/>
              </w:pBdr>
              <w:jc w:val="center"/>
              <w:rPr>
                <w:sz w:val="24"/>
                <w:szCs w:val="24"/>
              </w:rPr>
            </w:pPr>
          </w:p>
        </w:tc>
        <w:tc>
          <w:tcPr>
            <w:tcW w:w="4608" w:type="dxa"/>
            <w:tcBorders>
              <w:top w:val="nil"/>
              <w:left w:val="nil"/>
              <w:bottom w:val="nil"/>
              <w:right w:val="nil"/>
            </w:tcBorders>
            <w:vAlign w:val="center"/>
          </w:tcPr>
          <w:p w14:paraId="00000185" w14:textId="77777777" w:rsidR="0080229F" w:rsidRDefault="001758B4">
            <w:pPr>
              <w:rPr>
                <w:sz w:val="24"/>
                <w:szCs w:val="24"/>
              </w:rPr>
            </w:pPr>
            <w:r>
              <w:rPr>
                <w:sz w:val="24"/>
                <w:szCs w:val="24"/>
              </w:rPr>
              <w:t xml:space="preserve">   </w:t>
            </w:r>
            <w:proofErr w:type="spellStart"/>
            <w:r>
              <w:rPr>
                <w:sz w:val="24"/>
                <w:szCs w:val="24"/>
              </w:rPr>
              <w:t>sp</w:t>
            </w:r>
            <w:proofErr w:type="spellEnd"/>
            <w:r>
              <w:rPr>
                <w:sz w:val="24"/>
                <w:szCs w:val="24"/>
              </w:rPr>
              <w:t xml:space="preserve"> + </w:t>
            </w:r>
            <w:proofErr w:type="spellStart"/>
            <w:r>
              <w:rPr>
                <w:sz w:val="24"/>
                <w:szCs w:val="24"/>
              </w:rPr>
              <w:t>dam:sire</w:t>
            </w:r>
            <w:proofErr w:type="spellEnd"/>
            <w:r>
              <w:rPr>
                <w:sz w:val="24"/>
                <w:szCs w:val="24"/>
              </w:rPr>
              <w:t xml:space="preserve"> + dam</w:t>
            </w:r>
          </w:p>
        </w:tc>
        <w:tc>
          <w:tcPr>
            <w:tcW w:w="1584" w:type="dxa"/>
            <w:tcBorders>
              <w:top w:val="nil"/>
              <w:left w:val="nil"/>
              <w:bottom w:val="nil"/>
              <w:right w:val="nil"/>
            </w:tcBorders>
            <w:vAlign w:val="center"/>
          </w:tcPr>
          <w:p w14:paraId="00000186" w14:textId="77777777" w:rsidR="0080229F" w:rsidRDefault="001758B4">
            <w:pPr>
              <w:rPr>
                <w:sz w:val="24"/>
                <w:szCs w:val="24"/>
              </w:rPr>
            </w:pPr>
            <w:r>
              <w:rPr>
                <w:sz w:val="24"/>
                <w:szCs w:val="24"/>
              </w:rPr>
              <w:t>t</w:t>
            </w:r>
          </w:p>
        </w:tc>
        <w:tc>
          <w:tcPr>
            <w:tcW w:w="425" w:type="dxa"/>
            <w:tcBorders>
              <w:top w:val="nil"/>
              <w:left w:val="nil"/>
              <w:bottom w:val="nil"/>
              <w:right w:val="nil"/>
            </w:tcBorders>
            <w:vAlign w:val="center"/>
          </w:tcPr>
          <w:p w14:paraId="00000187"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188" w14:textId="77777777" w:rsidR="0080229F" w:rsidRDefault="001758B4">
            <w:pPr>
              <w:jc w:val="center"/>
              <w:rPr>
                <w:sz w:val="24"/>
                <w:szCs w:val="24"/>
              </w:rPr>
            </w:pPr>
            <w:r>
              <w:rPr>
                <w:sz w:val="24"/>
                <w:szCs w:val="24"/>
              </w:rPr>
              <w:t>223.54</w:t>
            </w:r>
          </w:p>
        </w:tc>
        <w:tc>
          <w:tcPr>
            <w:tcW w:w="1020" w:type="dxa"/>
            <w:tcBorders>
              <w:top w:val="nil"/>
              <w:left w:val="nil"/>
              <w:bottom w:val="nil"/>
              <w:right w:val="nil"/>
            </w:tcBorders>
            <w:vAlign w:val="center"/>
          </w:tcPr>
          <w:p w14:paraId="00000189" w14:textId="77777777" w:rsidR="0080229F" w:rsidRDefault="001758B4">
            <w:pPr>
              <w:jc w:val="center"/>
              <w:rPr>
                <w:sz w:val="24"/>
                <w:szCs w:val="24"/>
              </w:rPr>
            </w:pPr>
            <w:r>
              <w:rPr>
                <w:sz w:val="24"/>
                <w:szCs w:val="24"/>
              </w:rPr>
              <w:t>&lt; 0.001</w:t>
            </w:r>
          </w:p>
        </w:tc>
      </w:tr>
      <w:tr w:rsidR="0080229F" w14:paraId="61500EDA" w14:textId="77777777">
        <w:trPr>
          <w:trHeight w:val="331"/>
          <w:jc w:val="center"/>
        </w:trPr>
        <w:tc>
          <w:tcPr>
            <w:tcW w:w="1261" w:type="dxa"/>
            <w:tcBorders>
              <w:top w:val="nil"/>
              <w:left w:val="nil"/>
              <w:bottom w:val="nil"/>
              <w:right w:val="nil"/>
            </w:tcBorders>
            <w:vAlign w:val="center"/>
          </w:tcPr>
          <w:p w14:paraId="0000018A" w14:textId="77777777" w:rsidR="0080229F" w:rsidRDefault="0080229F">
            <w:pPr>
              <w:widowControl w:val="0"/>
              <w:pBdr>
                <w:top w:val="nil"/>
                <w:left w:val="nil"/>
                <w:bottom w:val="nil"/>
                <w:right w:val="nil"/>
                <w:between w:val="nil"/>
              </w:pBdr>
              <w:spacing w:line="276" w:lineRule="auto"/>
              <w:rPr>
                <w:sz w:val="24"/>
                <w:szCs w:val="24"/>
              </w:rPr>
            </w:pPr>
          </w:p>
        </w:tc>
        <w:tc>
          <w:tcPr>
            <w:tcW w:w="1296" w:type="dxa"/>
            <w:vMerge/>
            <w:tcBorders>
              <w:top w:val="nil"/>
              <w:left w:val="nil"/>
              <w:bottom w:val="nil"/>
              <w:right w:val="nil"/>
            </w:tcBorders>
            <w:vAlign w:val="center"/>
          </w:tcPr>
          <w:p w14:paraId="0000018B" w14:textId="77777777" w:rsidR="0080229F" w:rsidRDefault="0080229F">
            <w:pPr>
              <w:widowControl w:val="0"/>
              <w:pBdr>
                <w:top w:val="nil"/>
                <w:left w:val="nil"/>
                <w:bottom w:val="nil"/>
                <w:right w:val="nil"/>
                <w:between w:val="nil"/>
              </w:pBdr>
              <w:jc w:val="center"/>
              <w:rPr>
                <w:sz w:val="24"/>
                <w:szCs w:val="24"/>
              </w:rPr>
            </w:pPr>
          </w:p>
        </w:tc>
        <w:tc>
          <w:tcPr>
            <w:tcW w:w="4608" w:type="dxa"/>
            <w:tcBorders>
              <w:top w:val="nil"/>
              <w:left w:val="nil"/>
              <w:bottom w:val="nil"/>
              <w:right w:val="nil"/>
            </w:tcBorders>
            <w:vAlign w:val="center"/>
          </w:tcPr>
          <w:p w14:paraId="0000018C" w14:textId="77777777" w:rsidR="0080229F" w:rsidRDefault="001758B4">
            <w:pPr>
              <w:rPr>
                <w:sz w:val="24"/>
                <w:szCs w:val="24"/>
              </w:rPr>
            </w:pPr>
            <w:r>
              <w:rPr>
                <w:sz w:val="24"/>
                <w:szCs w:val="24"/>
              </w:rPr>
              <w:t xml:space="preserve">   t + </w:t>
            </w:r>
            <w:proofErr w:type="spellStart"/>
            <w:r>
              <w:rPr>
                <w:sz w:val="24"/>
                <w:szCs w:val="24"/>
              </w:rPr>
              <w:t>dam:sire</w:t>
            </w:r>
            <w:proofErr w:type="spellEnd"/>
            <w:r>
              <w:rPr>
                <w:sz w:val="24"/>
                <w:szCs w:val="24"/>
              </w:rPr>
              <w:t xml:space="preserve"> + dam</w:t>
            </w:r>
          </w:p>
        </w:tc>
        <w:tc>
          <w:tcPr>
            <w:tcW w:w="1584" w:type="dxa"/>
            <w:tcBorders>
              <w:top w:val="nil"/>
              <w:left w:val="nil"/>
              <w:bottom w:val="nil"/>
              <w:right w:val="nil"/>
            </w:tcBorders>
            <w:vAlign w:val="center"/>
          </w:tcPr>
          <w:p w14:paraId="0000018D" w14:textId="77777777" w:rsidR="0080229F" w:rsidRDefault="001758B4">
            <w:pPr>
              <w:rPr>
                <w:sz w:val="24"/>
                <w:szCs w:val="24"/>
              </w:rPr>
            </w:pPr>
            <w:proofErr w:type="spellStart"/>
            <w:r>
              <w:rPr>
                <w:sz w:val="24"/>
                <w:szCs w:val="24"/>
              </w:rPr>
              <w:t>sp</w:t>
            </w:r>
            <w:proofErr w:type="spellEnd"/>
          </w:p>
        </w:tc>
        <w:tc>
          <w:tcPr>
            <w:tcW w:w="425" w:type="dxa"/>
            <w:tcBorders>
              <w:top w:val="nil"/>
              <w:left w:val="nil"/>
              <w:bottom w:val="nil"/>
              <w:right w:val="nil"/>
            </w:tcBorders>
            <w:vAlign w:val="center"/>
          </w:tcPr>
          <w:p w14:paraId="0000018E"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8F" w14:textId="77777777" w:rsidR="0080229F" w:rsidRDefault="001758B4">
            <w:pPr>
              <w:jc w:val="center"/>
              <w:rPr>
                <w:sz w:val="24"/>
                <w:szCs w:val="24"/>
              </w:rPr>
            </w:pPr>
            <w:r>
              <w:rPr>
                <w:sz w:val="24"/>
                <w:szCs w:val="24"/>
              </w:rPr>
              <w:t>993.43</w:t>
            </w:r>
          </w:p>
        </w:tc>
        <w:tc>
          <w:tcPr>
            <w:tcW w:w="1020" w:type="dxa"/>
            <w:tcBorders>
              <w:top w:val="nil"/>
              <w:left w:val="nil"/>
              <w:bottom w:val="nil"/>
              <w:right w:val="nil"/>
            </w:tcBorders>
            <w:vAlign w:val="center"/>
          </w:tcPr>
          <w:p w14:paraId="00000190" w14:textId="77777777" w:rsidR="0080229F" w:rsidRDefault="001758B4">
            <w:pPr>
              <w:jc w:val="center"/>
              <w:rPr>
                <w:sz w:val="24"/>
                <w:szCs w:val="24"/>
              </w:rPr>
            </w:pPr>
            <w:r>
              <w:rPr>
                <w:sz w:val="24"/>
                <w:szCs w:val="24"/>
              </w:rPr>
              <w:t>&lt; 0.001</w:t>
            </w:r>
          </w:p>
        </w:tc>
      </w:tr>
      <w:tr w:rsidR="0080229F" w14:paraId="5756B243" w14:textId="77777777">
        <w:trPr>
          <w:trHeight w:val="331"/>
          <w:jc w:val="center"/>
        </w:trPr>
        <w:tc>
          <w:tcPr>
            <w:tcW w:w="1261" w:type="dxa"/>
            <w:tcBorders>
              <w:top w:val="nil"/>
              <w:left w:val="nil"/>
              <w:bottom w:val="nil"/>
              <w:right w:val="nil"/>
            </w:tcBorders>
            <w:vAlign w:val="center"/>
          </w:tcPr>
          <w:p w14:paraId="00000191"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92"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93"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dam:sire</w:t>
            </w:r>
            <w:proofErr w:type="spellEnd"/>
            <w:r>
              <w:rPr>
                <w:sz w:val="24"/>
                <w:szCs w:val="24"/>
              </w:rPr>
              <w:t xml:space="preserve"> + dam</w:t>
            </w:r>
          </w:p>
        </w:tc>
        <w:tc>
          <w:tcPr>
            <w:tcW w:w="1584" w:type="dxa"/>
            <w:tcBorders>
              <w:top w:val="nil"/>
              <w:left w:val="nil"/>
              <w:bottom w:val="nil"/>
              <w:right w:val="nil"/>
            </w:tcBorders>
            <w:vAlign w:val="center"/>
          </w:tcPr>
          <w:p w14:paraId="00000194" w14:textId="77777777" w:rsidR="0080229F" w:rsidRDefault="001758B4">
            <w:pPr>
              <w:rPr>
                <w:sz w:val="24"/>
                <w:szCs w:val="24"/>
              </w:rPr>
            </w:pPr>
            <w:proofErr w:type="spellStart"/>
            <w:r>
              <w:rPr>
                <w:sz w:val="24"/>
                <w:szCs w:val="24"/>
              </w:rPr>
              <w:t>t:sp</w:t>
            </w:r>
            <w:proofErr w:type="spellEnd"/>
          </w:p>
        </w:tc>
        <w:tc>
          <w:tcPr>
            <w:tcW w:w="425" w:type="dxa"/>
            <w:tcBorders>
              <w:top w:val="nil"/>
              <w:left w:val="nil"/>
              <w:bottom w:val="nil"/>
              <w:right w:val="nil"/>
            </w:tcBorders>
            <w:vAlign w:val="center"/>
          </w:tcPr>
          <w:p w14:paraId="00000195"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196" w14:textId="77777777" w:rsidR="0080229F" w:rsidRDefault="001758B4">
            <w:pPr>
              <w:jc w:val="center"/>
              <w:rPr>
                <w:sz w:val="24"/>
                <w:szCs w:val="24"/>
              </w:rPr>
            </w:pPr>
            <w:r>
              <w:rPr>
                <w:sz w:val="24"/>
                <w:szCs w:val="24"/>
              </w:rPr>
              <w:t>52.94</w:t>
            </w:r>
          </w:p>
        </w:tc>
        <w:tc>
          <w:tcPr>
            <w:tcW w:w="1020" w:type="dxa"/>
            <w:tcBorders>
              <w:top w:val="nil"/>
              <w:left w:val="nil"/>
              <w:bottom w:val="nil"/>
              <w:right w:val="nil"/>
            </w:tcBorders>
            <w:vAlign w:val="center"/>
          </w:tcPr>
          <w:p w14:paraId="00000197" w14:textId="77777777" w:rsidR="0080229F" w:rsidRDefault="001758B4">
            <w:pPr>
              <w:jc w:val="center"/>
              <w:rPr>
                <w:sz w:val="24"/>
                <w:szCs w:val="24"/>
              </w:rPr>
            </w:pPr>
            <w:r>
              <w:rPr>
                <w:sz w:val="24"/>
                <w:szCs w:val="24"/>
              </w:rPr>
              <w:t>&lt; 0.001</w:t>
            </w:r>
          </w:p>
        </w:tc>
      </w:tr>
      <w:tr w:rsidR="0080229F" w14:paraId="340191DA" w14:textId="77777777">
        <w:trPr>
          <w:trHeight w:val="331"/>
          <w:jc w:val="center"/>
        </w:trPr>
        <w:tc>
          <w:tcPr>
            <w:tcW w:w="1261" w:type="dxa"/>
            <w:tcBorders>
              <w:top w:val="nil"/>
              <w:left w:val="nil"/>
              <w:bottom w:val="nil"/>
              <w:right w:val="nil"/>
            </w:tcBorders>
            <w:vAlign w:val="center"/>
          </w:tcPr>
          <w:p w14:paraId="00000198"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99"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9A"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dam</w:t>
            </w:r>
          </w:p>
        </w:tc>
        <w:tc>
          <w:tcPr>
            <w:tcW w:w="1584" w:type="dxa"/>
            <w:tcBorders>
              <w:top w:val="nil"/>
              <w:left w:val="nil"/>
              <w:bottom w:val="nil"/>
              <w:right w:val="nil"/>
            </w:tcBorders>
            <w:vAlign w:val="center"/>
          </w:tcPr>
          <w:p w14:paraId="0000019B" w14:textId="77777777" w:rsidR="0080229F" w:rsidRDefault="001758B4">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19C"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9D" w14:textId="77777777" w:rsidR="0080229F" w:rsidRDefault="001758B4">
            <w:pPr>
              <w:jc w:val="center"/>
              <w:rPr>
                <w:sz w:val="24"/>
                <w:szCs w:val="24"/>
              </w:rPr>
            </w:pPr>
            <w:r>
              <w:rPr>
                <w:sz w:val="24"/>
                <w:szCs w:val="24"/>
              </w:rPr>
              <w:t>1042.9</w:t>
            </w:r>
          </w:p>
        </w:tc>
        <w:tc>
          <w:tcPr>
            <w:tcW w:w="1020" w:type="dxa"/>
            <w:tcBorders>
              <w:top w:val="nil"/>
              <w:left w:val="nil"/>
              <w:bottom w:val="nil"/>
              <w:right w:val="nil"/>
            </w:tcBorders>
            <w:vAlign w:val="center"/>
          </w:tcPr>
          <w:p w14:paraId="0000019E" w14:textId="77777777" w:rsidR="0080229F" w:rsidRDefault="001758B4">
            <w:pPr>
              <w:jc w:val="center"/>
              <w:rPr>
                <w:sz w:val="24"/>
                <w:szCs w:val="24"/>
              </w:rPr>
            </w:pPr>
            <w:r>
              <w:rPr>
                <w:sz w:val="24"/>
                <w:szCs w:val="24"/>
              </w:rPr>
              <w:t>&lt; 0.001</w:t>
            </w:r>
          </w:p>
        </w:tc>
      </w:tr>
      <w:tr w:rsidR="0080229F" w14:paraId="3B45260C" w14:textId="77777777">
        <w:trPr>
          <w:trHeight w:val="331"/>
          <w:jc w:val="center"/>
        </w:trPr>
        <w:tc>
          <w:tcPr>
            <w:tcW w:w="1261" w:type="dxa"/>
            <w:tcBorders>
              <w:top w:val="nil"/>
              <w:left w:val="nil"/>
              <w:bottom w:val="single" w:sz="4" w:space="0" w:color="000000"/>
              <w:right w:val="nil"/>
            </w:tcBorders>
            <w:vAlign w:val="center"/>
          </w:tcPr>
          <w:p w14:paraId="0000019F"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4" w:space="0" w:color="000000"/>
              <w:right w:val="nil"/>
            </w:tcBorders>
            <w:vAlign w:val="center"/>
          </w:tcPr>
          <w:p w14:paraId="000001A0"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A1"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w:t>
            </w:r>
            <w:proofErr w:type="spellStart"/>
            <w:r>
              <w:rPr>
                <w:sz w:val="24"/>
                <w:szCs w:val="24"/>
              </w:rPr>
              <w:t>dam:sire</w:t>
            </w:r>
            <w:proofErr w:type="spellEnd"/>
          </w:p>
        </w:tc>
        <w:tc>
          <w:tcPr>
            <w:tcW w:w="1584" w:type="dxa"/>
            <w:tcBorders>
              <w:top w:val="nil"/>
              <w:left w:val="nil"/>
              <w:bottom w:val="nil"/>
              <w:right w:val="nil"/>
            </w:tcBorders>
            <w:vAlign w:val="center"/>
          </w:tcPr>
          <w:p w14:paraId="000001A2" w14:textId="77777777" w:rsidR="0080229F" w:rsidRDefault="001758B4">
            <w:pPr>
              <w:rPr>
                <w:sz w:val="24"/>
                <w:szCs w:val="24"/>
              </w:rPr>
            </w:pPr>
            <w:r>
              <w:rPr>
                <w:sz w:val="24"/>
                <w:szCs w:val="24"/>
              </w:rPr>
              <w:t>dam</w:t>
            </w:r>
          </w:p>
        </w:tc>
        <w:tc>
          <w:tcPr>
            <w:tcW w:w="425" w:type="dxa"/>
            <w:tcBorders>
              <w:top w:val="nil"/>
              <w:left w:val="nil"/>
              <w:bottom w:val="single" w:sz="4" w:space="0" w:color="000000"/>
              <w:right w:val="nil"/>
            </w:tcBorders>
            <w:vAlign w:val="center"/>
          </w:tcPr>
          <w:p w14:paraId="000001A3"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A4" w14:textId="77777777" w:rsidR="0080229F" w:rsidRDefault="001758B4">
            <w:pPr>
              <w:jc w:val="center"/>
              <w:rPr>
                <w:sz w:val="24"/>
                <w:szCs w:val="24"/>
              </w:rPr>
            </w:pPr>
            <w:r>
              <w:rPr>
                <w:sz w:val="24"/>
                <w:szCs w:val="24"/>
              </w:rPr>
              <w:t>1015.8</w:t>
            </w:r>
          </w:p>
        </w:tc>
        <w:tc>
          <w:tcPr>
            <w:tcW w:w="1020" w:type="dxa"/>
            <w:tcBorders>
              <w:top w:val="nil"/>
              <w:left w:val="nil"/>
              <w:bottom w:val="nil"/>
              <w:right w:val="nil"/>
            </w:tcBorders>
            <w:vAlign w:val="center"/>
          </w:tcPr>
          <w:p w14:paraId="000001A5" w14:textId="77777777" w:rsidR="0080229F" w:rsidRDefault="001758B4">
            <w:pPr>
              <w:jc w:val="center"/>
              <w:rPr>
                <w:sz w:val="24"/>
                <w:szCs w:val="24"/>
              </w:rPr>
            </w:pPr>
            <w:r>
              <w:rPr>
                <w:sz w:val="24"/>
                <w:szCs w:val="24"/>
              </w:rPr>
              <w:t>&lt; 0.001</w:t>
            </w:r>
          </w:p>
        </w:tc>
      </w:tr>
      <w:tr w:rsidR="0080229F" w14:paraId="66D169A2" w14:textId="77777777">
        <w:trPr>
          <w:trHeight w:val="331"/>
          <w:jc w:val="center"/>
        </w:trPr>
        <w:tc>
          <w:tcPr>
            <w:tcW w:w="1261" w:type="dxa"/>
            <w:vMerge w:val="restart"/>
            <w:tcBorders>
              <w:left w:val="nil"/>
              <w:bottom w:val="nil"/>
              <w:right w:val="nil"/>
            </w:tcBorders>
          </w:tcPr>
          <w:p w14:paraId="000001A6" w14:textId="77777777" w:rsidR="0080229F" w:rsidRDefault="001758B4">
            <w:pPr>
              <w:rPr>
                <w:sz w:val="24"/>
                <w:szCs w:val="24"/>
              </w:rPr>
            </w:pPr>
            <w:r>
              <w:rPr>
                <w:sz w:val="24"/>
                <w:szCs w:val="24"/>
              </w:rPr>
              <w:t>Incubation Period (DPF)</w:t>
            </w:r>
          </w:p>
        </w:tc>
        <w:tc>
          <w:tcPr>
            <w:tcW w:w="1296" w:type="dxa"/>
            <w:tcBorders>
              <w:top w:val="single" w:sz="4" w:space="0" w:color="000000"/>
              <w:left w:val="nil"/>
              <w:bottom w:val="nil"/>
              <w:right w:val="nil"/>
            </w:tcBorders>
            <w:vAlign w:val="center"/>
          </w:tcPr>
          <w:p w14:paraId="000001A7" w14:textId="77777777" w:rsidR="0080229F" w:rsidRDefault="001758B4">
            <w:pPr>
              <w:rPr>
                <w:sz w:val="24"/>
                <w:szCs w:val="24"/>
              </w:rPr>
            </w:pPr>
            <w:r>
              <w:rPr>
                <w:sz w:val="24"/>
                <w:szCs w:val="24"/>
              </w:rPr>
              <w:t>Cisco</w:t>
            </w:r>
          </w:p>
        </w:tc>
        <w:tc>
          <w:tcPr>
            <w:tcW w:w="4608" w:type="dxa"/>
            <w:tcBorders>
              <w:top w:val="single" w:sz="4" w:space="0" w:color="000000"/>
              <w:left w:val="nil"/>
              <w:bottom w:val="nil"/>
              <w:right w:val="nil"/>
            </w:tcBorders>
            <w:vAlign w:val="center"/>
          </w:tcPr>
          <w:p w14:paraId="000001A8" w14:textId="77777777" w:rsidR="0080229F" w:rsidRDefault="001758B4">
            <w:pPr>
              <w:rPr>
                <w:sz w:val="24"/>
                <w:szCs w:val="24"/>
              </w:rPr>
            </w:pPr>
            <w:r>
              <w:rPr>
                <w:b/>
                <w:sz w:val="24"/>
                <w:szCs w:val="24"/>
              </w:rPr>
              <w:t xml:space="preserve">   t + pop + </w:t>
            </w:r>
            <w:proofErr w:type="spellStart"/>
            <w:r>
              <w:rPr>
                <w:b/>
                <w:sz w:val="24"/>
                <w:szCs w:val="24"/>
              </w:rPr>
              <w:t>t:pop</w:t>
            </w:r>
            <w:proofErr w:type="spellEnd"/>
            <w:r>
              <w:rPr>
                <w:b/>
                <w:sz w:val="24"/>
                <w:szCs w:val="24"/>
              </w:rPr>
              <w:t xml:space="preserve"> + </w:t>
            </w:r>
            <w:proofErr w:type="spellStart"/>
            <w:r>
              <w:rPr>
                <w:b/>
                <w:sz w:val="24"/>
                <w:szCs w:val="24"/>
              </w:rPr>
              <w:t>dam:sire</w:t>
            </w:r>
            <w:proofErr w:type="spellEnd"/>
            <w:r>
              <w:rPr>
                <w:b/>
                <w:sz w:val="24"/>
                <w:szCs w:val="24"/>
              </w:rPr>
              <w:t xml:space="preserve"> + dam + sire</w:t>
            </w:r>
          </w:p>
        </w:tc>
        <w:tc>
          <w:tcPr>
            <w:tcW w:w="1584" w:type="dxa"/>
            <w:tcBorders>
              <w:top w:val="single" w:sz="4" w:space="0" w:color="000000"/>
              <w:left w:val="nil"/>
              <w:bottom w:val="nil"/>
              <w:right w:val="nil"/>
            </w:tcBorders>
            <w:vAlign w:val="center"/>
          </w:tcPr>
          <w:p w14:paraId="000001A9" w14:textId="77777777" w:rsidR="0080229F" w:rsidRDefault="0080229F">
            <w:pPr>
              <w:rPr>
                <w:sz w:val="24"/>
                <w:szCs w:val="24"/>
              </w:rPr>
            </w:pPr>
          </w:p>
        </w:tc>
        <w:tc>
          <w:tcPr>
            <w:tcW w:w="425" w:type="dxa"/>
            <w:tcBorders>
              <w:top w:val="single" w:sz="4" w:space="0" w:color="000000"/>
              <w:left w:val="nil"/>
              <w:bottom w:val="nil"/>
              <w:right w:val="nil"/>
            </w:tcBorders>
            <w:vAlign w:val="center"/>
          </w:tcPr>
          <w:p w14:paraId="000001AA" w14:textId="77777777" w:rsidR="0080229F" w:rsidRDefault="0080229F">
            <w:pPr>
              <w:jc w:val="center"/>
              <w:rPr>
                <w:sz w:val="24"/>
                <w:szCs w:val="24"/>
              </w:rPr>
            </w:pPr>
          </w:p>
        </w:tc>
        <w:tc>
          <w:tcPr>
            <w:tcW w:w="1192" w:type="dxa"/>
            <w:tcBorders>
              <w:top w:val="single" w:sz="4" w:space="0" w:color="000000"/>
              <w:left w:val="nil"/>
              <w:bottom w:val="nil"/>
              <w:right w:val="nil"/>
            </w:tcBorders>
            <w:vAlign w:val="center"/>
          </w:tcPr>
          <w:p w14:paraId="000001AB" w14:textId="77777777" w:rsidR="0080229F" w:rsidRDefault="0080229F">
            <w:pPr>
              <w:jc w:val="center"/>
              <w:rPr>
                <w:sz w:val="24"/>
                <w:szCs w:val="24"/>
              </w:rPr>
            </w:pPr>
          </w:p>
        </w:tc>
        <w:tc>
          <w:tcPr>
            <w:tcW w:w="1020" w:type="dxa"/>
            <w:tcBorders>
              <w:top w:val="single" w:sz="4" w:space="0" w:color="000000"/>
              <w:left w:val="nil"/>
              <w:bottom w:val="nil"/>
              <w:right w:val="nil"/>
            </w:tcBorders>
            <w:vAlign w:val="center"/>
          </w:tcPr>
          <w:p w14:paraId="000001AC" w14:textId="77777777" w:rsidR="0080229F" w:rsidRDefault="0080229F">
            <w:pPr>
              <w:jc w:val="center"/>
              <w:rPr>
                <w:sz w:val="24"/>
                <w:szCs w:val="24"/>
              </w:rPr>
            </w:pPr>
          </w:p>
        </w:tc>
      </w:tr>
      <w:tr w:rsidR="0080229F" w14:paraId="0ACE4C70" w14:textId="77777777">
        <w:trPr>
          <w:trHeight w:val="331"/>
          <w:jc w:val="center"/>
        </w:trPr>
        <w:tc>
          <w:tcPr>
            <w:tcW w:w="1261" w:type="dxa"/>
            <w:vMerge/>
            <w:tcBorders>
              <w:left w:val="nil"/>
              <w:bottom w:val="nil"/>
              <w:right w:val="nil"/>
            </w:tcBorders>
          </w:tcPr>
          <w:p w14:paraId="000001AD"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AE"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AF" w14:textId="77777777" w:rsidR="0080229F" w:rsidRDefault="001758B4">
            <w:pPr>
              <w:rPr>
                <w:sz w:val="24"/>
                <w:szCs w:val="24"/>
              </w:rPr>
            </w:pPr>
            <w:r>
              <w:rPr>
                <w:sz w:val="24"/>
                <w:szCs w:val="24"/>
              </w:rPr>
              <w:t xml:space="preserve">   pop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1B0" w14:textId="77777777" w:rsidR="0080229F" w:rsidRDefault="001758B4">
            <w:pPr>
              <w:rPr>
                <w:sz w:val="24"/>
                <w:szCs w:val="24"/>
              </w:rPr>
            </w:pPr>
            <w:r>
              <w:rPr>
                <w:sz w:val="24"/>
                <w:szCs w:val="24"/>
              </w:rPr>
              <w:t>t</w:t>
            </w:r>
          </w:p>
        </w:tc>
        <w:tc>
          <w:tcPr>
            <w:tcW w:w="425" w:type="dxa"/>
            <w:tcBorders>
              <w:top w:val="nil"/>
              <w:left w:val="nil"/>
              <w:bottom w:val="nil"/>
              <w:right w:val="nil"/>
            </w:tcBorders>
            <w:vAlign w:val="center"/>
          </w:tcPr>
          <w:p w14:paraId="000001B1"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1B2" w14:textId="77777777" w:rsidR="0080229F" w:rsidRDefault="001758B4">
            <w:pPr>
              <w:jc w:val="center"/>
              <w:rPr>
                <w:sz w:val="24"/>
                <w:szCs w:val="24"/>
              </w:rPr>
            </w:pPr>
            <w:r>
              <w:rPr>
                <w:sz w:val="24"/>
                <w:szCs w:val="24"/>
              </w:rPr>
              <w:t>27,176.01</w:t>
            </w:r>
          </w:p>
        </w:tc>
        <w:tc>
          <w:tcPr>
            <w:tcW w:w="1020" w:type="dxa"/>
            <w:tcBorders>
              <w:top w:val="nil"/>
              <w:left w:val="nil"/>
              <w:bottom w:val="nil"/>
              <w:right w:val="nil"/>
            </w:tcBorders>
            <w:vAlign w:val="center"/>
          </w:tcPr>
          <w:p w14:paraId="000001B3" w14:textId="77777777" w:rsidR="0080229F" w:rsidRDefault="001758B4">
            <w:pPr>
              <w:jc w:val="center"/>
              <w:rPr>
                <w:sz w:val="24"/>
                <w:szCs w:val="24"/>
              </w:rPr>
            </w:pPr>
            <w:r>
              <w:rPr>
                <w:sz w:val="24"/>
                <w:szCs w:val="24"/>
              </w:rPr>
              <w:t>&lt; 0.001</w:t>
            </w:r>
          </w:p>
        </w:tc>
      </w:tr>
      <w:tr w:rsidR="0080229F" w14:paraId="27571D56" w14:textId="77777777">
        <w:trPr>
          <w:trHeight w:val="331"/>
          <w:jc w:val="center"/>
        </w:trPr>
        <w:tc>
          <w:tcPr>
            <w:tcW w:w="1261" w:type="dxa"/>
            <w:vMerge/>
            <w:tcBorders>
              <w:left w:val="nil"/>
              <w:bottom w:val="nil"/>
              <w:right w:val="nil"/>
            </w:tcBorders>
          </w:tcPr>
          <w:p w14:paraId="000001B4"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B5"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B6" w14:textId="77777777" w:rsidR="0080229F" w:rsidRDefault="001758B4">
            <w:pPr>
              <w:rPr>
                <w:sz w:val="24"/>
                <w:szCs w:val="24"/>
              </w:rPr>
            </w:pPr>
            <w:r>
              <w:rPr>
                <w:sz w:val="24"/>
                <w:szCs w:val="24"/>
              </w:rPr>
              <w:t xml:space="preserve">   t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1B7" w14:textId="77777777" w:rsidR="0080229F" w:rsidRDefault="001758B4">
            <w:pPr>
              <w:rPr>
                <w:sz w:val="24"/>
                <w:szCs w:val="24"/>
              </w:rPr>
            </w:pPr>
            <w:r>
              <w:rPr>
                <w:sz w:val="24"/>
                <w:szCs w:val="24"/>
              </w:rPr>
              <w:t>pop</w:t>
            </w:r>
          </w:p>
        </w:tc>
        <w:tc>
          <w:tcPr>
            <w:tcW w:w="425" w:type="dxa"/>
            <w:tcBorders>
              <w:top w:val="nil"/>
              <w:left w:val="nil"/>
              <w:bottom w:val="nil"/>
              <w:right w:val="nil"/>
            </w:tcBorders>
            <w:vAlign w:val="center"/>
          </w:tcPr>
          <w:p w14:paraId="000001B8"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B9" w14:textId="77777777" w:rsidR="0080229F" w:rsidRDefault="001758B4">
            <w:pPr>
              <w:jc w:val="center"/>
              <w:rPr>
                <w:sz w:val="24"/>
                <w:szCs w:val="24"/>
              </w:rPr>
            </w:pPr>
            <w:r>
              <w:rPr>
                <w:sz w:val="24"/>
                <w:szCs w:val="24"/>
              </w:rPr>
              <w:t>3,173.76</w:t>
            </w:r>
          </w:p>
        </w:tc>
        <w:tc>
          <w:tcPr>
            <w:tcW w:w="1020" w:type="dxa"/>
            <w:tcBorders>
              <w:top w:val="nil"/>
              <w:left w:val="nil"/>
              <w:bottom w:val="nil"/>
              <w:right w:val="nil"/>
            </w:tcBorders>
            <w:vAlign w:val="center"/>
          </w:tcPr>
          <w:p w14:paraId="000001BA" w14:textId="77777777" w:rsidR="0080229F" w:rsidRDefault="001758B4">
            <w:pPr>
              <w:jc w:val="center"/>
              <w:rPr>
                <w:sz w:val="24"/>
                <w:szCs w:val="24"/>
              </w:rPr>
            </w:pPr>
            <w:r>
              <w:rPr>
                <w:sz w:val="24"/>
                <w:szCs w:val="24"/>
              </w:rPr>
              <w:t>&lt; 0.001</w:t>
            </w:r>
          </w:p>
        </w:tc>
      </w:tr>
      <w:tr w:rsidR="0080229F" w14:paraId="540D2C01" w14:textId="77777777">
        <w:trPr>
          <w:trHeight w:val="331"/>
          <w:jc w:val="center"/>
        </w:trPr>
        <w:tc>
          <w:tcPr>
            <w:tcW w:w="1261" w:type="dxa"/>
            <w:tcBorders>
              <w:top w:val="nil"/>
              <w:left w:val="nil"/>
              <w:bottom w:val="nil"/>
              <w:right w:val="nil"/>
            </w:tcBorders>
            <w:vAlign w:val="center"/>
          </w:tcPr>
          <w:p w14:paraId="000001BB"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BC"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BD" w14:textId="77777777" w:rsidR="0080229F" w:rsidRDefault="001758B4">
            <w:pPr>
              <w:rPr>
                <w:sz w:val="24"/>
                <w:szCs w:val="24"/>
              </w:rPr>
            </w:pPr>
            <w:r>
              <w:rPr>
                <w:sz w:val="24"/>
                <w:szCs w:val="24"/>
              </w:rPr>
              <w:t xml:space="preserve">   t + pop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1BE" w14:textId="77777777" w:rsidR="0080229F" w:rsidRDefault="001758B4">
            <w:pPr>
              <w:rPr>
                <w:sz w:val="24"/>
                <w:szCs w:val="24"/>
              </w:rPr>
            </w:pPr>
            <w:proofErr w:type="spellStart"/>
            <w:r>
              <w:rPr>
                <w:sz w:val="24"/>
                <w:szCs w:val="24"/>
              </w:rPr>
              <w:t>t:pop</w:t>
            </w:r>
            <w:proofErr w:type="spellEnd"/>
          </w:p>
        </w:tc>
        <w:tc>
          <w:tcPr>
            <w:tcW w:w="425" w:type="dxa"/>
            <w:tcBorders>
              <w:top w:val="nil"/>
              <w:left w:val="nil"/>
              <w:bottom w:val="nil"/>
              <w:right w:val="nil"/>
            </w:tcBorders>
            <w:vAlign w:val="center"/>
          </w:tcPr>
          <w:p w14:paraId="000001BF"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1C0" w14:textId="77777777" w:rsidR="0080229F" w:rsidRDefault="001758B4">
            <w:pPr>
              <w:jc w:val="center"/>
              <w:rPr>
                <w:sz w:val="24"/>
                <w:szCs w:val="24"/>
              </w:rPr>
            </w:pPr>
            <w:r>
              <w:rPr>
                <w:sz w:val="24"/>
                <w:szCs w:val="24"/>
              </w:rPr>
              <w:t>1,113.95</w:t>
            </w:r>
          </w:p>
        </w:tc>
        <w:tc>
          <w:tcPr>
            <w:tcW w:w="1020" w:type="dxa"/>
            <w:tcBorders>
              <w:top w:val="nil"/>
              <w:left w:val="nil"/>
              <w:bottom w:val="nil"/>
              <w:right w:val="nil"/>
            </w:tcBorders>
            <w:vAlign w:val="center"/>
          </w:tcPr>
          <w:p w14:paraId="000001C1" w14:textId="77777777" w:rsidR="0080229F" w:rsidRDefault="001758B4">
            <w:pPr>
              <w:jc w:val="center"/>
              <w:rPr>
                <w:sz w:val="24"/>
                <w:szCs w:val="24"/>
              </w:rPr>
            </w:pPr>
            <w:r>
              <w:rPr>
                <w:sz w:val="24"/>
                <w:szCs w:val="24"/>
              </w:rPr>
              <w:t>&lt; 0.001</w:t>
            </w:r>
          </w:p>
        </w:tc>
      </w:tr>
      <w:tr w:rsidR="0080229F" w14:paraId="185E124F" w14:textId="77777777">
        <w:trPr>
          <w:trHeight w:val="331"/>
          <w:jc w:val="center"/>
        </w:trPr>
        <w:tc>
          <w:tcPr>
            <w:tcW w:w="1261" w:type="dxa"/>
            <w:tcBorders>
              <w:top w:val="nil"/>
              <w:left w:val="nil"/>
              <w:bottom w:val="nil"/>
              <w:right w:val="nil"/>
            </w:tcBorders>
            <w:vAlign w:val="center"/>
          </w:tcPr>
          <w:p w14:paraId="000001C2"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C3"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C4" w14:textId="77777777" w:rsidR="0080229F" w:rsidRDefault="001758B4">
            <w:pPr>
              <w:rPr>
                <w:sz w:val="24"/>
                <w:szCs w:val="24"/>
              </w:rPr>
            </w:pPr>
            <w:r>
              <w:rPr>
                <w:sz w:val="24"/>
                <w:szCs w:val="24"/>
              </w:rPr>
              <w:t xml:space="preserve">   t + pop + </w:t>
            </w:r>
            <w:proofErr w:type="spellStart"/>
            <w:r>
              <w:rPr>
                <w:sz w:val="24"/>
                <w:szCs w:val="24"/>
              </w:rPr>
              <w:t>t:pop</w:t>
            </w:r>
            <w:proofErr w:type="spellEnd"/>
            <w:r>
              <w:rPr>
                <w:sz w:val="24"/>
                <w:szCs w:val="24"/>
              </w:rPr>
              <w:t xml:space="preserve"> + dam + sire</w:t>
            </w:r>
          </w:p>
        </w:tc>
        <w:tc>
          <w:tcPr>
            <w:tcW w:w="1584" w:type="dxa"/>
            <w:tcBorders>
              <w:top w:val="nil"/>
              <w:left w:val="nil"/>
              <w:bottom w:val="nil"/>
              <w:right w:val="nil"/>
            </w:tcBorders>
            <w:vAlign w:val="center"/>
          </w:tcPr>
          <w:p w14:paraId="000001C5" w14:textId="77777777" w:rsidR="0080229F" w:rsidRDefault="001758B4">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1C6"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C7" w14:textId="77777777" w:rsidR="0080229F" w:rsidRDefault="001758B4">
            <w:pPr>
              <w:jc w:val="center"/>
              <w:rPr>
                <w:sz w:val="24"/>
                <w:szCs w:val="24"/>
              </w:rPr>
            </w:pPr>
            <w:r>
              <w:rPr>
                <w:sz w:val="24"/>
                <w:szCs w:val="24"/>
              </w:rPr>
              <w:t>64.82</w:t>
            </w:r>
          </w:p>
        </w:tc>
        <w:tc>
          <w:tcPr>
            <w:tcW w:w="1020" w:type="dxa"/>
            <w:tcBorders>
              <w:top w:val="nil"/>
              <w:left w:val="nil"/>
              <w:bottom w:val="nil"/>
              <w:right w:val="nil"/>
            </w:tcBorders>
            <w:vAlign w:val="center"/>
          </w:tcPr>
          <w:p w14:paraId="000001C8" w14:textId="77777777" w:rsidR="0080229F" w:rsidRDefault="001758B4">
            <w:pPr>
              <w:jc w:val="center"/>
              <w:rPr>
                <w:sz w:val="24"/>
                <w:szCs w:val="24"/>
              </w:rPr>
            </w:pPr>
            <w:r>
              <w:rPr>
                <w:sz w:val="24"/>
                <w:szCs w:val="24"/>
              </w:rPr>
              <w:t>&lt; 0.001</w:t>
            </w:r>
          </w:p>
        </w:tc>
      </w:tr>
      <w:tr w:rsidR="0080229F" w14:paraId="6BF12269" w14:textId="77777777">
        <w:trPr>
          <w:trHeight w:val="331"/>
          <w:jc w:val="center"/>
        </w:trPr>
        <w:tc>
          <w:tcPr>
            <w:tcW w:w="1261" w:type="dxa"/>
            <w:tcBorders>
              <w:top w:val="nil"/>
              <w:left w:val="nil"/>
              <w:bottom w:val="nil"/>
              <w:right w:val="nil"/>
            </w:tcBorders>
            <w:vAlign w:val="center"/>
          </w:tcPr>
          <w:p w14:paraId="000001C9"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CA"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CB" w14:textId="77777777" w:rsidR="0080229F" w:rsidRDefault="001758B4">
            <w:pPr>
              <w:rPr>
                <w:sz w:val="24"/>
                <w:szCs w:val="24"/>
              </w:rPr>
            </w:pPr>
            <w:r>
              <w:rPr>
                <w:sz w:val="24"/>
                <w:szCs w:val="24"/>
              </w:rPr>
              <w:t xml:space="preserve">   t + pop + </w:t>
            </w:r>
            <w:proofErr w:type="spellStart"/>
            <w:r>
              <w:rPr>
                <w:sz w:val="24"/>
                <w:szCs w:val="24"/>
              </w:rPr>
              <w:t>t:pop</w:t>
            </w:r>
            <w:proofErr w:type="spellEnd"/>
            <w:r>
              <w:rPr>
                <w:sz w:val="24"/>
                <w:szCs w:val="24"/>
              </w:rPr>
              <w:t xml:space="preserve"> + </w:t>
            </w:r>
            <w:proofErr w:type="spellStart"/>
            <w:r>
              <w:rPr>
                <w:sz w:val="24"/>
                <w:szCs w:val="24"/>
              </w:rPr>
              <w:t>dam:sire</w:t>
            </w:r>
            <w:proofErr w:type="spellEnd"/>
            <w:r>
              <w:rPr>
                <w:sz w:val="24"/>
                <w:szCs w:val="24"/>
              </w:rPr>
              <w:t xml:space="preserve"> + sire</w:t>
            </w:r>
          </w:p>
        </w:tc>
        <w:tc>
          <w:tcPr>
            <w:tcW w:w="1584" w:type="dxa"/>
            <w:tcBorders>
              <w:top w:val="nil"/>
              <w:left w:val="nil"/>
              <w:bottom w:val="nil"/>
              <w:right w:val="nil"/>
            </w:tcBorders>
            <w:vAlign w:val="center"/>
          </w:tcPr>
          <w:p w14:paraId="000001CC" w14:textId="77777777" w:rsidR="0080229F" w:rsidRDefault="001758B4">
            <w:pPr>
              <w:rPr>
                <w:sz w:val="24"/>
                <w:szCs w:val="24"/>
              </w:rPr>
            </w:pPr>
            <w:r>
              <w:rPr>
                <w:sz w:val="24"/>
                <w:szCs w:val="24"/>
              </w:rPr>
              <w:t>dam</w:t>
            </w:r>
          </w:p>
        </w:tc>
        <w:tc>
          <w:tcPr>
            <w:tcW w:w="425" w:type="dxa"/>
            <w:tcBorders>
              <w:top w:val="nil"/>
              <w:left w:val="nil"/>
              <w:bottom w:val="nil"/>
              <w:right w:val="nil"/>
            </w:tcBorders>
            <w:vAlign w:val="center"/>
          </w:tcPr>
          <w:p w14:paraId="000001CD"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CE" w14:textId="77777777" w:rsidR="0080229F" w:rsidRDefault="001758B4">
            <w:pPr>
              <w:jc w:val="center"/>
              <w:rPr>
                <w:sz w:val="24"/>
                <w:szCs w:val="24"/>
              </w:rPr>
            </w:pPr>
            <w:r>
              <w:rPr>
                <w:sz w:val="24"/>
                <w:szCs w:val="24"/>
              </w:rPr>
              <w:t>60.90</w:t>
            </w:r>
          </w:p>
        </w:tc>
        <w:tc>
          <w:tcPr>
            <w:tcW w:w="1020" w:type="dxa"/>
            <w:tcBorders>
              <w:top w:val="nil"/>
              <w:left w:val="nil"/>
              <w:bottom w:val="nil"/>
              <w:right w:val="nil"/>
            </w:tcBorders>
            <w:vAlign w:val="center"/>
          </w:tcPr>
          <w:p w14:paraId="000001CF" w14:textId="77777777" w:rsidR="0080229F" w:rsidRDefault="001758B4">
            <w:pPr>
              <w:jc w:val="center"/>
              <w:rPr>
                <w:sz w:val="24"/>
                <w:szCs w:val="24"/>
              </w:rPr>
            </w:pPr>
            <w:r>
              <w:rPr>
                <w:sz w:val="24"/>
                <w:szCs w:val="24"/>
              </w:rPr>
              <w:t>&lt; 0.001</w:t>
            </w:r>
          </w:p>
        </w:tc>
      </w:tr>
      <w:tr w:rsidR="0080229F" w14:paraId="1CC1FB73" w14:textId="77777777">
        <w:trPr>
          <w:trHeight w:val="331"/>
          <w:jc w:val="center"/>
        </w:trPr>
        <w:tc>
          <w:tcPr>
            <w:tcW w:w="1261" w:type="dxa"/>
            <w:tcBorders>
              <w:top w:val="nil"/>
              <w:left w:val="nil"/>
              <w:bottom w:val="nil"/>
              <w:right w:val="nil"/>
            </w:tcBorders>
            <w:vAlign w:val="center"/>
          </w:tcPr>
          <w:p w14:paraId="000001D0"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1D1"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single" w:sz="8" w:space="0" w:color="A6A6A6"/>
              <w:right w:val="nil"/>
            </w:tcBorders>
            <w:vAlign w:val="center"/>
          </w:tcPr>
          <w:p w14:paraId="000001D2" w14:textId="77777777" w:rsidR="0080229F" w:rsidRDefault="001758B4">
            <w:pPr>
              <w:rPr>
                <w:sz w:val="24"/>
                <w:szCs w:val="24"/>
              </w:rPr>
            </w:pPr>
            <w:r>
              <w:rPr>
                <w:sz w:val="24"/>
                <w:szCs w:val="24"/>
              </w:rPr>
              <w:t xml:space="preserve">   t + pop + </w:t>
            </w:r>
            <w:proofErr w:type="spellStart"/>
            <w:r>
              <w:rPr>
                <w:sz w:val="24"/>
                <w:szCs w:val="24"/>
              </w:rPr>
              <w:t>t:pop</w:t>
            </w:r>
            <w:proofErr w:type="spellEnd"/>
            <w:r>
              <w:rPr>
                <w:sz w:val="24"/>
                <w:szCs w:val="24"/>
              </w:rPr>
              <w:t xml:space="preserve"> + </w:t>
            </w:r>
            <w:proofErr w:type="spellStart"/>
            <w:r>
              <w:rPr>
                <w:sz w:val="24"/>
                <w:szCs w:val="24"/>
              </w:rPr>
              <w:t>dam:sire</w:t>
            </w:r>
            <w:proofErr w:type="spellEnd"/>
            <w:r>
              <w:rPr>
                <w:sz w:val="24"/>
                <w:szCs w:val="24"/>
              </w:rPr>
              <w:t xml:space="preserve"> + dam</w:t>
            </w:r>
          </w:p>
        </w:tc>
        <w:tc>
          <w:tcPr>
            <w:tcW w:w="1584" w:type="dxa"/>
            <w:tcBorders>
              <w:top w:val="nil"/>
              <w:left w:val="nil"/>
              <w:bottom w:val="single" w:sz="8" w:space="0" w:color="A6A6A6"/>
              <w:right w:val="nil"/>
            </w:tcBorders>
            <w:vAlign w:val="center"/>
          </w:tcPr>
          <w:p w14:paraId="000001D3" w14:textId="77777777" w:rsidR="0080229F" w:rsidRDefault="001758B4">
            <w:pPr>
              <w:rPr>
                <w:sz w:val="24"/>
                <w:szCs w:val="24"/>
              </w:rPr>
            </w:pPr>
            <w:r>
              <w:rPr>
                <w:sz w:val="24"/>
                <w:szCs w:val="24"/>
              </w:rPr>
              <w:t>sire</w:t>
            </w:r>
          </w:p>
        </w:tc>
        <w:tc>
          <w:tcPr>
            <w:tcW w:w="425" w:type="dxa"/>
            <w:tcBorders>
              <w:top w:val="nil"/>
              <w:left w:val="nil"/>
              <w:bottom w:val="single" w:sz="8" w:space="0" w:color="A6A6A6"/>
              <w:right w:val="nil"/>
            </w:tcBorders>
            <w:vAlign w:val="center"/>
          </w:tcPr>
          <w:p w14:paraId="000001D4" w14:textId="77777777" w:rsidR="0080229F" w:rsidRDefault="001758B4">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1D5" w14:textId="77777777" w:rsidR="0080229F" w:rsidRDefault="001758B4">
            <w:pPr>
              <w:jc w:val="center"/>
              <w:rPr>
                <w:sz w:val="24"/>
                <w:szCs w:val="24"/>
              </w:rPr>
            </w:pPr>
            <w:r>
              <w:rPr>
                <w:sz w:val="24"/>
                <w:szCs w:val="24"/>
              </w:rPr>
              <w:t>8.59</w:t>
            </w:r>
          </w:p>
        </w:tc>
        <w:tc>
          <w:tcPr>
            <w:tcW w:w="1020" w:type="dxa"/>
            <w:tcBorders>
              <w:top w:val="nil"/>
              <w:left w:val="nil"/>
              <w:bottom w:val="single" w:sz="8" w:space="0" w:color="A6A6A6"/>
              <w:right w:val="nil"/>
            </w:tcBorders>
            <w:vAlign w:val="center"/>
          </w:tcPr>
          <w:p w14:paraId="000001D6" w14:textId="77777777" w:rsidR="0080229F" w:rsidRDefault="001758B4">
            <w:pPr>
              <w:jc w:val="center"/>
              <w:rPr>
                <w:sz w:val="24"/>
                <w:szCs w:val="24"/>
              </w:rPr>
            </w:pPr>
            <w:r>
              <w:rPr>
                <w:sz w:val="24"/>
                <w:szCs w:val="24"/>
              </w:rPr>
              <w:t>0.003</w:t>
            </w:r>
          </w:p>
        </w:tc>
      </w:tr>
      <w:tr w:rsidR="0080229F" w14:paraId="58D8346E" w14:textId="77777777">
        <w:trPr>
          <w:trHeight w:val="331"/>
          <w:jc w:val="center"/>
        </w:trPr>
        <w:tc>
          <w:tcPr>
            <w:tcW w:w="1261" w:type="dxa"/>
            <w:tcBorders>
              <w:top w:val="nil"/>
              <w:left w:val="nil"/>
              <w:bottom w:val="nil"/>
              <w:right w:val="nil"/>
            </w:tcBorders>
            <w:vAlign w:val="center"/>
          </w:tcPr>
          <w:p w14:paraId="000001D7" w14:textId="77777777" w:rsidR="0080229F" w:rsidRDefault="0080229F">
            <w:pPr>
              <w:widowControl w:val="0"/>
              <w:pBdr>
                <w:top w:val="nil"/>
                <w:left w:val="nil"/>
                <w:bottom w:val="nil"/>
                <w:right w:val="nil"/>
                <w:between w:val="nil"/>
              </w:pBdr>
              <w:spacing w:line="276" w:lineRule="auto"/>
              <w:rPr>
                <w:sz w:val="24"/>
                <w:szCs w:val="24"/>
              </w:rPr>
            </w:pPr>
          </w:p>
        </w:tc>
        <w:tc>
          <w:tcPr>
            <w:tcW w:w="1296" w:type="dxa"/>
            <w:vMerge w:val="restart"/>
            <w:tcBorders>
              <w:top w:val="single" w:sz="8" w:space="0" w:color="A6A6A6"/>
              <w:left w:val="nil"/>
              <w:bottom w:val="nil"/>
              <w:right w:val="nil"/>
            </w:tcBorders>
            <w:vAlign w:val="center"/>
          </w:tcPr>
          <w:p w14:paraId="000001D8" w14:textId="77777777" w:rsidR="0080229F" w:rsidRDefault="001758B4">
            <w:pPr>
              <w:rPr>
                <w:b/>
                <w:sz w:val="24"/>
                <w:szCs w:val="24"/>
              </w:rPr>
            </w:pPr>
            <w:r>
              <w:rPr>
                <w:sz w:val="24"/>
                <w:szCs w:val="24"/>
              </w:rPr>
              <w:t>Vendace &amp; European Whitefish</w:t>
            </w:r>
          </w:p>
        </w:tc>
        <w:tc>
          <w:tcPr>
            <w:tcW w:w="4608" w:type="dxa"/>
            <w:tcBorders>
              <w:top w:val="single" w:sz="8" w:space="0" w:color="A6A6A6"/>
              <w:left w:val="nil"/>
              <w:bottom w:val="nil"/>
              <w:right w:val="nil"/>
            </w:tcBorders>
            <w:vAlign w:val="center"/>
          </w:tcPr>
          <w:p w14:paraId="000001D9" w14:textId="77777777" w:rsidR="0080229F" w:rsidRDefault="001758B4">
            <w:pPr>
              <w:rPr>
                <w:sz w:val="24"/>
                <w:szCs w:val="24"/>
              </w:rPr>
            </w:pPr>
            <w:r>
              <w:rPr>
                <w:b/>
                <w:sz w:val="24"/>
                <w:szCs w:val="24"/>
              </w:rPr>
              <w:t xml:space="preserve">   t + </w:t>
            </w:r>
            <w:proofErr w:type="spellStart"/>
            <w:r>
              <w:rPr>
                <w:b/>
                <w:sz w:val="24"/>
                <w:szCs w:val="24"/>
              </w:rPr>
              <w:t>sp</w:t>
            </w:r>
            <w:proofErr w:type="spellEnd"/>
            <w:r>
              <w:rPr>
                <w:b/>
                <w:sz w:val="24"/>
                <w:szCs w:val="24"/>
              </w:rPr>
              <w:t xml:space="preserve"> + </w:t>
            </w:r>
            <w:proofErr w:type="spellStart"/>
            <w:r>
              <w:rPr>
                <w:b/>
                <w:sz w:val="24"/>
                <w:szCs w:val="24"/>
              </w:rPr>
              <w:t>t:sp</w:t>
            </w:r>
            <w:proofErr w:type="spellEnd"/>
            <w:r>
              <w:rPr>
                <w:b/>
                <w:sz w:val="24"/>
                <w:szCs w:val="24"/>
              </w:rPr>
              <w:t xml:space="preserve"> + </w:t>
            </w:r>
            <w:proofErr w:type="spellStart"/>
            <w:r>
              <w:rPr>
                <w:b/>
                <w:sz w:val="24"/>
                <w:szCs w:val="24"/>
              </w:rPr>
              <w:t>dam:sire</w:t>
            </w:r>
            <w:proofErr w:type="spellEnd"/>
            <w:r>
              <w:rPr>
                <w:b/>
                <w:sz w:val="24"/>
                <w:szCs w:val="24"/>
              </w:rPr>
              <w:t xml:space="preserve"> + dam + sire</w:t>
            </w:r>
          </w:p>
        </w:tc>
        <w:tc>
          <w:tcPr>
            <w:tcW w:w="1584" w:type="dxa"/>
            <w:tcBorders>
              <w:top w:val="single" w:sz="8" w:space="0" w:color="A6A6A6"/>
              <w:left w:val="nil"/>
              <w:bottom w:val="nil"/>
              <w:right w:val="nil"/>
            </w:tcBorders>
            <w:vAlign w:val="center"/>
          </w:tcPr>
          <w:p w14:paraId="000001DA" w14:textId="77777777" w:rsidR="0080229F" w:rsidRDefault="0080229F">
            <w:pPr>
              <w:rPr>
                <w:sz w:val="24"/>
                <w:szCs w:val="24"/>
              </w:rPr>
            </w:pPr>
          </w:p>
        </w:tc>
        <w:tc>
          <w:tcPr>
            <w:tcW w:w="425" w:type="dxa"/>
            <w:tcBorders>
              <w:top w:val="single" w:sz="8" w:space="0" w:color="A6A6A6"/>
              <w:left w:val="nil"/>
              <w:bottom w:val="nil"/>
              <w:right w:val="nil"/>
            </w:tcBorders>
            <w:vAlign w:val="center"/>
          </w:tcPr>
          <w:p w14:paraId="000001DB" w14:textId="77777777" w:rsidR="0080229F" w:rsidRDefault="0080229F">
            <w:pPr>
              <w:jc w:val="center"/>
              <w:rPr>
                <w:sz w:val="24"/>
                <w:szCs w:val="24"/>
              </w:rPr>
            </w:pPr>
          </w:p>
        </w:tc>
        <w:tc>
          <w:tcPr>
            <w:tcW w:w="1192" w:type="dxa"/>
            <w:tcBorders>
              <w:top w:val="single" w:sz="8" w:space="0" w:color="A6A6A6"/>
              <w:left w:val="nil"/>
              <w:bottom w:val="nil"/>
              <w:right w:val="nil"/>
            </w:tcBorders>
            <w:vAlign w:val="center"/>
          </w:tcPr>
          <w:p w14:paraId="000001DC" w14:textId="77777777" w:rsidR="0080229F" w:rsidRDefault="0080229F">
            <w:pPr>
              <w:jc w:val="center"/>
              <w:rPr>
                <w:sz w:val="24"/>
                <w:szCs w:val="24"/>
              </w:rPr>
            </w:pPr>
          </w:p>
        </w:tc>
        <w:tc>
          <w:tcPr>
            <w:tcW w:w="1020" w:type="dxa"/>
            <w:tcBorders>
              <w:top w:val="single" w:sz="8" w:space="0" w:color="A6A6A6"/>
              <w:left w:val="nil"/>
              <w:bottom w:val="nil"/>
              <w:right w:val="nil"/>
            </w:tcBorders>
            <w:vAlign w:val="center"/>
          </w:tcPr>
          <w:p w14:paraId="000001DD" w14:textId="77777777" w:rsidR="0080229F" w:rsidRDefault="0080229F">
            <w:pPr>
              <w:jc w:val="center"/>
              <w:rPr>
                <w:sz w:val="24"/>
                <w:szCs w:val="24"/>
              </w:rPr>
            </w:pPr>
          </w:p>
        </w:tc>
      </w:tr>
      <w:tr w:rsidR="0080229F" w14:paraId="79604F00" w14:textId="77777777">
        <w:trPr>
          <w:trHeight w:val="331"/>
          <w:jc w:val="center"/>
        </w:trPr>
        <w:tc>
          <w:tcPr>
            <w:tcW w:w="1261" w:type="dxa"/>
            <w:tcBorders>
              <w:top w:val="nil"/>
              <w:left w:val="nil"/>
              <w:bottom w:val="nil"/>
              <w:right w:val="nil"/>
            </w:tcBorders>
            <w:vAlign w:val="center"/>
          </w:tcPr>
          <w:p w14:paraId="000001DE" w14:textId="77777777" w:rsidR="0080229F" w:rsidRDefault="0080229F">
            <w:pPr>
              <w:widowControl w:val="0"/>
              <w:pBdr>
                <w:top w:val="nil"/>
                <w:left w:val="nil"/>
                <w:bottom w:val="nil"/>
                <w:right w:val="nil"/>
                <w:between w:val="nil"/>
              </w:pBdr>
              <w:spacing w:line="276" w:lineRule="auto"/>
              <w:rPr>
                <w:sz w:val="24"/>
                <w:szCs w:val="24"/>
              </w:rPr>
            </w:pPr>
          </w:p>
        </w:tc>
        <w:tc>
          <w:tcPr>
            <w:tcW w:w="1296" w:type="dxa"/>
            <w:vMerge/>
            <w:tcBorders>
              <w:top w:val="nil"/>
              <w:left w:val="nil"/>
              <w:bottom w:val="nil"/>
              <w:right w:val="nil"/>
            </w:tcBorders>
            <w:vAlign w:val="center"/>
          </w:tcPr>
          <w:p w14:paraId="000001DF" w14:textId="77777777" w:rsidR="0080229F" w:rsidRDefault="0080229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E0" w14:textId="77777777" w:rsidR="0080229F" w:rsidRDefault="001758B4">
            <w:pPr>
              <w:rPr>
                <w:sz w:val="24"/>
                <w:szCs w:val="24"/>
              </w:rPr>
            </w:pPr>
            <w:r>
              <w:rPr>
                <w:sz w:val="24"/>
                <w:szCs w:val="24"/>
              </w:rPr>
              <w:t xml:space="preserve">   </w:t>
            </w:r>
            <w:proofErr w:type="spellStart"/>
            <w:r>
              <w:rPr>
                <w:sz w:val="24"/>
                <w:szCs w:val="24"/>
              </w:rPr>
              <w:t>sp</w:t>
            </w:r>
            <w:proofErr w:type="spellEnd"/>
            <w:r>
              <w:rPr>
                <w:sz w:val="24"/>
                <w:szCs w:val="24"/>
              </w:rPr>
              <w:t xml:space="preserve">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1E1" w14:textId="77777777" w:rsidR="0080229F" w:rsidRDefault="001758B4">
            <w:pPr>
              <w:rPr>
                <w:sz w:val="24"/>
                <w:szCs w:val="24"/>
              </w:rPr>
            </w:pPr>
            <w:r>
              <w:rPr>
                <w:sz w:val="24"/>
                <w:szCs w:val="24"/>
              </w:rPr>
              <w:t>t</w:t>
            </w:r>
          </w:p>
        </w:tc>
        <w:tc>
          <w:tcPr>
            <w:tcW w:w="425" w:type="dxa"/>
            <w:tcBorders>
              <w:top w:val="nil"/>
              <w:left w:val="nil"/>
              <w:bottom w:val="nil"/>
              <w:right w:val="nil"/>
            </w:tcBorders>
            <w:vAlign w:val="center"/>
          </w:tcPr>
          <w:p w14:paraId="000001E2"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1E3" w14:textId="77777777" w:rsidR="0080229F" w:rsidRDefault="001758B4">
            <w:pPr>
              <w:jc w:val="center"/>
              <w:rPr>
                <w:sz w:val="24"/>
                <w:szCs w:val="24"/>
              </w:rPr>
            </w:pPr>
            <w:r>
              <w:rPr>
                <w:sz w:val="24"/>
                <w:szCs w:val="24"/>
              </w:rPr>
              <w:t>6,976.53</w:t>
            </w:r>
          </w:p>
        </w:tc>
        <w:tc>
          <w:tcPr>
            <w:tcW w:w="1020" w:type="dxa"/>
            <w:tcBorders>
              <w:top w:val="nil"/>
              <w:left w:val="nil"/>
              <w:bottom w:val="nil"/>
              <w:right w:val="nil"/>
            </w:tcBorders>
            <w:vAlign w:val="center"/>
          </w:tcPr>
          <w:p w14:paraId="000001E4" w14:textId="77777777" w:rsidR="0080229F" w:rsidRDefault="001758B4">
            <w:pPr>
              <w:jc w:val="center"/>
              <w:rPr>
                <w:sz w:val="24"/>
                <w:szCs w:val="24"/>
              </w:rPr>
            </w:pPr>
            <w:r>
              <w:rPr>
                <w:sz w:val="24"/>
                <w:szCs w:val="24"/>
              </w:rPr>
              <w:t>&lt; 0.001</w:t>
            </w:r>
          </w:p>
        </w:tc>
      </w:tr>
      <w:tr w:rsidR="0080229F" w14:paraId="7EC3BA8B" w14:textId="77777777">
        <w:trPr>
          <w:trHeight w:val="331"/>
          <w:jc w:val="center"/>
        </w:trPr>
        <w:tc>
          <w:tcPr>
            <w:tcW w:w="1261" w:type="dxa"/>
            <w:tcBorders>
              <w:top w:val="nil"/>
              <w:left w:val="nil"/>
              <w:bottom w:val="nil"/>
              <w:right w:val="nil"/>
            </w:tcBorders>
            <w:vAlign w:val="center"/>
          </w:tcPr>
          <w:p w14:paraId="000001E5" w14:textId="77777777" w:rsidR="0080229F" w:rsidRDefault="0080229F">
            <w:pPr>
              <w:widowControl w:val="0"/>
              <w:pBdr>
                <w:top w:val="nil"/>
                <w:left w:val="nil"/>
                <w:bottom w:val="nil"/>
                <w:right w:val="nil"/>
                <w:between w:val="nil"/>
              </w:pBdr>
              <w:spacing w:line="276" w:lineRule="auto"/>
              <w:rPr>
                <w:sz w:val="24"/>
                <w:szCs w:val="24"/>
              </w:rPr>
            </w:pPr>
          </w:p>
        </w:tc>
        <w:tc>
          <w:tcPr>
            <w:tcW w:w="1296" w:type="dxa"/>
            <w:vMerge/>
            <w:tcBorders>
              <w:top w:val="nil"/>
              <w:left w:val="nil"/>
              <w:bottom w:val="nil"/>
              <w:right w:val="nil"/>
            </w:tcBorders>
            <w:vAlign w:val="center"/>
          </w:tcPr>
          <w:p w14:paraId="000001E6" w14:textId="77777777" w:rsidR="0080229F" w:rsidRDefault="0080229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E7" w14:textId="77777777" w:rsidR="0080229F" w:rsidRDefault="001758B4">
            <w:pPr>
              <w:rPr>
                <w:sz w:val="24"/>
                <w:szCs w:val="24"/>
              </w:rPr>
            </w:pPr>
            <w:r>
              <w:rPr>
                <w:sz w:val="24"/>
                <w:szCs w:val="24"/>
              </w:rPr>
              <w:t xml:space="preserve">   t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1E8" w14:textId="77777777" w:rsidR="0080229F" w:rsidRDefault="001758B4">
            <w:pPr>
              <w:rPr>
                <w:sz w:val="24"/>
                <w:szCs w:val="24"/>
              </w:rPr>
            </w:pPr>
            <w:proofErr w:type="spellStart"/>
            <w:r>
              <w:rPr>
                <w:sz w:val="24"/>
                <w:szCs w:val="24"/>
              </w:rPr>
              <w:t>sp</w:t>
            </w:r>
            <w:proofErr w:type="spellEnd"/>
          </w:p>
        </w:tc>
        <w:tc>
          <w:tcPr>
            <w:tcW w:w="425" w:type="dxa"/>
            <w:tcBorders>
              <w:top w:val="nil"/>
              <w:left w:val="nil"/>
              <w:bottom w:val="nil"/>
              <w:right w:val="nil"/>
            </w:tcBorders>
            <w:vAlign w:val="center"/>
          </w:tcPr>
          <w:p w14:paraId="000001E9"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EA" w14:textId="77777777" w:rsidR="0080229F" w:rsidRDefault="001758B4">
            <w:pPr>
              <w:jc w:val="center"/>
              <w:rPr>
                <w:sz w:val="24"/>
                <w:szCs w:val="24"/>
              </w:rPr>
            </w:pPr>
            <w:r>
              <w:rPr>
                <w:sz w:val="24"/>
                <w:szCs w:val="24"/>
              </w:rPr>
              <w:t>727.92</w:t>
            </w:r>
          </w:p>
        </w:tc>
        <w:tc>
          <w:tcPr>
            <w:tcW w:w="1020" w:type="dxa"/>
            <w:tcBorders>
              <w:top w:val="nil"/>
              <w:left w:val="nil"/>
              <w:bottom w:val="nil"/>
              <w:right w:val="nil"/>
            </w:tcBorders>
            <w:vAlign w:val="center"/>
          </w:tcPr>
          <w:p w14:paraId="000001EB" w14:textId="77777777" w:rsidR="0080229F" w:rsidRDefault="001758B4">
            <w:pPr>
              <w:jc w:val="center"/>
              <w:rPr>
                <w:sz w:val="24"/>
                <w:szCs w:val="24"/>
              </w:rPr>
            </w:pPr>
            <w:r>
              <w:rPr>
                <w:sz w:val="24"/>
                <w:szCs w:val="24"/>
              </w:rPr>
              <w:t>&lt; 0.001</w:t>
            </w:r>
          </w:p>
        </w:tc>
      </w:tr>
      <w:tr w:rsidR="0080229F" w14:paraId="35D856F7" w14:textId="77777777">
        <w:trPr>
          <w:trHeight w:val="331"/>
          <w:jc w:val="center"/>
        </w:trPr>
        <w:tc>
          <w:tcPr>
            <w:tcW w:w="1261" w:type="dxa"/>
            <w:tcBorders>
              <w:top w:val="nil"/>
              <w:left w:val="nil"/>
              <w:bottom w:val="nil"/>
              <w:right w:val="nil"/>
            </w:tcBorders>
            <w:vAlign w:val="center"/>
          </w:tcPr>
          <w:p w14:paraId="000001EC"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ED"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EE"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1EF" w14:textId="77777777" w:rsidR="0080229F" w:rsidRDefault="001758B4">
            <w:pPr>
              <w:rPr>
                <w:sz w:val="24"/>
                <w:szCs w:val="24"/>
              </w:rPr>
            </w:pPr>
            <w:proofErr w:type="spellStart"/>
            <w:r>
              <w:rPr>
                <w:sz w:val="24"/>
                <w:szCs w:val="24"/>
              </w:rPr>
              <w:t>t:sp</w:t>
            </w:r>
            <w:proofErr w:type="spellEnd"/>
          </w:p>
        </w:tc>
        <w:tc>
          <w:tcPr>
            <w:tcW w:w="425" w:type="dxa"/>
            <w:tcBorders>
              <w:top w:val="nil"/>
              <w:left w:val="nil"/>
              <w:bottom w:val="nil"/>
              <w:right w:val="nil"/>
            </w:tcBorders>
            <w:vAlign w:val="center"/>
          </w:tcPr>
          <w:p w14:paraId="000001F0"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1F1" w14:textId="77777777" w:rsidR="0080229F" w:rsidRDefault="001758B4">
            <w:pPr>
              <w:jc w:val="center"/>
              <w:rPr>
                <w:sz w:val="24"/>
                <w:szCs w:val="24"/>
              </w:rPr>
            </w:pPr>
            <w:r>
              <w:rPr>
                <w:sz w:val="24"/>
                <w:szCs w:val="24"/>
              </w:rPr>
              <w:t>157.91</w:t>
            </w:r>
          </w:p>
        </w:tc>
        <w:tc>
          <w:tcPr>
            <w:tcW w:w="1020" w:type="dxa"/>
            <w:tcBorders>
              <w:top w:val="nil"/>
              <w:left w:val="nil"/>
              <w:bottom w:val="nil"/>
              <w:right w:val="nil"/>
            </w:tcBorders>
            <w:vAlign w:val="center"/>
          </w:tcPr>
          <w:p w14:paraId="000001F2" w14:textId="77777777" w:rsidR="0080229F" w:rsidRDefault="001758B4">
            <w:pPr>
              <w:jc w:val="center"/>
              <w:rPr>
                <w:sz w:val="24"/>
                <w:szCs w:val="24"/>
              </w:rPr>
            </w:pPr>
            <w:r>
              <w:rPr>
                <w:sz w:val="24"/>
                <w:szCs w:val="24"/>
              </w:rPr>
              <w:t>&lt; 0.001</w:t>
            </w:r>
          </w:p>
        </w:tc>
      </w:tr>
      <w:tr w:rsidR="0080229F" w14:paraId="478D0DEF" w14:textId="77777777">
        <w:trPr>
          <w:trHeight w:val="331"/>
          <w:jc w:val="center"/>
        </w:trPr>
        <w:tc>
          <w:tcPr>
            <w:tcW w:w="1261" w:type="dxa"/>
            <w:tcBorders>
              <w:top w:val="nil"/>
              <w:left w:val="nil"/>
              <w:bottom w:val="nil"/>
              <w:right w:val="nil"/>
            </w:tcBorders>
            <w:vAlign w:val="center"/>
          </w:tcPr>
          <w:p w14:paraId="000001F3"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F4"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F5"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dam + sire</w:t>
            </w:r>
          </w:p>
        </w:tc>
        <w:tc>
          <w:tcPr>
            <w:tcW w:w="1584" w:type="dxa"/>
            <w:tcBorders>
              <w:top w:val="nil"/>
              <w:left w:val="nil"/>
              <w:bottom w:val="nil"/>
              <w:right w:val="nil"/>
            </w:tcBorders>
            <w:vAlign w:val="center"/>
          </w:tcPr>
          <w:p w14:paraId="000001F6" w14:textId="77777777" w:rsidR="0080229F" w:rsidRDefault="001758B4">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1F7"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F8" w14:textId="77777777" w:rsidR="0080229F" w:rsidRDefault="001758B4">
            <w:pPr>
              <w:jc w:val="center"/>
              <w:rPr>
                <w:sz w:val="24"/>
                <w:szCs w:val="24"/>
              </w:rPr>
            </w:pPr>
            <w:r>
              <w:rPr>
                <w:sz w:val="24"/>
                <w:szCs w:val="24"/>
              </w:rPr>
              <w:t>8.25</w:t>
            </w:r>
          </w:p>
        </w:tc>
        <w:tc>
          <w:tcPr>
            <w:tcW w:w="1020" w:type="dxa"/>
            <w:tcBorders>
              <w:top w:val="nil"/>
              <w:left w:val="nil"/>
              <w:bottom w:val="nil"/>
              <w:right w:val="nil"/>
            </w:tcBorders>
            <w:vAlign w:val="center"/>
          </w:tcPr>
          <w:p w14:paraId="000001F9" w14:textId="77777777" w:rsidR="0080229F" w:rsidRDefault="001758B4">
            <w:pPr>
              <w:jc w:val="center"/>
              <w:rPr>
                <w:sz w:val="24"/>
                <w:szCs w:val="24"/>
              </w:rPr>
            </w:pPr>
            <w:r>
              <w:rPr>
                <w:sz w:val="24"/>
                <w:szCs w:val="24"/>
              </w:rPr>
              <w:t>0.004</w:t>
            </w:r>
          </w:p>
        </w:tc>
      </w:tr>
      <w:tr w:rsidR="0080229F" w14:paraId="095C5940" w14:textId="77777777">
        <w:trPr>
          <w:trHeight w:val="331"/>
          <w:jc w:val="center"/>
        </w:trPr>
        <w:tc>
          <w:tcPr>
            <w:tcW w:w="1261" w:type="dxa"/>
            <w:tcBorders>
              <w:top w:val="nil"/>
              <w:left w:val="nil"/>
              <w:bottom w:val="nil"/>
              <w:right w:val="nil"/>
            </w:tcBorders>
            <w:vAlign w:val="center"/>
          </w:tcPr>
          <w:p w14:paraId="000001FA"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FB"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1FC"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w:t>
            </w:r>
            <w:proofErr w:type="spellStart"/>
            <w:r>
              <w:rPr>
                <w:sz w:val="24"/>
                <w:szCs w:val="24"/>
              </w:rPr>
              <w:t>dam:sire</w:t>
            </w:r>
            <w:proofErr w:type="spellEnd"/>
            <w:r>
              <w:rPr>
                <w:sz w:val="24"/>
                <w:szCs w:val="24"/>
              </w:rPr>
              <w:t xml:space="preserve"> + sire</w:t>
            </w:r>
          </w:p>
        </w:tc>
        <w:tc>
          <w:tcPr>
            <w:tcW w:w="1584" w:type="dxa"/>
            <w:tcBorders>
              <w:top w:val="nil"/>
              <w:left w:val="nil"/>
              <w:bottom w:val="nil"/>
              <w:right w:val="nil"/>
            </w:tcBorders>
            <w:vAlign w:val="center"/>
          </w:tcPr>
          <w:p w14:paraId="000001FD" w14:textId="77777777" w:rsidR="0080229F" w:rsidRDefault="001758B4">
            <w:pPr>
              <w:rPr>
                <w:sz w:val="24"/>
                <w:szCs w:val="24"/>
              </w:rPr>
            </w:pPr>
            <w:r>
              <w:rPr>
                <w:sz w:val="24"/>
                <w:szCs w:val="24"/>
              </w:rPr>
              <w:t>dam</w:t>
            </w:r>
          </w:p>
        </w:tc>
        <w:tc>
          <w:tcPr>
            <w:tcW w:w="425" w:type="dxa"/>
            <w:tcBorders>
              <w:top w:val="nil"/>
              <w:left w:val="nil"/>
              <w:bottom w:val="nil"/>
              <w:right w:val="nil"/>
            </w:tcBorders>
            <w:vAlign w:val="center"/>
          </w:tcPr>
          <w:p w14:paraId="000001FE"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1FF" w14:textId="77777777" w:rsidR="0080229F" w:rsidRDefault="001758B4">
            <w:pPr>
              <w:jc w:val="center"/>
              <w:rPr>
                <w:sz w:val="24"/>
                <w:szCs w:val="24"/>
              </w:rPr>
            </w:pPr>
            <w:r>
              <w:rPr>
                <w:sz w:val="24"/>
                <w:szCs w:val="24"/>
              </w:rPr>
              <w:t>36.19</w:t>
            </w:r>
          </w:p>
        </w:tc>
        <w:tc>
          <w:tcPr>
            <w:tcW w:w="1020" w:type="dxa"/>
            <w:tcBorders>
              <w:top w:val="nil"/>
              <w:left w:val="nil"/>
              <w:bottom w:val="nil"/>
              <w:right w:val="nil"/>
            </w:tcBorders>
            <w:vAlign w:val="center"/>
          </w:tcPr>
          <w:p w14:paraId="00000200" w14:textId="77777777" w:rsidR="0080229F" w:rsidRDefault="001758B4">
            <w:pPr>
              <w:jc w:val="center"/>
              <w:rPr>
                <w:sz w:val="24"/>
                <w:szCs w:val="24"/>
              </w:rPr>
            </w:pPr>
            <w:r>
              <w:rPr>
                <w:sz w:val="24"/>
                <w:szCs w:val="24"/>
              </w:rPr>
              <w:t>&lt; 0.001</w:t>
            </w:r>
          </w:p>
        </w:tc>
      </w:tr>
      <w:tr w:rsidR="0080229F" w14:paraId="36D8B468" w14:textId="77777777">
        <w:trPr>
          <w:trHeight w:val="331"/>
          <w:jc w:val="center"/>
        </w:trPr>
        <w:tc>
          <w:tcPr>
            <w:tcW w:w="1261" w:type="dxa"/>
            <w:tcBorders>
              <w:top w:val="nil"/>
              <w:left w:val="nil"/>
              <w:bottom w:val="single" w:sz="4" w:space="0" w:color="000000"/>
              <w:right w:val="nil"/>
            </w:tcBorders>
            <w:vAlign w:val="center"/>
          </w:tcPr>
          <w:p w14:paraId="00000201"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4" w:space="0" w:color="000000"/>
              <w:right w:val="nil"/>
            </w:tcBorders>
            <w:vAlign w:val="center"/>
          </w:tcPr>
          <w:p w14:paraId="00000202"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203"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w:t>
            </w:r>
            <w:proofErr w:type="spellStart"/>
            <w:r>
              <w:rPr>
                <w:sz w:val="24"/>
                <w:szCs w:val="24"/>
              </w:rPr>
              <w:t>dam:sire</w:t>
            </w:r>
            <w:proofErr w:type="spellEnd"/>
            <w:r>
              <w:rPr>
                <w:sz w:val="24"/>
                <w:szCs w:val="24"/>
              </w:rPr>
              <w:t xml:space="preserve"> + dam</w:t>
            </w:r>
          </w:p>
        </w:tc>
        <w:tc>
          <w:tcPr>
            <w:tcW w:w="1584" w:type="dxa"/>
            <w:tcBorders>
              <w:top w:val="nil"/>
              <w:left w:val="nil"/>
              <w:bottom w:val="single" w:sz="4" w:space="0" w:color="000000"/>
              <w:right w:val="nil"/>
            </w:tcBorders>
            <w:vAlign w:val="center"/>
          </w:tcPr>
          <w:p w14:paraId="00000204" w14:textId="77777777" w:rsidR="0080229F" w:rsidRDefault="001758B4">
            <w:pPr>
              <w:rPr>
                <w:sz w:val="24"/>
                <w:szCs w:val="24"/>
              </w:rPr>
            </w:pPr>
            <w:r>
              <w:rPr>
                <w:sz w:val="24"/>
                <w:szCs w:val="24"/>
              </w:rPr>
              <w:t>sire</w:t>
            </w:r>
          </w:p>
        </w:tc>
        <w:tc>
          <w:tcPr>
            <w:tcW w:w="425" w:type="dxa"/>
            <w:tcBorders>
              <w:top w:val="nil"/>
              <w:left w:val="nil"/>
              <w:bottom w:val="single" w:sz="4" w:space="0" w:color="000000"/>
              <w:right w:val="nil"/>
            </w:tcBorders>
            <w:vAlign w:val="center"/>
          </w:tcPr>
          <w:p w14:paraId="00000205" w14:textId="77777777" w:rsidR="0080229F" w:rsidRDefault="001758B4">
            <w:pPr>
              <w:jc w:val="center"/>
              <w:rPr>
                <w:sz w:val="24"/>
                <w:szCs w:val="24"/>
              </w:rPr>
            </w:pPr>
            <w:r>
              <w:rPr>
                <w:sz w:val="24"/>
                <w:szCs w:val="24"/>
              </w:rPr>
              <w:t>1</w:t>
            </w:r>
          </w:p>
        </w:tc>
        <w:tc>
          <w:tcPr>
            <w:tcW w:w="1192" w:type="dxa"/>
            <w:tcBorders>
              <w:top w:val="nil"/>
              <w:left w:val="nil"/>
              <w:bottom w:val="single" w:sz="4" w:space="0" w:color="000000"/>
              <w:right w:val="nil"/>
            </w:tcBorders>
            <w:vAlign w:val="center"/>
          </w:tcPr>
          <w:p w14:paraId="00000206" w14:textId="77777777" w:rsidR="0080229F" w:rsidRDefault="001758B4">
            <w:pPr>
              <w:jc w:val="center"/>
              <w:rPr>
                <w:sz w:val="24"/>
                <w:szCs w:val="24"/>
              </w:rPr>
            </w:pPr>
            <w:r>
              <w:rPr>
                <w:sz w:val="24"/>
                <w:szCs w:val="24"/>
              </w:rPr>
              <w:t>6.03</w:t>
            </w:r>
          </w:p>
        </w:tc>
        <w:tc>
          <w:tcPr>
            <w:tcW w:w="1020" w:type="dxa"/>
            <w:tcBorders>
              <w:top w:val="nil"/>
              <w:left w:val="nil"/>
              <w:bottom w:val="single" w:sz="4" w:space="0" w:color="000000"/>
              <w:right w:val="nil"/>
            </w:tcBorders>
            <w:vAlign w:val="center"/>
          </w:tcPr>
          <w:p w14:paraId="00000207" w14:textId="77777777" w:rsidR="0080229F" w:rsidRDefault="001758B4">
            <w:pPr>
              <w:jc w:val="center"/>
              <w:rPr>
                <w:sz w:val="24"/>
                <w:szCs w:val="24"/>
              </w:rPr>
            </w:pPr>
            <w:r>
              <w:rPr>
                <w:sz w:val="24"/>
                <w:szCs w:val="24"/>
              </w:rPr>
              <w:t>0.014</w:t>
            </w:r>
          </w:p>
        </w:tc>
      </w:tr>
      <w:tr w:rsidR="0080229F" w14:paraId="328DD08D" w14:textId="77777777">
        <w:trPr>
          <w:trHeight w:val="331"/>
          <w:jc w:val="center"/>
        </w:trPr>
        <w:tc>
          <w:tcPr>
            <w:tcW w:w="1261" w:type="dxa"/>
            <w:vMerge w:val="restart"/>
            <w:tcBorders>
              <w:top w:val="single" w:sz="4" w:space="0" w:color="000000"/>
              <w:left w:val="nil"/>
              <w:bottom w:val="nil"/>
              <w:right w:val="nil"/>
            </w:tcBorders>
          </w:tcPr>
          <w:p w14:paraId="00000208" w14:textId="77777777" w:rsidR="0080229F" w:rsidRDefault="001758B4">
            <w:pPr>
              <w:rPr>
                <w:sz w:val="24"/>
                <w:szCs w:val="24"/>
              </w:rPr>
            </w:pPr>
            <w:r>
              <w:rPr>
                <w:sz w:val="24"/>
                <w:szCs w:val="24"/>
              </w:rPr>
              <w:t>Incubation Period (ADD)</w:t>
            </w:r>
          </w:p>
        </w:tc>
        <w:tc>
          <w:tcPr>
            <w:tcW w:w="1296" w:type="dxa"/>
            <w:tcBorders>
              <w:top w:val="single" w:sz="4" w:space="0" w:color="000000"/>
              <w:left w:val="nil"/>
              <w:bottom w:val="nil"/>
              <w:right w:val="nil"/>
            </w:tcBorders>
            <w:vAlign w:val="center"/>
          </w:tcPr>
          <w:p w14:paraId="00000209" w14:textId="77777777" w:rsidR="0080229F" w:rsidRDefault="001758B4">
            <w:pPr>
              <w:rPr>
                <w:sz w:val="24"/>
                <w:szCs w:val="24"/>
              </w:rPr>
            </w:pPr>
            <w:r>
              <w:rPr>
                <w:sz w:val="24"/>
                <w:szCs w:val="24"/>
              </w:rPr>
              <w:t>Cisco</w:t>
            </w:r>
          </w:p>
        </w:tc>
        <w:tc>
          <w:tcPr>
            <w:tcW w:w="4608" w:type="dxa"/>
            <w:tcBorders>
              <w:top w:val="single" w:sz="4" w:space="0" w:color="000000"/>
              <w:left w:val="nil"/>
              <w:bottom w:val="nil"/>
              <w:right w:val="nil"/>
            </w:tcBorders>
            <w:vAlign w:val="center"/>
          </w:tcPr>
          <w:p w14:paraId="0000020A" w14:textId="77777777" w:rsidR="0080229F" w:rsidRDefault="001758B4">
            <w:pPr>
              <w:rPr>
                <w:sz w:val="24"/>
                <w:szCs w:val="24"/>
              </w:rPr>
            </w:pPr>
            <w:r>
              <w:rPr>
                <w:b/>
                <w:sz w:val="24"/>
                <w:szCs w:val="24"/>
              </w:rPr>
              <w:t xml:space="preserve">   t + pop + </w:t>
            </w:r>
            <w:proofErr w:type="spellStart"/>
            <w:r>
              <w:rPr>
                <w:b/>
                <w:sz w:val="24"/>
                <w:szCs w:val="24"/>
              </w:rPr>
              <w:t>t:pop</w:t>
            </w:r>
            <w:proofErr w:type="spellEnd"/>
            <w:r>
              <w:rPr>
                <w:b/>
                <w:sz w:val="24"/>
                <w:szCs w:val="24"/>
              </w:rPr>
              <w:t xml:space="preserve"> + </w:t>
            </w:r>
            <w:proofErr w:type="spellStart"/>
            <w:r>
              <w:rPr>
                <w:b/>
                <w:sz w:val="24"/>
                <w:szCs w:val="24"/>
              </w:rPr>
              <w:t>dam:sire</w:t>
            </w:r>
            <w:proofErr w:type="spellEnd"/>
            <w:r>
              <w:rPr>
                <w:b/>
                <w:sz w:val="24"/>
                <w:szCs w:val="24"/>
              </w:rPr>
              <w:t xml:space="preserve"> + dam + sire</w:t>
            </w:r>
          </w:p>
        </w:tc>
        <w:tc>
          <w:tcPr>
            <w:tcW w:w="1584" w:type="dxa"/>
            <w:tcBorders>
              <w:top w:val="single" w:sz="4" w:space="0" w:color="000000"/>
              <w:left w:val="nil"/>
              <w:bottom w:val="nil"/>
              <w:right w:val="nil"/>
            </w:tcBorders>
            <w:vAlign w:val="center"/>
          </w:tcPr>
          <w:p w14:paraId="0000020B" w14:textId="77777777" w:rsidR="0080229F" w:rsidRDefault="0080229F">
            <w:pPr>
              <w:rPr>
                <w:sz w:val="24"/>
                <w:szCs w:val="24"/>
              </w:rPr>
            </w:pPr>
          </w:p>
        </w:tc>
        <w:tc>
          <w:tcPr>
            <w:tcW w:w="425" w:type="dxa"/>
            <w:tcBorders>
              <w:top w:val="single" w:sz="4" w:space="0" w:color="000000"/>
              <w:left w:val="nil"/>
              <w:bottom w:val="nil"/>
              <w:right w:val="nil"/>
            </w:tcBorders>
            <w:vAlign w:val="center"/>
          </w:tcPr>
          <w:p w14:paraId="0000020C" w14:textId="77777777" w:rsidR="0080229F" w:rsidRDefault="0080229F">
            <w:pPr>
              <w:jc w:val="center"/>
              <w:rPr>
                <w:sz w:val="24"/>
                <w:szCs w:val="24"/>
              </w:rPr>
            </w:pPr>
          </w:p>
        </w:tc>
        <w:tc>
          <w:tcPr>
            <w:tcW w:w="1192" w:type="dxa"/>
            <w:tcBorders>
              <w:top w:val="single" w:sz="4" w:space="0" w:color="000000"/>
              <w:left w:val="nil"/>
              <w:bottom w:val="nil"/>
              <w:right w:val="nil"/>
            </w:tcBorders>
            <w:vAlign w:val="center"/>
          </w:tcPr>
          <w:p w14:paraId="0000020D" w14:textId="77777777" w:rsidR="0080229F" w:rsidRDefault="0080229F">
            <w:pPr>
              <w:jc w:val="center"/>
              <w:rPr>
                <w:sz w:val="24"/>
                <w:szCs w:val="24"/>
              </w:rPr>
            </w:pPr>
          </w:p>
        </w:tc>
        <w:tc>
          <w:tcPr>
            <w:tcW w:w="1020" w:type="dxa"/>
            <w:tcBorders>
              <w:top w:val="single" w:sz="4" w:space="0" w:color="000000"/>
              <w:left w:val="nil"/>
              <w:bottom w:val="nil"/>
              <w:right w:val="nil"/>
            </w:tcBorders>
            <w:vAlign w:val="center"/>
          </w:tcPr>
          <w:p w14:paraId="0000020E" w14:textId="77777777" w:rsidR="0080229F" w:rsidRDefault="0080229F">
            <w:pPr>
              <w:jc w:val="center"/>
              <w:rPr>
                <w:sz w:val="24"/>
                <w:szCs w:val="24"/>
              </w:rPr>
            </w:pPr>
          </w:p>
        </w:tc>
      </w:tr>
      <w:tr w:rsidR="0080229F" w14:paraId="058671BD" w14:textId="77777777">
        <w:trPr>
          <w:trHeight w:val="331"/>
          <w:jc w:val="center"/>
        </w:trPr>
        <w:tc>
          <w:tcPr>
            <w:tcW w:w="1261" w:type="dxa"/>
            <w:vMerge/>
            <w:tcBorders>
              <w:top w:val="single" w:sz="4" w:space="0" w:color="000000"/>
              <w:left w:val="nil"/>
              <w:bottom w:val="nil"/>
              <w:right w:val="nil"/>
            </w:tcBorders>
          </w:tcPr>
          <w:p w14:paraId="0000020F"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10"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211" w14:textId="77777777" w:rsidR="0080229F" w:rsidRDefault="001758B4">
            <w:pPr>
              <w:rPr>
                <w:sz w:val="24"/>
                <w:szCs w:val="24"/>
              </w:rPr>
            </w:pPr>
            <w:r>
              <w:rPr>
                <w:sz w:val="24"/>
                <w:szCs w:val="24"/>
              </w:rPr>
              <w:t xml:space="preserve">   pop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212" w14:textId="77777777" w:rsidR="0080229F" w:rsidRDefault="001758B4">
            <w:pPr>
              <w:rPr>
                <w:sz w:val="24"/>
                <w:szCs w:val="24"/>
              </w:rPr>
            </w:pPr>
            <w:r>
              <w:rPr>
                <w:sz w:val="24"/>
                <w:szCs w:val="24"/>
              </w:rPr>
              <w:t>t</w:t>
            </w:r>
          </w:p>
        </w:tc>
        <w:tc>
          <w:tcPr>
            <w:tcW w:w="425" w:type="dxa"/>
            <w:tcBorders>
              <w:top w:val="nil"/>
              <w:left w:val="nil"/>
              <w:bottom w:val="nil"/>
              <w:right w:val="nil"/>
            </w:tcBorders>
            <w:vAlign w:val="center"/>
          </w:tcPr>
          <w:p w14:paraId="00000213"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14" w14:textId="77777777" w:rsidR="0080229F" w:rsidRDefault="001758B4">
            <w:pPr>
              <w:jc w:val="center"/>
              <w:rPr>
                <w:sz w:val="24"/>
                <w:szCs w:val="24"/>
              </w:rPr>
            </w:pPr>
            <w:r>
              <w:rPr>
                <w:sz w:val="24"/>
                <w:szCs w:val="24"/>
              </w:rPr>
              <w:t>14,370.19</w:t>
            </w:r>
          </w:p>
        </w:tc>
        <w:tc>
          <w:tcPr>
            <w:tcW w:w="1020" w:type="dxa"/>
            <w:tcBorders>
              <w:top w:val="nil"/>
              <w:left w:val="nil"/>
              <w:bottom w:val="nil"/>
              <w:right w:val="nil"/>
            </w:tcBorders>
            <w:vAlign w:val="center"/>
          </w:tcPr>
          <w:p w14:paraId="00000215" w14:textId="77777777" w:rsidR="0080229F" w:rsidRDefault="001758B4">
            <w:pPr>
              <w:jc w:val="center"/>
              <w:rPr>
                <w:sz w:val="24"/>
                <w:szCs w:val="24"/>
              </w:rPr>
            </w:pPr>
            <w:r>
              <w:rPr>
                <w:sz w:val="24"/>
                <w:szCs w:val="24"/>
              </w:rPr>
              <w:t>&lt; 0.001</w:t>
            </w:r>
          </w:p>
        </w:tc>
      </w:tr>
      <w:tr w:rsidR="0080229F" w14:paraId="11C62233" w14:textId="77777777">
        <w:trPr>
          <w:trHeight w:val="331"/>
          <w:jc w:val="center"/>
        </w:trPr>
        <w:tc>
          <w:tcPr>
            <w:tcW w:w="1261" w:type="dxa"/>
            <w:vMerge/>
            <w:tcBorders>
              <w:top w:val="single" w:sz="4" w:space="0" w:color="000000"/>
              <w:left w:val="nil"/>
              <w:bottom w:val="nil"/>
              <w:right w:val="nil"/>
            </w:tcBorders>
          </w:tcPr>
          <w:p w14:paraId="00000216"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17"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218" w14:textId="77777777" w:rsidR="0080229F" w:rsidRDefault="001758B4">
            <w:pPr>
              <w:rPr>
                <w:sz w:val="24"/>
                <w:szCs w:val="24"/>
              </w:rPr>
            </w:pPr>
            <w:r>
              <w:rPr>
                <w:sz w:val="24"/>
                <w:szCs w:val="24"/>
              </w:rPr>
              <w:t xml:space="preserve">   t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219" w14:textId="77777777" w:rsidR="0080229F" w:rsidRDefault="001758B4">
            <w:pPr>
              <w:rPr>
                <w:sz w:val="24"/>
                <w:szCs w:val="24"/>
              </w:rPr>
            </w:pPr>
            <w:r>
              <w:rPr>
                <w:sz w:val="24"/>
                <w:szCs w:val="24"/>
              </w:rPr>
              <w:t>pop</w:t>
            </w:r>
          </w:p>
        </w:tc>
        <w:tc>
          <w:tcPr>
            <w:tcW w:w="425" w:type="dxa"/>
            <w:tcBorders>
              <w:top w:val="nil"/>
              <w:left w:val="nil"/>
              <w:bottom w:val="nil"/>
              <w:right w:val="nil"/>
            </w:tcBorders>
            <w:vAlign w:val="center"/>
          </w:tcPr>
          <w:p w14:paraId="0000021A"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1B" w14:textId="77777777" w:rsidR="0080229F" w:rsidRDefault="001758B4">
            <w:pPr>
              <w:jc w:val="center"/>
              <w:rPr>
                <w:sz w:val="24"/>
                <w:szCs w:val="24"/>
              </w:rPr>
            </w:pPr>
            <w:r>
              <w:rPr>
                <w:sz w:val="24"/>
                <w:szCs w:val="24"/>
              </w:rPr>
              <w:t>3,495.26</w:t>
            </w:r>
          </w:p>
        </w:tc>
        <w:tc>
          <w:tcPr>
            <w:tcW w:w="1020" w:type="dxa"/>
            <w:tcBorders>
              <w:top w:val="nil"/>
              <w:left w:val="nil"/>
              <w:bottom w:val="nil"/>
              <w:right w:val="nil"/>
            </w:tcBorders>
            <w:vAlign w:val="center"/>
          </w:tcPr>
          <w:p w14:paraId="0000021C" w14:textId="77777777" w:rsidR="0080229F" w:rsidRDefault="001758B4">
            <w:pPr>
              <w:jc w:val="center"/>
              <w:rPr>
                <w:sz w:val="24"/>
                <w:szCs w:val="24"/>
              </w:rPr>
            </w:pPr>
            <w:r>
              <w:rPr>
                <w:sz w:val="24"/>
                <w:szCs w:val="24"/>
              </w:rPr>
              <w:t>&lt; 0.001</w:t>
            </w:r>
          </w:p>
        </w:tc>
      </w:tr>
      <w:tr w:rsidR="0080229F" w14:paraId="791ABD64" w14:textId="77777777">
        <w:trPr>
          <w:trHeight w:val="331"/>
          <w:jc w:val="center"/>
        </w:trPr>
        <w:tc>
          <w:tcPr>
            <w:tcW w:w="1261" w:type="dxa"/>
            <w:tcBorders>
              <w:top w:val="nil"/>
              <w:left w:val="nil"/>
              <w:bottom w:val="nil"/>
              <w:right w:val="nil"/>
            </w:tcBorders>
            <w:vAlign w:val="center"/>
          </w:tcPr>
          <w:p w14:paraId="0000021D"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1E"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21F" w14:textId="77777777" w:rsidR="0080229F" w:rsidRDefault="001758B4">
            <w:pPr>
              <w:rPr>
                <w:sz w:val="24"/>
                <w:szCs w:val="24"/>
              </w:rPr>
            </w:pPr>
            <w:r>
              <w:rPr>
                <w:sz w:val="24"/>
                <w:szCs w:val="24"/>
              </w:rPr>
              <w:t xml:space="preserve">   t + pop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220" w14:textId="77777777" w:rsidR="0080229F" w:rsidRDefault="001758B4">
            <w:pPr>
              <w:rPr>
                <w:sz w:val="24"/>
                <w:szCs w:val="24"/>
              </w:rPr>
            </w:pPr>
            <w:proofErr w:type="spellStart"/>
            <w:r>
              <w:rPr>
                <w:sz w:val="24"/>
                <w:szCs w:val="24"/>
              </w:rPr>
              <w:t>t:pop</w:t>
            </w:r>
            <w:proofErr w:type="spellEnd"/>
          </w:p>
        </w:tc>
        <w:tc>
          <w:tcPr>
            <w:tcW w:w="425" w:type="dxa"/>
            <w:tcBorders>
              <w:top w:val="nil"/>
              <w:left w:val="nil"/>
              <w:bottom w:val="nil"/>
              <w:right w:val="nil"/>
            </w:tcBorders>
            <w:vAlign w:val="center"/>
          </w:tcPr>
          <w:p w14:paraId="00000221"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22" w14:textId="77777777" w:rsidR="0080229F" w:rsidRDefault="001758B4">
            <w:pPr>
              <w:jc w:val="center"/>
              <w:rPr>
                <w:sz w:val="24"/>
                <w:szCs w:val="24"/>
              </w:rPr>
            </w:pPr>
            <w:r>
              <w:rPr>
                <w:sz w:val="24"/>
                <w:szCs w:val="24"/>
              </w:rPr>
              <w:t>160.60</w:t>
            </w:r>
          </w:p>
        </w:tc>
        <w:tc>
          <w:tcPr>
            <w:tcW w:w="1020" w:type="dxa"/>
            <w:tcBorders>
              <w:top w:val="nil"/>
              <w:left w:val="nil"/>
              <w:bottom w:val="nil"/>
              <w:right w:val="nil"/>
            </w:tcBorders>
            <w:vAlign w:val="center"/>
          </w:tcPr>
          <w:p w14:paraId="00000223" w14:textId="77777777" w:rsidR="0080229F" w:rsidRDefault="001758B4">
            <w:pPr>
              <w:jc w:val="center"/>
              <w:rPr>
                <w:sz w:val="24"/>
                <w:szCs w:val="24"/>
              </w:rPr>
            </w:pPr>
            <w:r>
              <w:rPr>
                <w:sz w:val="24"/>
                <w:szCs w:val="24"/>
              </w:rPr>
              <w:t>&lt; 0.001</w:t>
            </w:r>
          </w:p>
        </w:tc>
      </w:tr>
      <w:tr w:rsidR="0080229F" w14:paraId="11E08E61" w14:textId="77777777">
        <w:trPr>
          <w:trHeight w:val="331"/>
          <w:jc w:val="center"/>
        </w:trPr>
        <w:tc>
          <w:tcPr>
            <w:tcW w:w="1261" w:type="dxa"/>
            <w:tcBorders>
              <w:top w:val="nil"/>
              <w:left w:val="nil"/>
              <w:bottom w:val="nil"/>
              <w:right w:val="nil"/>
            </w:tcBorders>
            <w:vAlign w:val="center"/>
          </w:tcPr>
          <w:p w14:paraId="00000224"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25"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226" w14:textId="77777777" w:rsidR="0080229F" w:rsidRDefault="001758B4">
            <w:pPr>
              <w:rPr>
                <w:sz w:val="24"/>
                <w:szCs w:val="24"/>
              </w:rPr>
            </w:pPr>
            <w:r>
              <w:rPr>
                <w:sz w:val="24"/>
                <w:szCs w:val="24"/>
              </w:rPr>
              <w:t xml:space="preserve">   t + pop + </w:t>
            </w:r>
            <w:proofErr w:type="spellStart"/>
            <w:r>
              <w:rPr>
                <w:sz w:val="24"/>
                <w:szCs w:val="24"/>
              </w:rPr>
              <w:t>t:pop</w:t>
            </w:r>
            <w:proofErr w:type="spellEnd"/>
            <w:r>
              <w:rPr>
                <w:sz w:val="24"/>
                <w:szCs w:val="24"/>
              </w:rPr>
              <w:t xml:space="preserve"> + dam + sire</w:t>
            </w:r>
          </w:p>
        </w:tc>
        <w:tc>
          <w:tcPr>
            <w:tcW w:w="1584" w:type="dxa"/>
            <w:tcBorders>
              <w:top w:val="nil"/>
              <w:left w:val="nil"/>
              <w:bottom w:val="nil"/>
              <w:right w:val="nil"/>
            </w:tcBorders>
            <w:vAlign w:val="center"/>
          </w:tcPr>
          <w:p w14:paraId="00000227" w14:textId="77777777" w:rsidR="0080229F" w:rsidRDefault="001758B4">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228"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29" w14:textId="77777777" w:rsidR="0080229F" w:rsidRDefault="001758B4">
            <w:pPr>
              <w:jc w:val="center"/>
              <w:rPr>
                <w:sz w:val="24"/>
                <w:szCs w:val="24"/>
              </w:rPr>
            </w:pPr>
            <w:r>
              <w:rPr>
                <w:sz w:val="24"/>
                <w:szCs w:val="24"/>
              </w:rPr>
              <w:t>61.35</w:t>
            </w:r>
          </w:p>
        </w:tc>
        <w:tc>
          <w:tcPr>
            <w:tcW w:w="1020" w:type="dxa"/>
            <w:tcBorders>
              <w:top w:val="nil"/>
              <w:left w:val="nil"/>
              <w:bottom w:val="nil"/>
              <w:right w:val="nil"/>
            </w:tcBorders>
            <w:vAlign w:val="center"/>
          </w:tcPr>
          <w:p w14:paraId="0000022A" w14:textId="77777777" w:rsidR="0080229F" w:rsidRDefault="001758B4">
            <w:pPr>
              <w:jc w:val="center"/>
              <w:rPr>
                <w:sz w:val="24"/>
                <w:szCs w:val="24"/>
              </w:rPr>
            </w:pPr>
            <w:r>
              <w:rPr>
                <w:sz w:val="24"/>
                <w:szCs w:val="24"/>
              </w:rPr>
              <w:t>&lt; 0.001</w:t>
            </w:r>
          </w:p>
        </w:tc>
      </w:tr>
      <w:tr w:rsidR="0080229F" w14:paraId="6EC2EC30" w14:textId="77777777">
        <w:trPr>
          <w:trHeight w:val="331"/>
          <w:jc w:val="center"/>
        </w:trPr>
        <w:tc>
          <w:tcPr>
            <w:tcW w:w="1261" w:type="dxa"/>
            <w:tcBorders>
              <w:top w:val="nil"/>
              <w:left w:val="nil"/>
              <w:bottom w:val="nil"/>
              <w:right w:val="nil"/>
            </w:tcBorders>
            <w:vAlign w:val="center"/>
          </w:tcPr>
          <w:p w14:paraId="0000022B"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2C"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22D" w14:textId="77777777" w:rsidR="0080229F" w:rsidRDefault="001758B4">
            <w:pPr>
              <w:rPr>
                <w:sz w:val="24"/>
                <w:szCs w:val="24"/>
              </w:rPr>
            </w:pPr>
            <w:r>
              <w:rPr>
                <w:sz w:val="24"/>
                <w:szCs w:val="24"/>
              </w:rPr>
              <w:t xml:space="preserve">   t + pop + </w:t>
            </w:r>
            <w:proofErr w:type="spellStart"/>
            <w:r>
              <w:rPr>
                <w:sz w:val="24"/>
                <w:szCs w:val="24"/>
              </w:rPr>
              <w:t>t:pop</w:t>
            </w:r>
            <w:proofErr w:type="spellEnd"/>
            <w:r>
              <w:rPr>
                <w:sz w:val="24"/>
                <w:szCs w:val="24"/>
              </w:rPr>
              <w:t xml:space="preserve"> + </w:t>
            </w:r>
            <w:proofErr w:type="spellStart"/>
            <w:r>
              <w:rPr>
                <w:sz w:val="24"/>
                <w:szCs w:val="24"/>
              </w:rPr>
              <w:t>dam:sire</w:t>
            </w:r>
            <w:proofErr w:type="spellEnd"/>
            <w:r>
              <w:rPr>
                <w:sz w:val="24"/>
                <w:szCs w:val="24"/>
              </w:rPr>
              <w:t xml:space="preserve"> + sire</w:t>
            </w:r>
          </w:p>
        </w:tc>
        <w:tc>
          <w:tcPr>
            <w:tcW w:w="1584" w:type="dxa"/>
            <w:tcBorders>
              <w:top w:val="nil"/>
              <w:left w:val="nil"/>
              <w:bottom w:val="nil"/>
              <w:right w:val="nil"/>
            </w:tcBorders>
            <w:vAlign w:val="center"/>
          </w:tcPr>
          <w:p w14:paraId="0000022E" w14:textId="77777777" w:rsidR="0080229F" w:rsidRDefault="001758B4">
            <w:pPr>
              <w:rPr>
                <w:sz w:val="24"/>
                <w:szCs w:val="24"/>
              </w:rPr>
            </w:pPr>
            <w:r>
              <w:rPr>
                <w:sz w:val="24"/>
                <w:szCs w:val="24"/>
              </w:rPr>
              <w:t>dam</w:t>
            </w:r>
          </w:p>
        </w:tc>
        <w:tc>
          <w:tcPr>
            <w:tcW w:w="425" w:type="dxa"/>
            <w:tcBorders>
              <w:top w:val="nil"/>
              <w:left w:val="nil"/>
              <w:bottom w:val="nil"/>
              <w:right w:val="nil"/>
            </w:tcBorders>
            <w:vAlign w:val="center"/>
          </w:tcPr>
          <w:p w14:paraId="0000022F"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30" w14:textId="77777777" w:rsidR="0080229F" w:rsidRDefault="001758B4">
            <w:pPr>
              <w:jc w:val="center"/>
              <w:rPr>
                <w:sz w:val="24"/>
                <w:szCs w:val="24"/>
              </w:rPr>
            </w:pPr>
            <w:r>
              <w:rPr>
                <w:sz w:val="24"/>
                <w:szCs w:val="24"/>
              </w:rPr>
              <w:t>60.90</w:t>
            </w:r>
          </w:p>
        </w:tc>
        <w:tc>
          <w:tcPr>
            <w:tcW w:w="1020" w:type="dxa"/>
            <w:tcBorders>
              <w:top w:val="nil"/>
              <w:left w:val="nil"/>
              <w:bottom w:val="nil"/>
              <w:right w:val="nil"/>
            </w:tcBorders>
            <w:vAlign w:val="center"/>
          </w:tcPr>
          <w:p w14:paraId="00000231" w14:textId="77777777" w:rsidR="0080229F" w:rsidRDefault="001758B4">
            <w:pPr>
              <w:jc w:val="center"/>
              <w:rPr>
                <w:sz w:val="24"/>
                <w:szCs w:val="24"/>
              </w:rPr>
            </w:pPr>
            <w:r>
              <w:rPr>
                <w:sz w:val="24"/>
                <w:szCs w:val="24"/>
              </w:rPr>
              <w:t>&lt; 0.001</w:t>
            </w:r>
          </w:p>
        </w:tc>
      </w:tr>
      <w:tr w:rsidR="0080229F" w14:paraId="46EBDC2E" w14:textId="77777777">
        <w:trPr>
          <w:trHeight w:val="331"/>
          <w:jc w:val="center"/>
        </w:trPr>
        <w:tc>
          <w:tcPr>
            <w:tcW w:w="1261" w:type="dxa"/>
            <w:tcBorders>
              <w:top w:val="nil"/>
              <w:left w:val="nil"/>
              <w:bottom w:val="nil"/>
              <w:right w:val="nil"/>
            </w:tcBorders>
            <w:vAlign w:val="center"/>
          </w:tcPr>
          <w:p w14:paraId="00000232"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233" w14:textId="77777777" w:rsidR="0080229F" w:rsidRDefault="0080229F">
            <w:pPr>
              <w:rPr>
                <w:sz w:val="24"/>
                <w:szCs w:val="24"/>
              </w:rPr>
            </w:pPr>
          </w:p>
        </w:tc>
        <w:tc>
          <w:tcPr>
            <w:tcW w:w="4608" w:type="dxa"/>
            <w:tcBorders>
              <w:top w:val="nil"/>
              <w:left w:val="nil"/>
              <w:bottom w:val="single" w:sz="8" w:space="0" w:color="A6A6A6"/>
              <w:right w:val="nil"/>
            </w:tcBorders>
            <w:vAlign w:val="center"/>
          </w:tcPr>
          <w:p w14:paraId="00000234" w14:textId="77777777" w:rsidR="0080229F" w:rsidRDefault="001758B4">
            <w:pPr>
              <w:rPr>
                <w:sz w:val="24"/>
                <w:szCs w:val="24"/>
              </w:rPr>
            </w:pPr>
            <w:r>
              <w:rPr>
                <w:sz w:val="24"/>
                <w:szCs w:val="24"/>
              </w:rPr>
              <w:t xml:space="preserve">   t + pop + </w:t>
            </w:r>
            <w:proofErr w:type="spellStart"/>
            <w:r>
              <w:rPr>
                <w:sz w:val="24"/>
                <w:szCs w:val="24"/>
              </w:rPr>
              <w:t>t:pop</w:t>
            </w:r>
            <w:proofErr w:type="spellEnd"/>
            <w:r>
              <w:rPr>
                <w:sz w:val="24"/>
                <w:szCs w:val="24"/>
              </w:rPr>
              <w:t xml:space="preserve"> + </w:t>
            </w:r>
            <w:proofErr w:type="spellStart"/>
            <w:r>
              <w:rPr>
                <w:sz w:val="24"/>
                <w:szCs w:val="24"/>
              </w:rPr>
              <w:t>dam:sire</w:t>
            </w:r>
            <w:proofErr w:type="spellEnd"/>
            <w:r>
              <w:rPr>
                <w:sz w:val="24"/>
                <w:szCs w:val="24"/>
              </w:rPr>
              <w:t xml:space="preserve"> + dam</w:t>
            </w:r>
          </w:p>
        </w:tc>
        <w:tc>
          <w:tcPr>
            <w:tcW w:w="1584" w:type="dxa"/>
            <w:tcBorders>
              <w:top w:val="nil"/>
              <w:left w:val="nil"/>
              <w:bottom w:val="single" w:sz="8" w:space="0" w:color="A6A6A6"/>
              <w:right w:val="nil"/>
            </w:tcBorders>
            <w:vAlign w:val="center"/>
          </w:tcPr>
          <w:p w14:paraId="00000235" w14:textId="77777777" w:rsidR="0080229F" w:rsidRDefault="001758B4">
            <w:pPr>
              <w:rPr>
                <w:sz w:val="24"/>
                <w:szCs w:val="24"/>
              </w:rPr>
            </w:pPr>
            <w:r>
              <w:rPr>
                <w:sz w:val="24"/>
                <w:szCs w:val="24"/>
              </w:rPr>
              <w:t>sire</w:t>
            </w:r>
          </w:p>
        </w:tc>
        <w:tc>
          <w:tcPr>
            <w:tcW w:w="425" w:type="dxa"/>
            <w:tcBorders>
              <w:top w:val="nil"/>
              <w:left w:val="nil"/>
              <w:bottom w:val="single" w:sz="8" w:space="0" w:color="A6A6A6"/>
              <w:right w:val="nil"/>
            </w:tcBorders>
            <w:vAlign w:val="center"/>
          </w:tcPr>
          <w:p w14:paraId="00000236" w14:textId="77777777" w:rsidR="0080229F" w:rsidRDefault="001758B4">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237" w14:textId="77777777" w:rsidR="0080229F" w:rsidRDefault="001758B4">
            <w:pPr>
              <w:jc w:val="center"/>
              <w:rPr>
                <w:sz w:val="24"/>
                <w:szCs w:val="24"/>
              </w:rPr>
            </w:pPr>
            <w:r>
              <w:rPr>
                <w:sz w:val="24"/>
                <w:szCs w:val="24"/>
              </w:rPr>
              <w:t>14.08</w:t>
            </w:r>
          </w:p>
        </w:tc>
        <w:tc>
          <w:tcPr>
            <w:tcW w:w="1020" w:type="dxa"/>
            <w:tcBorders>
              <w:top w:val="nil"/>
              <w:left w:val="nil"/>
              <w:bottom w:val="single" w:sz="8" w:space="0" w:color="A6A6A6"/>
              <w:right w:val="nil"/>
            </w:tcBorders>
            <w:vAlign w:val="center"/>
          </w:tcPr>
          <w:p w14:paraId="00000238" w14:textId="77777777" w:rsidR="0080229F" w:rsidRDefault="001758B4">
            <w:pPr>
              <w:jc w:val="center"/>
              <w:rPr>
                <w:sz w:val="24"/>
                <w:szCs w:val="24"/>
              </w:rPr>
            </w:pPr>
            <w:r>
              <w:rPr>
                <w:sz w:val="24"/>
                <w:szCs w:val="24"/>
              </w:rPr>
              <w:t>&lt; 0.001</w:t>
            </w:r>
          </w:p>
        </w:tc>
      </w:tr>
      <w:tr w:rsidR="0080229F" w14:paraId="616ABC88" w14:textId="77777777">
        <w:trPr>
          <w:trHeight w:val="331"/>
          <w:jc w:val="center"/>
        </w:trPr>
        <w:tc>
          <w:tcPr>
            <w:tcW w:w="1261" w:type="dxa"/>
            <w:tcBorders>
              <w:top w:val="nil"/>
              <w:left w:val="nil"/>
              <w:bottom w:val="nil"/>
              <w:right w:val="nil"/>
            </w:tcBorders>
            <w:vAlign w:val="center"/>
          </w:tcPr>
          <w:p w14:paraId="00000239" w14:textId="77777777" w:rsidR="0080229F" w:rsidRDefault="0080229F">
            <w:pPr>
              <w:widowControl w:val="0"/>
              <w:pBdr>
                <w:top w:val="nil"/>
                <w:left w:val="nil"/>
                <w:bottom w:val="nil"/>
                <w:right w:val="nil"/>
                <w:between w:val="nil"/>
              </w:pBdr>
              <w:spacing w:line="276" w:lineRule="auto"/>
              <w:rPr>
                <w:sz w:val="24"/>
                <w:szCs w:val="24"/>
              </w:rPr>
            </w:pPr>
          </w:p>
        </w:tc>
        <w:tc>
          <w:tcPr>
            <w:tcW w:w="1296" w:type="dxa"/>
            <w:vMerge w:val="restart"/>
            <w:tcBorders>
              <w:top w:val="single" w:sz="8" w:space="0" w:color="A6A6A6"/>
              <w:left w:val="nil"/>
              <w:bottom w:val="nil"/>
              <w:right w:val="nil"/>
            </w:tcBorders>
            <w:vAlign w:val="center"/>
          </w:tcPr>
          <w:p w14:paraId="0000023A" w14:textId="77777777" w:rsidR="0080229F" w:rsidRDefault="001758B4">
            <w:pPr>
              <w:rPr>
                <w:b/>
                <w:sz w:val="24"/>
                <w:szCs w:val="24"/>
              </w:rPr>
            </w:pPr>
            <w:r>
              <w:rPr>
                <w:sz w:val="24"/>
                <w:szCs w:val="24"/>
              </w:rPr>
              <w:t xml:space="preserve">Vendace &amp; </w:t>
            </w:r>
            <w:r>
              <w:rPr>
                <w:sz w:val="24"/>
                <w:szCs w:val="24"/>
              </w:rPr>
              <w:lastRenderedPageBreak/>
              <w:t>European Whitefish</w:t>
            </w:r>
          </w:p>
        </w:tc>
        <w:tc>
          <w:tcPr>
            <w:tcW w:w="4608" w:type="dxa"/>
            <w:tcBorders>
              <w:top w:val="single" w:sz="8" w:space="0" w:color="A6A6A6"/>
              <w:left w:val="nil"/>
              <w:bottom w:val="nil"/>
              <w:right w:val="nil"/>
            </w:tcBorders>
            <w:vAlign w:val="center"/>
          </w:tcPr>
          <w:p w14:paraId="0000023B" w14:textId="77777777" w:rsidR="0080229F" w:rsidRDefault="001758B4">
            <w:pPr>
              <w:rPr>
                <w:sz w:val="24"/>
                <w:szCs w:val="24"/>
              </w:rPr>
            </w:pPr>
            <w:r>
              <w:rPr>
                <w:b/>
                <w:sz w:val="24"/>
                <w:szCs w:val="24"/>
              </w:rPr>
              <w:lastRenderedPageBreak/>
              <w:t xml:space="preserve">   t + </w:t>
            </w:r>
            <w:proofErr w:type="spellStart"/>
            <w:r>
              <w:rPr>
                <w:b/>
                <w:sz w:val="24"/>
                <w:szCs w:val="24"/>
              </w:rPr>
              <w:t>sp</w:t>
            </w:r>
            <w:proofErr w:type="spellEnd"/>
            <w:r>
              <w:rPr>
                <w:b/>
                <w:sz w:val="24"/>
                <w:szCs w:val="24"/>
              </w:rPr>
              <w:t xml:space="preserve"> + </w:t>
            </w:r>
            <w:proofErr w:type="spellStart"/>
            <w:r>
              <w:rPr>
                <w:b/>
                <w:sz w:val="24"/>
                <w:szCs w:val="24"/>
              </w:rPr>
              <w:t>t:sp</w:t>
            </w:r>
            <w:proofErr w:type="spellEnd"/>
            <w:r>
              <w:rPr>
                <w:b/>
                <w:sz w:val="24"/>
                <w:szCs w:val="24"/>
              </w:rPr>
              <w:t xml:space="preserve"> + </w:t>
            </w:r>
            <w:proofErr w:type="spellStart"/>
            <w:r>
              <w:rPr>
                <w:b/>
                <w:sz w:val="24"/>
                <w:szCs w:val="24"/>
              </w:rPr>
              <w:t>dam:sire</w:t>
            </w:r>
            <w:proofErr w:type="spellEnd"/>
            <w:r>
              <w:rPr>
                <w:b/>
                <w:sz w:val="24"/>
                <w:szCs w:val="24"/>
              </w:rPr>
              <w:t xml:space="preserve"> + dam + sire</w:t>
            </w:r>
          </w:p>
        </w:tc>
        <w:tc>
          <w:tcPr>
            <w:tcW w:w="1584" w:type="dxa"/>
            <w:tcBorders>
              <w:top w:val="single" w:sz="8" w:space="0" w:color="A6A6A6"/>
              <w:left w:val="nil"/>
              <w:bottom w:val="nil"/>
              <w:right w:val="nil"/>
            </w:tcBorders>
            <w:vAlign w:val="center"/>
          </w:tcPr>
          <w:p w14:paraId="0000023C" w14:textId="77777777" w:rsidR="0080229F" w:rsidRDefault="0080229F">
            <w:pPr>
              <w:rPr>
                <w:sz w:val="24"/>
                <w:szCs w:val="24"/>
              </w:rPr>
            </w:pPr>
          </w:p>
        </w:tc>
        <w:tc>
          <w:tcPr>
            <w:tcW w:w="425" w:type="dxa"/>
            <w:tcBorders>
              <w:top w:val="single" w:sz="8" w:space="0" w:color="A6A6A6"/>
              <w:left w:val="nil"/>
              <w:bottom w:val="nil"/>
              <w:right w:val="nil"/>
            </w:tcBorders>
            <w:vAlign w:val="center"/>
          </w:tcPr>
          <w:p w14:paraId="0000023D" w14:textId="77777777" w:rsidR="0080229F" w:rsidRDefault="0080229F">
            <w:pPr>
              <w:jc w:val="center"/>
              <w:rPr>
                <w:sz w:val="24"/>
                <w:szCs w:val="24"/>
              </w:rPr>
            </w:pPr>
          </w:p>
        </w:tc>
        <w:tc>
          <w:tcPr>
            <w:tcW w:w="1192" w:type="dxa"/>
            <w:tcBorders>
              <w:top w:val="single" w:sz="8" w:space="0" w:color="A6A6A6"/>
              <w:left w:val="nil"/>
              <w:bottom w:val="nil"/>
              <w:right w:val="nil"/>
            </w:tcBorders>
            <w:vAlign w:val="center"/>
          </w:tcPr>
          <w:p w14:paraId="0000023E" w14:textId="77777777" w:rsidR="0080229F" w:rsidRDefault="0080229F">
            <w:pPr>
              <w:jc w:val="center"/>
              <w:rPr>
                <w:sz w:val="24"/>
                <w:szCs w:val="24"/>
              </w:rPr>
            </w:pPr>
          </w:p>
        </w:tc>
        <w:tc>
          <w:tcPr>
            <w:tcW w:w="1020" w:type="dxa"/>
            <w:tcBorders>
              <w:top w:val="single" w:sz="8" w:space="0" w:color="A6A6A6"/>
              <w:left w:val="nil"/>
              <w:bottom w:val="nil"/>
              <w:right w:val="nil"/>
            </w:tcBorders>
            <w:vAlign w:val="center"/>
          </w:tcPr>
          <w:p w14:paraId="0000023F" w14:textId="77777777" w:rsidR="0080229F" w:rsidRDefault="0080229F">
            <w:pPr>
              <w:jc w:val="center"/>
              <w:rPr>
                <w:sz w:val="24"/>
                <w:szCs w:val="24"/>
              </w:rPr>
            </w:pPr>
          </w:p>
        </w:tc>
      </w:tr>
      <w:tr w:rsidR="0080229F" w14:paraId="56CF95DB" w14:textId="77777777">
        <w:trPr>
          <w:trHeight w:val="331"/>
          <w:jc w:val="center"/>
        </w:trPr>
        <w:tc>
          <w:tcPr>
            <w:tcW w:w="1261" w:type="dxa"/>
            <w:tcBorders>
              <w:top w:val="nil"/>
              <w:left w:val="nil"/>
              <w:bottom w:val="nil"/>
              <w:right w:val="nil"/>
            </w:tcBorders>
            <w:vAlign w:val="center"/>
          </w:tcPr>
          <w:p w14:paraId="00000240" w14:textId="77777777" w:rsidR="0080229F" w:rsidRDefault="0080229F">
            <w:pPr>
              <w:widowControl w:val="0"/>
              <w:pBdr>
                <w:top w:val="nil"/>
                <w:left w:val="nil"/>
                <w:bottom w:val="nil"/>
                <w:right w:val="nil"/>
                <w:between w:val="nil"/>
              </w:pBdr>
              <w:spacing w:line="276" w:lineRule="auto"/>
              <w:rPr>
                <w:sz w:val="24"/>
                <w:szCs w:val="24"/>
              </w:rPr>
            </w:pPr>
          </w:p>
        </w:tc>
        <w:tc>
          <w:tcPr>
            <w:tcW w:w="1296" w:type="dxa"/>
            <w:vMerge/>
            <w:tcBorders>
              <w:top w:val="nil"/>
              <w:left w:val="nil"/>
              <w:bottom w:val="nil"/>
              <w:right w:val="nil"/>
            </w:tcBorders>
            <w:vAlign w:val="center"/>
          </w:tcPr>
          <w:p w14:paraId="00000241" w14:textId="77777777" w:rsidR="0080229F" w:rsidRDefault="0080229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42" w14:textId="77777777" w:rsidR="0080229F" w:rsidRDefault="001758B4">
            <w:pPr>
              <w:rPr>
                <w:b/>
                <w:sz w:val="24"/>
                <w:szCs w:val="24"/>
              </w:rPr>
            </w:pPr>
            <w:r>
              <w:rPr>
                <w:sz w:val="24"/>
                <w:szCs w:val="24"/>
              </w:rPr>
              <w:t xml:space="preserve">   </w:t>
            </w:r>
            <w:proofErr w:type="spellStart"/>
            <w:r>
              <w:rPr>
                <w:sz w:val="24"/>
                <w:szCs w:val="24"/>
              </w:rPr>
              <w:t>sp</w:t>
            </w:r>
            <w:proofErr w:type="spellEnd"/>
            <w:r>
              <w:rPr>
                <w:sz w:val="24"/>
                <w:szCs w:val="24"/>
              </w:rPr>
              <w:t xml:space="preserve">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243" w14:textId="77777777" w:rsidR="0080229F" w:rsidRDefault="001758B4">
            <w:pPr>
              <w:rPr>
                <w:sz w:val="24"/>
                <w:szCs w:val="24"/>
              </w:rPr>
            </w:pPr>
            <w:r>
              <w:rPr>
                <w:sz w:val="24"/>
                <w:szCs w:val="24"/>
              </w:rPr>
              <w:t>t</w:t>
            </w:r>
          </w:p>
        </w:tc>
        <w:tc>
          <w:tcPr>
            <w:tcW w:w="425" w:type="dxa"/>
            <w:tcBorders>
              <w:top w:val="nil"/>
              <w:left w:val="nil"/>
              <w:bottom w:val="nil"/>
              <w:right w:val="nil"/>
            </w:tcBorders>
            <w:vAlign w:val="center"/>
          </w:tcPr>
          <w:p w14:paraId="00000244"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45" w14:textId="77777777" w:rsidR="0080229F" w:rsidRDefault="001758B4">
            <w:pPr>
              <w:jc w:val="center"/>
              <w:rPr>
                <w:sz w:val="24"/>
                <w:szCs w:val="24"/>
              </w:rPr>
            </w:pPr>
            <w:r>
              <w:rPr>
                <w:sz w:val="24"/>
                <w:szCs w:val="24"/>
              </w:rPr>
              <w:t>2,811.03</w:t>
            </w:r>
          </w:p>
        </w:tc>
        <w:tc>
          <w:tcPr>
            <w:tcW w:w="1020" w:type="dxa"/>
            <w:tcBorders>
              <w:top w:val="nil"/>
              <w:left w:val="nil"/>
              <w:bottom w:val="nil"/>
              <w:right w:val="nil"/>
            </w:tcBorders>
            <w:vAlign w:val="center"/>
          </w:tcPr>
          <w:p w14:paraId="00000246" w14:textId="77777777" w:rsidR="0080229F" w:rsidRDefault="001758B4">
            <w:pPr>
              <w:jc w:val="center"/>
              <w:rPr>
                <w:sz w:val="24"/>
                <w:szCs w:val="24"/>
              </w:rPr>
            </w:pPr>
            <w:r>
              <w:rPr>
                <w:sz w:val="24"/>
                <w:szCs w:val="24"/>
              </w:rPr>
              <w:t>&lt; 0.001</w:t>
            </w:r>
          </w:p>
        </w:tc>
      </w:tr>
      <w:tr w:rsidR="0080229F" w14:paraId="74B4D456" w14:textId="77777777">
        <w:trPr>
          <w:trHeight w:val="331"/>
          <w:jc w:val="center"/>
        </w:trPr>
        <w:tc>
          <w:tcPr>
            <w:tcW w:w="1261" w:type="dxa"/>
            <w:tcBorders>
              <w:top w:val="nil"/>
              <w:left w:val="nil"/>
              <w:bottom w:val="nil"/>
              <w:right w:val="nil"/>
            </w:tcBorders>
            <w:vAlign w:val="center"/>
          </w:tcPr>
          <w:p w14:paraId="00000247" w14:textId="77777777" w:rsidR="0080229F" w:rsidRDefault="0080229F">
            <w:pPr>
              <w:widowControl w:val="0"/>
              <w:pBdr>
                <w:top w:val="nil"/>
                <w:left w:val="nil"/>
                <w:bottom w:val="nil"/>
                <w:right w:val="nil"/>
                <w:between w:val="nil"/>
              </w:pBdr>
              <w:spacing w:line="276" w:lineRule="auto"/>
              <w:rPr>
                <w:sz w:val="24"/>
                <w:szCs w:val="24"/>
              </w:rPr>
            </w:pPr>
          </w:p>
        </w:tc>
        <w:tc>
          <w:tcPr>
            <w:tcW w:w="1296" w:type="dxa"/>
            <w:vMerge/>
            <w:tcBorders>
              <w:top w:val="nil"/>
              <w:left w:val="nil"/>
              <w:bottom w:val="nil"/>
              <w:right w:val="nil"/>
            </w:tcBorders>
            <w:vAlign w:val="center"/>
          </w:tcPr>
          <w:p w14:paraId="00000248" w14:textId="77777777" w:rsidR="0080229F" w:rsidRDefault="0080229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49" w14:textId="77777777" w:rsidR="0080229F" w:rsidRDefault="001758B4">
            <w:pPr>
              <w:rPr>
                <w:sz w:val="24"/>
                <w:szCs w:val="24"/>
              </w:rPr>
            </w:pPr>
            <w:r>
              <w:rPr>
                <w:sz w:val="24"/>
                <w:szCs w:val="24"/>
              </w:rPr>
              <w:t xml:space="preserve">   t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24A" w14:textId="77777777" w:rsidR="0080229F" w:rsidRDefault="001758B4">
            <w:pPr>
              <w:rPr>
                <w:sz w:val="24"/>
                <w:szCs w:val="24"/>
              </w:rPr>
            </w:pPr>
            <w:proofErr w:type="spellStart"/>
            <w:r>
              <w:rPr>
                <w:sz w:val="24"/>
                <w:szCs w:val="24"/>
              </w:rPr>
              <w:t>sp</w:t>
            </w:r>
            <w:proofErr w:type="spellEnd"/>
          </w:p>
        </w:tc>
        <w:tc>
          <w:tcPr>
            <w:tcW w:w="425" w:type="dxa"/>
            <w:tcBorders>
              <w:top w:val="nil"/>
              <w:left w:val="nil"/>
              <w:bottom w:val="nil"/>
              <w:right w:val="nil"/>
            </w:tcBorders>
            <w:vAlign w:val="center"/>
          </w:tcPr>
          <w:p w14:paraId="0000024B"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4C" w14:textId="77777777" w:rsidR="0080229F" w:rsidRDefault="001758B4">
            <w:pPr>
              <w:jc w:val="center"/>
              <w:rPr>
                <w:sz w:val="24"/>
                <w:szCs w:val="24"/>
              </w:rPr>
            </w:pPr>
            <w:r>
              <w:rPr>
                <w:sz w:val="24"/>
                <w:szCs w:val="24"/>
              </w:rPr>
              <w:t>706.17</w:t>
            </w:r>
          </w:p>
        </w:tc>
        <w:tc>
          <w:tcPr>
            <w:tcW w:w="1020" w:type="dxa"/>
            <w:tcBorders>
              <w:top w:val="nil"/>
              <w:left w:val="nil"/>
              <w:bottom w:val="nil"/>
              <w:right w:val="nil"/>
            </w:tcBorders>
            <w:vAlign w:val="center"/>
          </w:tcPr>
          <w:p w14:paraId="0000024D" w14:textId="77777777" w:rsidR="0080229F" w:rsidRDefault="001758B4">
            <w:pPr>
              <w:jc w:val="center"/>
              <w:rPr>
                <w:sz w:val="24"/>
                <w:szCs w:val="24"/>
              </w:rPr>
            </w:pPr>
            <w:r>
              <w:rPr>
                <w:sz w:val="24"/>
                <w:szCs w:val="24"/>
              </w:rPr>
              <w:t>0.041</w:t>
            </w:r>
          </w:p>
        </w:tc>
      </w:tr>
      <w:tr w:rsidR="0080229F" w14:paraId="5842E904" w14:textId="77777777">
        <w:trPr>
          <w:trHeight w:val="331"/>
          <w:jc w:val="center"/>
        </w:trPr>
        <w:tc>
          <w:tcPr>
            <w:tcW w:w="1261" w:type="dxa"/>
            <w:tcBorders>
              <w:top w:val="nil"/>
              <w:left w:val="nil"/>
              <w:bottom w:val="nil"/>
              <w:right w:val="nil"/>
            </w:tcBorders>
            <w:vAlign w:val="center"/>
          </w:tcPr>
          <w:p w14:paraId="0000024E"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4F"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250"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dam:sire</w:t>
            </w:r>
            <w:proofErr w:type="spellEnd"/>
            <w:r>
              <w:rPr>
                <w:sz w:val="24"/>
                <w:szCs w:val="24"/>
              </w:rPr>
              <w:t xml:space="preserve"> + dam + sire</w:t>
            </w:r>
          </w:p>
        </w:tc>
        <w:tc>
          <w:tcPr>
            <w:tcW w:w="1584" w:type="dxa"/>
            <w:tcBorders>
              <w:top w:val="nil"/>
              <w:left w:val="nil"/>
              <w:bottom w:val="nil"/>
              <w:right w:val="nil"/>
            </w:tcBorders>
            <w:vAlign w:val="center"/>
          </w:tcPr>
          <w:p w14:paraId="00000251" w14:textId="77777777" w:rsidR="0080229F" w:rsidRDefault="001758B4">
            <w:pPr>
              <w:rPr>
                <w:sz w:val="24"/>
                <w:szCs w:val="24"/>
              </w:rPr>
            </w:pPr>
            <w:proofErr w:type="spellStart"/>
            <w:r>
              <w:rPr>
                <w:sz w:val="24"/>
                <w:szCs w:val="24"/>
              </w:rPr>
              <w:t>t:sp</w:t>
            </w:r>
            <w:proofErr w:type="spellEnd"/>
          </w:p>
        </w:tc>
        <w:tc>
          <w:tcPr>
            <w:tcW w:w="425" w:type="dxa"/>
            <w:tcBorders>
              <w:top w:val="nil"/>
              <w:left w:val="nil"/>
              <w:bottom w:val="nil"/>
              <w:right w:val="nil"/>
            </w:tcBorders>
            <w:vAlign w:val="center"/>
          </w:tcPr>
          <w:p w14:paraId="00000252"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53" w14:textId="77777777" w:rsidR="0080229F" w:rsidRDefault="001758B4">
            <w:pPr>
              <w:jc w:val="center"/>
              <w:rPr>
                <w:sz w:val="24"/>
                <w:szCs w:val="24"/>
              </w:rPr>
            </w:pPr>
            <w:r>
              <w:rPr>
                <w:sz w:val="24"/>
                <w:szCs w:val="24"/>
              </w:rPr>
              <w:t>440.18</w:t>
            </w:r>
          </w:p>
        </w:tc>
        <w:tc>
          <w:tcPr>
            <w:tcW w:w="1020" w:type="dxa"/>
            <w:tcBorders>
              <w:top w:val="nil"/>
              <w:left w:val="nil"/>
              <w:bottom w:val="nil"/>
              <w:right w:val="nil"/>
            </w:tcBorders>
            <w:vAlign w:val="center"/>
          </w:tcPr>
          <w:p w14:paraId="00000254" w14:textId="77777777" w:rsidR="0080229F" w:rsidRDefault="001758B4">
            <w:pPr>
              <w:jc w:val="center"/>
              <w:rPr>
                <w:sz w:val="24"/>
                <w:szCs w:val="24"/>
              </w:rPr>
            </w:pPr>
            <w:r>
              <w:rPr>
                <w:sz w:val="24"/>
                <w:szCs w:val="24"/>
              </w:rPr>
              <w:t>&lt; 0.001</w:t>
            </w:r>
          </w:p>
        </w:tc>
      </w:tr>
      <w:tr w:rsidR="0080229F" w14:paraId="19F22F5F" w14:textId="77777777">
        <w:trPr>
          <w:trHeight w:val="331"/>
          <w:jc w:val="center"/>
        </w:trPr>
        <w:tc>
          <w:tcPr>
            <w:tcW w:w="1261" w:type="dxa"/>
            <w:tcBorders>
              <w:top w:val="nil"/>
              <w:left w:val="nil"/>
              <w:bottom w:val="nil"/>
              <w:right w:val="nil"/>
            </w:tcBorders>
            <w:vAlign w:val="center"/>
          </w:tcPr>
          <w:p w14:paraId="00000255"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56"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257"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dam + sire</w:t>
            </w:r>
          </w:p>
        </w:tc>
        <w:tc>
          <w:tcPr>
            <w:tcW w:w="1584" w:type="dxa"/>
            <w:tcBorders>
              <w:top w:val="nil"/>
              <w:left w:val="nil"/>
              <w:bottom w:val="nil"/>
              <w:right w:val="nil"/>
            </w:tcBorders>
            <w:vAlign w:val="center"/>
          </w:tcPr>
          <w:p w14:paraId="00000258" w14:textId="77777777" w:rsidR="0080229F" w:rsidRDefault="001758B4">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259"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5A" w14:textId="77777777" w:rsidR="0080229F" w:rsidRDefault="001758B4">
            <w:pPr>
              <w:jc w:val="center"/>
              <w:rPr>
                <w:sz w:val="24"/>
                <w:szCs w:val="24"/>
              </w:rPr>
            </w:pPr>
            <w:r>
              <w:rPr>
                <w:sz w:val="24"/>
                <w:szCs w:val="24"/>
              </w:rPr>
              <w:t>10.58</w:t>
            </w:r>
          </w:p>
        </w:tc>
        <w:tc>
          <w:tcPr>
            <w:tcW w:w="1020" w:type="dxa"/>
            <w:tcBorders>
              <w:top w:val="nil"/>
              <w:left w:val="nil"/>
              <w:bottom w:val="nil"/>
              <w:right w:val="nil"/>
            </w:tcBorders>
            <w:vAlign w:val="center"/>
          </w:tcPr>
          <w:p w14:paraId="0000025B" w14:textId="77777777" w:rsidR="0080229F" w:rsidRDefault="001758B4">
            <w:pPr>
              <w:jc w:val="center"/>
              <w:rPr>
                <w:sz w:val="24"/>
                <w:szCs w:val="24"/>
              </w:rPr>
            </w:pPr>
            <w:r>
              <w:rPr>
                <w:sz w:val="24"/>
                <w:szCs w:val="24"/>
              </w:rPr>
              <w:t>&lt; 0.001</w:t>
            </w:r>
          </w:p>
        </w:tc>
      </w:tr>
      <w:tr w:rsidR="0080229F" w14:paraId="7B101F15" w14:textId="77777777">
        <w:trPr>
          <w:trHeight w:val="331"/>
          <w:jc w:val="center"/>
        </w:trPr>
        <w:tc>
          <w:tcPr>
            <w:tcW w:w="1261" w:type="dxa"/>
            <w:tcBorders>
              <w:top w:val="nil"/>
              <w:left w:val="nil"/>
              <w:bottom w:val="nil"/>
              <w:right w:val="nil"/>
            </w:tcBorders>
            <w:vAlign w:val="center"/>
          </w:tcPr>
          <w:p w14:paraId="0000025C"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5D"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nil"/>
              <w:right w:val="nil"/>
            </w:tcBorders>
            <w:vAlign w:val="center"/>
          </w:tcPr>
          <w:p w14:paraId="0000025E"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w:t>
            </w:r>
            <w:proofErr w:type="spellStart"/>
            <w:r>
              <w:rPr>
                <w:sz w:val="24"/>
                <w:szCs w:val="24"/>
              </w:rPr>
              <w:t>dam:sire</w:t>
            </w:r>
            <w:proofErr w:type="spellEnd"/>
            <w:r>
              <w:rPr>
                <w:sz w:val="24"/>
                <w:szCs w:val="24"/>
              </w:rPr>
              <w:t xml:space="preserve"> + sire</w:t>
            </w:r>
          </w:p>
        </w:tc>
        <w:tc>
          <w:tcPr>
            <w:tcW w:w="1584" w:type="dxa"/>
            <w:tcBorders>
              <w:top w:val="nil"/>
              <w:left w:val="nil"/>
              <w:bottom w:val="nil"/>
              <w:right w:val="nil"/>
            </w:tcBorders>
            <w:vAlign w:val="center"/>
          </w:tcPr>
          <w:p w14:paraId="0000025F" w14:textId="77777777" w:rsidR="0080229F" w:rsidRDefault="001758B4">
            <w:pPr>
              <w:rPr>
                <w:sz w:val="24"/>
                <w:szCs w:val="24"/>
              </w:rPr>
            </w:pPr>
            <w:r>
              <w:rPr>
                <w:sz w:val="24"/>
                <w:szCs w:val="24"/>
              </w:rPr>
              <w:t>dam</w:t>
            </w:r>
          </w:p>
        </w:tc>
        <w:tc>
          <w:tcPr>
            <w:tcW w:w="425" w:type="dxa"/>
            <w:tcBorders>
              <w:top w:val="nil"/>
              <w:left w:val="nil"/>
              <w:bottom w:val="nil"/>
              <w:right w:val="nil"/>
            </w:tcBorders>
            <w:vAlign w:val="center"/>
          </w:tcPr>
          <w:p w14:paraId="00000260"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61" w14:textId="77777777" w:rsidR="0080229F" w:rsidRDefault="001758B4">
            <w:pPr>
              <w:jc w:val="center"/>
              <w:rPr>
                <w:sz w:val="24"/>
                <w:szCs w:val="24"/>
              </w:rPr>
            </w:pPr>
            <w:r>
              <w:rPr>
                <w:sz w:val="24"/>
                <w:szCs w:val="24"/>
              </w:rPr>
              <w:t>36.87</w:t>
            </w:r>
          </w:p>
        </w:tc>
        <w:tc>
          <w:tcPr>
            <w:tcW w:w="1020" w:type="dxa"/>
            <w:tcBorders>
              <w:top w:val="nil"/>
              <w:left w:val="nil"/>
              <w:bottom w:val="nil"/>
              <w:right w:val="nil"/>
            </w:tcBorders>
            <w:vAlign w:val="center"/>
          </w:tcPr>
          <w:p w14:paraId="00000262" w14:textId="77777777" w:rsidR="0080229F" w:rsidRDefault="001758B4">
            <w:pPr>
              <w:jc w:val="center"/>
              <w:rPr>
                <w:sz w:val="24"/>
                <w:szCs w:val="24"/>
              </w:rPr>
            </w:pPr>
            <w:r>
              <w:rPr>
                <w:sz w:val="24"/>
                <w:szCs w:val="24"/>
              </w:rPr>
              <w:t>&lt; 0.001</w:t>
            </w:r>
          </w:p>
        </w:tc>
      </w:tr>
      <w:tr w:rsidR="0080229F" w14:paraId="34856516" w14:textId="77777777">
        <w:trPr>
          <w:trHeight w:val="331"/>
          <w:jc w:val="center"/>
        </w:trPr>
        <w:tc>
          <w:tcPr>
            <w:tcW w:w="1261" w:type="dxa"/>
            <w:tcBorders>
              <w:top w:val="nil"/>
              <w:left w:val="nil"/>
              <w:bottom w:val="single" w:sz="12" w:space="0" w:color="000000"/>
              <w:right w:val="nil"/>
            </w:tcBorders>
            <w:vAlign w:val="center"/>
          </w:tcPr>
          <w:p w14:paraId="00000263" w14:textId="77777777" w:rsidR="0080229F" w:rsidRDefault="0080229F">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12" w:space="0" w:color="000000"/>
              <w:right w:val="nil"/>
            </w:tcBorders>
            <w:vAlign w:val="center"/>
          </w:tcPr>
          <w:p w14:paraId="00000264" w14:textId="77777777" w:rsidR="0080229F" w:rsidRDefault="0080229F">
            <w:pPr>
              <w:widowControl w:val="0"/>
              <w:pBdr>
                <w:top w:val="nil"/>
                <w:left w:val="nil"/>
                <w:bottom w:val="nil"/>
                <w:right w:val="nil"/>
                <w:between w:val="nil"/>
              </w:pBdr>
              <w:spacing w:line="276" w:lineRule="auto"/>
              <w:rPr>
                <w:sz w:val="24"/>
                <w:szCs w:val="24"/>
              </w:rPr>
            </w:pPr>
          </w:p>
        </w:tc>
        <w:tc>
          <w:tcPr>
            <w:tcW w:w="4608" w:type="dxa"/>
            <w:tcBorders>
              <w:top w:val="nil"/>
              <w:left w:val="nil"/>
              <w:bottom w:val="single" w:sz="12" w:space="0" w:color="000000"/>
              <w:right w:val="nil"/>
            </w:tcBorders>
            <w:vAlign w:val="center"/>
          </w:tcPr>
          <w:p w14:paraId="00000265"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w:t>
            </w:r>
            <w:proofErr w:type="spellStart"/>
            <w:r>
              <w:rPr>
                <w:sz w:val="24"/>
                <w:szCs w:val="24"/>
              </w:rPr>
              <w:t>dam:sire</w:t>
            </w:r>
            <w:proofErr w:type="spellEnd"/>
            <w:r>
              <w:rPr>
                <w:sz w:val="24"/>
                <w:szCs w:val="24"/>
              </w:rPr>
              <w:t xml:space="preserve"> + dam</w:t>
            </w:r>
          </w:p>
        </w:tc>
        <w:tc>
          <w:tcPr>
            <w:tcW w:w="1584" w:type="dxa"/>
            <w:tcBorders>
              <w:top w:val="nil"/>
              <w:left w:val="nil"/>
              <w:bottom w:val="single" w:sz="12" w:space="0" w:color="000000"/>
              <w:right w:val="nil"/>
            </w:tcBorders>
            <w:vAlign w:val="center"/>
          </w:tcPr>
          <w:p w14:paraId="00000266" w14:textId="77777777" w:rsidR="0080229F" w:rsidRDefault="001758B4">
            <w:pPr>
              <w:rPr>
                <w:sz w:val="24"/>
                <w:szCs w:val="24"/>
              </w:rPr>
            </w:pPr>
            <w:r>
              <w:rPr>
                <w:sz w:val="24"/>
                <w:szCs w:val="24"/>
              </w:rPr>
              <w:t>sire</w:t>
            </w:r>
          </w:p>
        </w:tc>
        <w:tc>
          <w:tcPr>
            <w:tcW w:w="425" w:type="dxa"/>
            <w:tcBorders>
              <w:top w:val="nil"/>
              <w:left w:val="nil"/>
              <w:bottom w:val="single" w:sz="12" w:space="0" w:color="000000"/>
              <w:right w:val="nil"/>
            </w:tcBorders>
            <w:vAlign w:val="center"/>
          </w:tcPr>
          <w:p w14:paraId="00000267" w14:textId="77777777" w:rsidR="0080229F" w:rsidRDefault="001758B4">
            <w:pPr>
              <w:jc w:val="center"/>
              <w:rPr>
                <w:sz w:val="24"/>
                <w:szCs w:val="24"/>
              </w:rPr>
            </w:pPr>
            <w:r>
              <w:rPr>
                <w:sz w:val="24"/>
                <w:szCs w:val="24"/>
              </w:rPr>
              <w:t>1</w:t>
            </w:r>
          </w:p>
        </w:tc>
        <w:tc>
          <w:tcPr>
            <w:tcW w:w="1192" w:type="dxa"/>
            <w:tcBorders>
              <w:top w:val="nil"/>
              <w:left w:val="nil"/>
              <w:bottom w:val="single" w:sz="12" w:space="0" w:color="000000"/>
              <w:right w:val="nil"/>
            </w:tcBorders>
            <w:vAlign w:val="center"/>
          </w:tcPr>
          <w:p w14:paraId="00000268" w14:textId="77777777" w:rsidR="0080229F" w:rsidRDefault="001758B4">
            <w:pPr>
              <w:jc w:val="center"/>
              <w:rPr>
                <w:sz w:val="24"/>
                <w:szCs w:val="24"/>
              </w:rPr>
            </w:pPr>
            <w:r>
              <w:rPr>
                <w:sz w:val="24"/>
                <w:szCs w:val="24"/>
              </w:rPr>
              <w:t>5.01</w:t>
            </w:r>
          </w:p>
        </w:tc>
        <w:tc>
          <w:tcPr>
            <w:tcW w:w="1020" w:type="dxa"/>
            <w:tcBorders>
              <w:top w:val="nil"/>
              <w:left w:val="nil"/>
              <w:bottom w:val="single" w:sz="12" w:space="0" w:color="000000"/>
              <w:right w:val="nil"/>
            </w:tcBorders>
            <w:vAlign w:val="center"/>
          </w:tcPr>
          <w:p w14:paraId="00000269" w14:textId="77777777" w:rsidR="0080229F" w:rsidRDefault="001758B4">
            <w:pPr>
              <w:jc w:val="center"/>
              <w:rPr>
                <w:sz w:val="24"/>
                <w:szCs w:val="24"/>
              </w:rPr>
            </w:pPr>
            <w:r>
              <w:rPr>
                <w:sz w:val="24"/>
                <w:szCs w:val="24"/>
              </w:rPr>
              <w:t>0.025</w:t>
            </w:r>
          </w:p>
        </w:tc>
      </w:tr>
    </w:tbl>
    <w:p w14:paraId="0000026A" w14:textId="77777777" w:rsidR="0080229F" w:rsidRDefault="0080229F">
      <w:pPr>
        <w:rPr>
          <w:rFonts w:ascii="Times New Roman" w:eastAsia="Times New Roman" w:hAnsi="Times New Roman" w:cs="Times New Roman"/>
        </w:rPr>
      </w:pPr>
    </w:p>
    <w:p w14:paraId="0000026B" w14:textId="77777777" w:rsidR="0080229F" w:rsidRDefault="0080229F">
      <w:pPr>
        <w:rPr>
          <w:rFonts w:ascii="Times New Roman" w:eastAsia="Times New Roman" w:hAnsi="Times New Roman" w:cs="Times New Roman"/>
        </w:rPr>
      </w:pPr>
    </w:p>
    <w:p w14:paraId="0000026C" w14:textId="77777777" w:rsidR="0080229F" w:rsidRDefault="0080229F">
      <w:pPr>
        <w:rPr>
          <w:rFonts w:ascii="Times New Roman" w:eastAsia="Times New Roman" w:hAnsi="Times New Roman" w:cs="Times New Roman"/>
        </w:rPr>
      </w:pPr>
    </w:p>
    <w:p w14:paraId="0000026D" w14:textId="77777777" w:rsidR="0080229F" w:rsidRDefault="0080229F">
      <w:pPr>
        <w:rPr>
          <w:rFonts w:ascii="Times New Roman" w:eastAsia="Times New Roman" w:hAnsi="Times New Roman" w:cs="Times New Roman"/>
        </w:rPr>
      </w:pPr>
    </w:p>
    <w:p w14:paraId="0000026E" w14:textId="77777777" w:rsidR="0080229F" w:rsidRDefault="0080229F">
      <w:pPr>
        <w:rPr>
          <w:rFonts w:ascii="Times New Roman" w:eastAsia="Times New Roman" w:hAnsi="Times New Roman" w:cs="Times New Roman"/>
        </w:rPr>
      </w:pPr>
    </w:p>
    <w:p w14:paraId="0000026F" w14:textId="77777777" w:rsidR="0080229F" w:rsidRDefault="0080229F">
      <w:pPr>
        <w:rPr>
          <w:rFonts w:ascii="Times New Roman" w:eastAsia="Times New Roman" w:hAnsi="Times New Roman" w:cs="Times New Roman"/>
        </w:rPr>
      </w:pPr>
    </w:p>
    <w:p w14:paraId="00000270"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Table 5. Likelihood ratio test output for each model selected for length-at-hatch (mm) and yolk-sac volume (mm</w:t>
      </w:r>
      <w:r>
        <w:rPr>
          <w:rFonts w:ascii="Times New Roman" w:eastAsia="Times New Roman" w:hAnsi="Times New Roman" w:cs="Times New Roman"/>
          <w:vertAlign w:val="superscript"/>
        </w:rPr>
        <w:t>3</w:t>
      </w:r>
      <w:r>
        <w:rPr>
          <w:rFonts w:ascii="Times New Roman" w:eastAsia="Times New Roman" w:hAnsi="Times New Roman" w:cs="Times New Roman"/>
        </w:rPr>
        <w:t>) from Lakes Superior and Ontario cisco (</w:t>
      </w:r>
      <w:r>
        <w:rPr>
          <w:rFonts w:ascii="Times New Roman" w:eastAsia="Times New Roman" w:hAnsi="Times New Roman" w:cs="Times New Roman"/>
          <w:i/>
        </w:rPr>
        <w:t>Coregonus artedi</w:t>
      </w:r>
      <w:r>
        <w:rPr>
          <w:rFonts w:ascii="Times New Roman" w:eastAsia="Times New Roman" w:hAnsi="Times New Roman" w:cs="Times New Roman"/>
        </w:rPr>
        <w:t>), Lake Southern Konnevesi vendace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and Lake Southern Konnevesi European whitefish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 t indicates temperature and pop indicates population. The full model that was selected is bolded for each trait and species.</w:t>
      </w:r>
    </w:p>
    <w:p w14:paraId="00000271" w14:textId="77777777" w:rsidR="0080229F" w:rsidRDefault="0080229F">
      <w:pPr>
        <w:rPr>
          <w:rFonts w:ascii="Times New Roman" w:eastAsia="Times New Roman" w:hAnsi="Times New Roman" w:cs="Times New Roman"/>
        </w:rPr>
      </w:pPr>
    </w:p>
    <w:tbl>
      <w:tblPr>
        <w:tblStyle w:val="aff8"/>
        <w:tblW w:w="10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3888"/>
        <w:gridCol w:w="1584"/>
        <w:gridCol w:w="425"/>
        <w:gridCol w:w="1192"/>
        <w:gridCol w:w="1020"/>
      </w:tblGrid>
      <w:tr w:rsidR="0080229F" w14:paraId="7C83CB97" w14:textId="77777777">
        <w:trPr>
          <w:trHeight w:val="432"/>
          <w:jc w:val="center"/>
        </w:trPr>
        <w:tc>
          <w:tcPr>
            <w:tcW w:w="1261" w:type="dxa"/>
            <w:tcBorders>
              <w:top w:val="single" w:sz="12" w:space="0" w:color="000000"/>
              <w:left w:val="nil"/>
              <w:bottom w:val="single" w:sz="4" w:space="0" w:color="000000"/>
              <w:right w:val="nil"/>
            </w:tcBorders>
            <w:vAlign w:val="center"/>
          </w:tcPr>
          <w:p w14:paraId="00000272" w14:textId="77777777" w:rsidR="0080229F" w:rsidRDefault="001758B4">
            <w:pPr>
              <w:rPr>
                <w:sz w:val="24"/>
                <w:szCs w:val="24"/>
              </w:rPr>
            </w:pPr>
            <w:r>
              <w:rPr>
                <w:sz w:val="24"/>
                <w:szCs w:val="24"/>
              </w:rPr>
              <w:t>Trait</w:t>
            </w:r>
          </w:p>
        </w:tc>
        <w:tc>
          <w:tcPr>
            <w:tcW w:w="1440" w:type="dxa"/>
            <w:tcBorders>
              <w:top w:val="single" w:sz="12" w:space="0" w:color="000000"/>
              <w:left w:val="nil"/>
              <w:bottom w:val="single" w:sz="4" w:space="0" w:color="000000"/>
              <w:right w:val="nil"/>
            </w:tcBorders>
            <w:vAlign w:val="center"/>
          </w:tcPr>
          <w:p w14:paraId="00000273" w14:textId="77777777" w:rsidR="0080229F" w:rsidRDefault="001758B4">
            <w:pPr>
              <w:rPr>
                <w:sz w:val="24"/>
                <w:szCs w:val="24"/>
              </w:rPr>
            </w:pPr>
            <w:r>
              <w:rPr>
                <w:sz w:val="24"/>
                <w:szCs w:val="24"/>
              </w:rPr>
              <w:t>Species</w:t>
            </w:r>
          </w:p>
        </w:tc>
        <w:tc>
          <w:tcPr>
            <w:tcW w:w="3888" w:type="dxa"/>
            <w:tcBorders>
              <w:top w:val="single" w:sz="12" w:space="0" w:color="000000"/>
              <w:left w:val="nil"/>
              <w:bottom w:val="single" w:sz="4" w:space="0" w:color="000000"/>
              <w:right w:val="nil"/>
            </w:tcBorders>
            <w:vAlign w:val="center"/>
          </w:tcPr>
          <w:p w14:paraId="00000274" w14:textId="77777777" w:rsidR="0080229F" w:rsidRDefault="001758B4">
            <w:pPr>
              <w:rPr>
                <w:sz w:val="24"/>
                <w:szCs w:val="24"/>
              </w:rPr>
            </w:pPr>
            <w:r>
              <w:rPr>
                <w:sz w:val="24"/>
                <w:szCs w:val="24"/>
              </w:rPr>
              <w:t>Model</w:t>
            </w:r>
          </w:p>
        </w:tc>
        <w:tc>
          <w:tcPr>
            <w:tcW w:w="1584" w:type="dxa"/>
            <w:tcBorders>
              <w:top w:val="single" w:sz="12" w:space="0" w:color="000000"/>
              <w:left w:val="nil"/>
              <w:bottom w:val="single" w:sz="4" w:space="0" w:color="000000"/>
              <w:right w:val="nil"/>
            </w:tcBorders>
            <w:vAlign w:val="center"/>
          </w:tcPr>
          <w:p w14:paraId="00000275" w14:textId="77777777" w:rsidR="0080229F" w:rsidRDefault="001758B4">
            <w:pPr>
              <w:rPr>
                <w:sz w:val="24"/>
                <w:szCs w:val="24"/>
              </w:rPr>
            </w:pPr>
            <w:r>
              <w:rPr>
                <w:sz w:val="24"/>
                <w:szCs w:val="24"/>
              </w:rPr>
              <w:t>Effect Tested</w:t>
            </w:r>
          </w:p>
        </w:tc>
        <w:tc>
          <w:tcPr>
            <w:tcW w:w="425" w:type="dxa"/>
            <w:tcBorders>
              <w:top w:val="single" w:sz="12" w:space="0" w:color="000000"/>
              <w:left w:val="nil"/>
              <w:bottom w:val="single" w:sz="4" w:space="0" w:color="000000"/>
              <w:right w:val="nil"/>
            </w:tcBorders>
            <w:vAlign w:val="center"/>
          </w:tcPr>
          <w:p w14:paraId="00000276" w14:textId="77777777" w:rsidR="0080229F" w:rsidRDefault="001758B4">
            <w:pPr>
              <w:jc w:val="center"/>
              <w:rPr>
                <w:sz w:val="24"/>
                <w:szCs w:val="24"/>
              </w:rPr>
            </w:pPr>
            <w:r>
              <w:rPr>
                <w:sz w:val="24"/>
                <w:szCs w:val="24"/>
              </w:rPr>
              <w:t>df</w:t>
            </w:r>
          </w:p>
        </w:tc>
        <w:tc>
          <w:tcPr>
            <w:tcW w:w="1192" w:type="dxa"/>
            <w:tcBorders>
              <w:top w:val="single" w:sz="12" w:space="0" w:color="000000"/>
              <w:left w:val="nil"/>
              <w:bottom w:val="single" w:sz="4" w:space="0" w:color="000000"/>
              <w:right w:val="nil"/>
            </w:tcBorders>
            <w:vAlign w:val="center"/>
          </w:tcPr>
          <w:p w14:paraId="00000277" w14:textId="77777777" w:rsidR="0080229F" w:rsidRDefault="001758B4">
            <w:pPr>
              <w:jc w:val="center"/>
              <w:rPr>
                <w:sz w:val="24"/>
                <w:szCs w:val="24"/>
              </w:rPr>
            </w:pPr>
            <w:r>
              <w:rPr>
                <w:sz w:val="24"/>
                <w:szCs w:val="24"/>
              </w:rPr>
              <w:t>χ</w:t>
            </w:r>
            <w:r>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278" w14:textId="77777777" w:rsidR="0080229F" w:rsidRDefault="001758B4">
            <w:pPr>
              <w:jc w:val="center"/>
              <w:rPr>
                <w:sz w:val="24"/>
                <w:szCs w:val="24"/>
              </w:rPr>
            </w:pPr>
            <w:r>
              <w:rPr>
                <w:sz w:val="24"/>
                <w:szCs w:val="24"/>
              </w:rPr>
              <w:t>p-value</w:t>
            </w:r>
          </w:p>
        </w:tc>
      </w:tr>
      <w:tr w:rsidR="0080229F" w14:paraId="67264E73" w14:textId="77777777">
        <w:trPr>
          <w:trHeight w:val="331"/>
          <w:jc w:val="center"/>
        </w:trPr>
        <w:tc>
          <w:tcPr>
            <w:tcW w:w="1261" w:type="dxa"/>
            <w:vMerge w:val="restart"/>
            <w:tcBorders>
              <w:left w:val="nil"/>
              <w:bottom w:val="nil"/>
              <w:right w:val="nil"/>
            </w:tcBorders>
          </w:tcPr>
          <w:p w14:paraId="00000279" w14:textId="77777777" w:rsidR="0080229F" w:rsidRDefault="001758B4">
            <w:pPr>
              <w:rPr>
                <w:sz w:val="24"/>
                <w:szCs w:val="24"/>
              </w:rPr>
            </w:pPr>
            <w:r>
              <w:rPr>
                <w:sz w:val="24"/>
                <w:szCs w:val="24"/>
              </w:rPr>
              <w:t>Length-at-Hatch</w:t>
            </w:r>
          </w:p>
        </w:tc>
        <w:tc>
          <w:tcPr>
            <w:tcW w:w="1440" w:type="dxa"/>
            <w:tcBorders>
              <w:top w:val="single" w:sz="4" w:space="0" w:color="000000"/>
              <w:left w:val="nil"/>
              <w:bottom w:val="nil"/>
              <w:right w:val="nil"/>
            </w:tcBorders>
            <w:vAlign w:val="center"/>
          </w:tcPr>
          <w:p w14:paraId="0000027A" w14:textId="77777777" w:rsidR="0080229F" w:rsidRDefault="001758B4">
            <w:pPr>
              <w:rPr>
                <w:sz w:val="24"/>
                <w:szCs w:val="24"/>
              </w:rPr>
            </w:pPr>
            <w:r>
              <w:rPr>
                <w:sz w:val="24"/>
                <w:szCs w:val="24"/>
              </w:rPr>
              <w:t>Cisco</w:t>
            </w:r>
          </w:p>
        </w:tc>
        <w:tc>
          <w:tcPr>
            <w:tcW w:w="3888" w:type="dxa"/>
            <w:tcBorders>
              <w:top w:val="single" w:sz="4" w:space="0" w:color="000000"/>
              <w:left w:val="nil"/>
              <w:bottom w:val="nil"/>
              <w:right w:val="nil"/>
            </w:tcBorders>
            <w:vAlign w:val="center"/>
          </w:tcPr>
          <w:p w14:paraId="0000027B" w14:textId="77777777" w:rsidR="0080229F" w:rsidRDefault="001758B4">
            <w:pPr>
              <w:rPr>
                <w:b/>
                <w:sz w:val="24"/>
                <w:szCs w:val="24"/>
              </w:rPr>
            </w:pPr>
            <w:r>
              <w:rPr>
                <w:b/>
                <w:sz w:val="24"/>
                <w:szCs w:val="24"/>
              </w:rPr>
              <w:t xml:space="preserve">   t + pop + dam</w:t>
            </w:r>
          </w:p>
        </w:tc>
        <w:tc>
          <w:tcPr>
            <w:tcW w:w="1584" w:type="dxa"/>
            <w:tcBorders>
              <w:top w:val="single" w:sz="4" w:space="0" w:color="000000"/>
              <w:left w:val="nil"/>
              <w:bottom w:val="nil"/>
              <w:right w:val="nil"/>
            </w:tcBorders>
            <w:vAlign w:val="center"/>
          </w:tcPr>
          <w:p w14:paraId="0000027C" w14:textId="77777777" w:rsidR="0080229F" w:rsidRDefault="0080229F">
            <w:pPr>
              <w:rPr>
                <w:sz w:val="24"/>
                <w:szCs w:val="24"/>
              </w:rPr>
            </w:pPr>
          </w:p>
        </w:tc>
        <w:tc>
          <w:tcPr>
            <w:tcW w:w="425" w:type="dxa"/>
            <w:tcBorders>
              <w:top w:val="single" w:sz="4" w:space="0" w:color="000000"/>
              <w:left w:val="nil"/>
              <w:bottom w:val="nil"/>
              <w:right w:val="nil"/>
            </w:tcBorders>
            <w:vAlign w:val="center"/>
          </w:tcPr>
          <w:p w14:paraId="0000027D" w14:textId="77777777" w:rsidR="0080229F" w:rsidRDefault="0080229F">
            <w:pPr>
              <w:jc w:val="center"/>
              <w:rPr>
                <w:sz w:val="24"/>
                <w:szCs w:val="24"/>
              </w:rPr>
            </w:pPr>
          </w:p>
        </w:tc>
        <w:tc>
          <w:tcPr>
            <w:tcW w:w="1192" w:type="dxa"/>
            <w:tcBorders>
              <w:top w:val="single" w:sz="4" w:space="0" w:color="000000"/>
              <w:left w:val="nil"/>
              <w:bottom w:val="nil"/>
              <w:right w:val="nil"/>
            </w:tcBorders>
            <w:vAlign w:val="center"/>
          </w:tcPr>
          <w:p w14:paraId="0000027E" w14:textId="77777777" w:rsidR="0080229F" w:rsidRDefault="0080229F">
            <w:pPr>
              <w:jc w:val="center"/>
              <w:rPr>
                <w:sz w:val="24"/>
                <w:szCs w:val="24"/>
              </w:rPr>
            </w:pPr>
          </w:p>
        </w:tc>
        <w:tc>
          <w:tcPr>
            <w:tcW w:w="1020" w:type="dxa"/>
            <w:tcBorders>
              <w:top w:val="single" w:sz="4" w:space="0" w:color="000000"/>
              <w:left w:val="nil"/>
              <w:bottom w:val="nil"/>
              <w:right w:val="nil"/>
            </w:tcBorders>
            <w:vAlign w:val="center"/>
          </w:tcPr>
          <w:p w14:paraId="0000027F" w14:textId="77777777" w:rsidR="0080229F" w:rsidRDefault="0080229F">
            <w:pPr>
              <w:jc w:val="center"/>
              <w:rPr>
                <w:sz w:val="24"/>
                <w:szCs w:val="24"/>
              </w:rPr>
            </w:pPr>
          </w:p>
        </w:tc>
      </w:tr>
      <w:tr w:rsidR="0080229F" w14:paraId="439C6F83" w14:textId="77777777">
        <w:trPr>
          <w:trHeight w:val="331"/>
          <w:jc w:val="center"/>
        </w:trPr>
        <w:tc>
          <w:tcPr>
            <w:tcW w:w="1261" w:type="dxa"/>
            <w:vMerge/>
            <w:tcBorders>
              <w:left w:val="nil"/>
              <w:bottom w:val="nil"/>
              <w:right w:val="nil"/>
            </w:tcBorders>
          </w:tcPr>
          <w:p w14:paraId="00000280"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81" w14:textId="77777777" w:rsidR="0080229F" w:rsidRDefault="0080229F">
            <w:pPr>
              <w:rPr>
                <w:sz w:val="24"/>
                <w:szCs w:val="24"/>
              </w:rPr>
            </w:pPr>
          </w:p>
        </w:tc>
        <w:tc>
          <w:tcPr>
            <w:tcW w:w="3888" w:type="dxa"/>
            <w:tcBorders>
              <w:top w:val="nil"/>
              <w:left w:val="nil"/>
              <w:bottom w:val="nil"/>
              <w:right w:val="nil"/>
            </w:tcBorders>
            <w:vAlign w:val="center"/>
          </w:tcPr>
          <w:p w14:paraId="00000282" w14:textId="77777777" w:rsidR="0080229F" w:rsidRDefault="001758B4">
            <w:pPr>
              <w:rPr>
                <w:sz w:val="24"/>
                <w:szCs w:val="24"/>
              </w:rPr>
            </w:pPr>
            <w:r>
              <w:rPr>
                <w:sz w:val="24"/>
                <w:szCs w:val="24"/>
              </w:rPr>
              <w:t xml:space="preserve">   pop + dam</w:t>
            </w:r>
          </w:p>
        </w:tc>
        <w:tc>
          <w:tcPr>
            <w:tcW w:w="1584" w:type="dxa"/>
            <w:tcBorders>
              <w:top w:val="nil"/>
              <w:left w:val="nil"/>
              <w:bottom w:val="nil"/>
              <w:right w:val="nil"/>
            </w:tcBorders>
            <w:vAlign w:val="center"/>
          </w:tcPr>
          <w:p w14:paraId="00000283" w14:textId="77777777" w:rsidR="0080229F" w:rsidRDefault="001758B4">
            <w:pPr>
              <w:rPr>
                <w:sz w:val="24"/>
                <w:szCs w:val="24"/>
              </w:rPr>
            </w:pPr>
            <w:r>
              <w:rPr>
                <w:sz w:val="24"/>
                <w:szCs w:val="24"/>
              </w:rPr>
              <w:t>t</w:t>
            </w:r>
          </w:p>
        </w:tc>
        <w:tc>
          <w:tcPr>
            <w:tcW w:w="425" w:type="dxa"/>
            <w:tcBorders>
              <w:top w:val="nil"/>
              <w:left w:val="nil"/>
              <w:bottom w:val="nil"/>
              <w:right w:val="nil"/>
            </w:tcBorders>
            <w:vAlign w:val="center"/>
          </w:tcPr>
          <w:p w14:paraId="00000284"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85" w14:textId="77777777" w:rsidR="0080229F" w:rsidRDefault="001758B4">
            <w:pPr>
              <w:jc w:val="center"/>
              <w:rPr>
                <w:sz w:val="24"/>
                <w:szCs w:val="24"/>
              </w:rPr>
            </w:pPr>
            <w:r>
              <w:rPr>
                <w:sz w:val="24"/>
                <w:szCs w:val="24"/>
              </w:rPr>
              <w:t>894.52</w:t>
            </w:r>
          </w:p>
        </w:tc>
        <w:tc>
          <w:tcPr>
            <w:tcW w:w="1020" w:type="dxa"/>
            <w:tcBorders>
              <w:top w:val="nil"/>
              <w:left w:val="nil"/>
              <w:bottom w:val="nil"/>
              <w:right w:val="nil"/>
            </w:tcBorders>
            <w:vAlign w:val="center"/>
          </w:tcPr>
          <w:p w14:paraId="00000286" w14:textId="77777777" w:rsidR="0080229F" w:rsidRDefault="001758B4">
            <w:pPr>
              <w:jc w:val="center"/>
              <w:rPr>
                <w:sz w:val="24"/>
                <w:szCs w:val="24"/>
              </w:rPr>
            </w:pPr>
            <w:r>
              <w:rPr>
                <w:sz w:val="24"/>
                <w:szCs w:val="24"/>
              </w:rPr>
              <w:t>&lt; 0.001</w:t>
            </w:r>
          </w:p>
        </w:tc>
      </w:tr>
      <w:tr w:rsidR="0080229F" w14:paraId="636ED758" w14:textId="77777777">
        <w:trPr>
          <w:trHeight w:val="331"/>
          <w:jc w:val="center"/>
        </w:trPr>
        <w:tc>
          <w:tcPr>
            <w:tcW w:w="1261" w:type="dxa"/>
            <w:tcBorders>
              <w:top w:val="nil"/>
              <w:left w:val="nil"/>
              <w:bottom w:val="nil"/>
              <w:right w:val="nil"/>
            </w:tcBorders>
          </w:tcPr>
          <w:p w14:paraId="00000287"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88" w14:textId="77777777" w:rsidR="0080229F" w:rsidRDefault="0080229F">
            <w:pPr>
              <w:rPr>
                <w:sz w:val="24"/>
                <w:szCs w:val="24"/>
              </w:rPr>
            </w:pPr>
          </w:p>
        </w:tc>
        <w:tc>
          <w:tcPr>
            <w:tcW w:w="3888" w:type="dxa"/>
            <w:tcBorders>
              <w:top w:val="nil"/>
              <w:left w:val="nil"/>
              <w:bottom w:val="nil"/>
              <w:right w:val="nil"/>
            </w:tcBorders>
            <w:vAlign w:val="center"/>
          </w:tcPr>
          <w:p w14:paraId="00000289" w14:textId="77777777" w:rsidR="0080229F" w:rsidRDefault="001758B4">
            <w:pPr>
              <w:rPr>
                <w:sz w:val="24"/>
                <w:szCs w:val="24"/>
              </w:rPr>
            </w:pPr>
            <w:r>
              <w:rPr>
                <w:sz w:val="24"/>
                <w:szCs w:val="24"/>
              </w:rPr>
              <w:t xml:space="preserve">   t + dam</w:t>
            </w:r>
          </w:p>
        </w:tc>
        <w:tc>
          <w:tcPr>
            <w:tcW w:w="1584" w:type="dxa"/>
            <w:tcBorders>
              <w:top w:val="nil"/>
              <w:left w:val="nil"/>
              <w:bottom w:val="nil"/>
              <w:right w:val="nil"/>
            </w:tcBorders>
            <w:vAlign w:val="center"/>
          </w:tcPr>
          <w:p w14:paraId="0000028A" w14:textId="77777777" w:rsidR="0080229F" w:rsidRDefault="001758B4">
            <w:pPr>
              <w:rPr>
                <w:sz w:val="24"/>
                <w:szCs w:val="24"/>
              </w:rPr>
            </w:pPr>
            <w:r>
              <w:rPr>
                <w:sz w:val="24"/>
                <w:szCs w:val="24"/>
              </w:rPr>
              <w:t>pop</w:t>
            </w:r>
          </w:p>
        </w:tc>
        <w:tc>
          <w:tcPr>
            <w:tcW w:w="425" w:type="dxa"/>
            <w:tcBorders>
              <w:top w:val="nil"/>
              <w:left w:val="nil"/>
              <w:bottom w:val="nil"/>
              <w:right w:val="nil"/>
            </w:tcBorders>
            <w:vAlign w:val="center"/>
          </w:tcPr>
          <w:p w14:paraId="0000028B"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8C" w14:textId="77777777" w:rsidR="0080229F" w:rsidRDefault="001758B4">
            <w:pPr>
              <w:jc w:val="center"/>
              <w:rPr>
                <w:sz w:val="24"/>
                <w:szCs w:val="24"/>
              </w:rPr>
            </w:pPr>
            <w:r>
              <w:rPr>
                <w:sz w:val="24"/>
                <w:szCs w:val="24"/>
              </w:rPr>
              <w:t>593.34</w:t>
            </w:r>
          </w:p>
        </w:tc>
        <w:tc>
          <w:tcPr>
            <w:tcW w:w="1020" w:type="dxa"/>
            <w:tcBorders>
              <w:top w:val="nil"/>
              <w:left w:val="nil"/>
              <w:bottom w:val="nil"/>
              <w:right w:val="nil"/>
            </w:tcBorders>
            <w:vAlign w:val="center"/>
          </w:tcPr>
          <w:p w14:paraId="0000028D" w14:textId="77777777" w:rsidR="0080229F" w:rsidRDefault="001758B4">
            <w:pPr>
              <w:jc w:val="center"/>
              <w:rPr>
                <w:sz w:val="24"/>
                <w:szCs w:val="24"/>
              </w:rPr>
            </w:pPr>
            <w:r>
              <w:rPr>
                <w:sz w:val="24"/>
                <w:szCs w:val="24"/>
              </w:rPr>
              <w:t>&lt; 0.001</w:t>
            </w:r>
          </w:p>
        </w:tc>
      </w:tr>
      <w:tr w:rsidR="0080229F" w14:paraId="2E48343F" w14:textId="77777777">
        <w:trPr>
          <w:trHeight w:val="331"/>
          <w:jc w:val="center"/>
        </w:trPr>
        <w:tc>
          <w:tcPr>
            <w:tcW w:w="1261" w:type="dxa"/>
            <w:tcBorders>
              <w:top w:val="nil"/>
              <w:left w:val="nil"/>
              <w:bottom w:val="nil"/>
              <w:right w:val="nil"/>
            </w:tcBorders>
          </w:tcPr>
          <w:p w14:paraId="0000028E"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vAlign w:val="center"/>
          </w:tcPr>
          <w:p w14:paraId="0000028F" w14:textId="77777777" w:rsidR="0080229F" w:rsidRDefault="0080229F">
            <w:pPr>
              <w:rPr>
                <w:sz w:val="24"/>
                <w:szCs w:val="24"/>
              </w:rPr>
            </w:pPr>
          </w:p>
        </w:tc>
        <w:tc>
          <w:tcPr>
            <w:tcW w:w="3888" w:type="dxa"/>
            <w:tcBorders>
              <w:top w:val="nil"/>
              <w:left w:val="nil"/>
              <w:bottom w:val="single" w:sz="8" w:space="0" w:color="A6A6A6"/>
              <w:right w:val="nil"/>
            </w:tcBorders>
            <w:vAlign w:val="center"/>
          </w:tcPr>
          <w:p w14:paraId="00000290" w14:textId="77777777" w:rsidR="0080229F" w:rsidRDefault="001758B4">
            <w:pPr>
              <w:rPr>
                <w:sz w:val="24"/>
                <w:szCs w:val="24"/>
              </w:rPr>
            </w:pPr>
            <w:r>
              <w:rPr>
                <w:sz w:val="24"/>
                <w:szCs w:val="24"/>
              </w:rPr>
              <w:t xml:space="preserve">   t + pop</w:t>
            </w:r>
          </w:p>
        </w:tc>
        <w:tc>
          <w:tcPr>
            <w:tcW w:w="1584" w:type="dxa"/>
            <w:tcBorders>
              <w:top w:val="nil"/>
              <w:left w:val="nil"/>
              <w:bottom w:val="single" w:sz="8" w:space="0" w:color="A6A6A6"/>
              <w:right w:val="nil"/>
            </w:tcBorders>
            <w:vAlign w:val="center"/>
          </w:tcPr>
          <w:p w14:paraId="00000291" w14:textId="77777777" w:rsidR="0080229F" w:rsidRDefault="001758B4">
            <w:pPr>
              <w:rPr>
                <w:sz w:val="24"/>
                <w:szCs w:val="24"/>
              </w:rPr>
            </w:pPr>
            <w:r>
              <w:rPr>
                <w:sz w:val="24"/>
                <w:szCs w:val="24"/>
              </w:rPr>
              <w:t>dam</w:t>
            </w:r>
          </w:p>
        </w:tc>
        <w:tc>
          <w:tcPr>
            <w:tcW w:w="425" w:type="dxa"/>
            <w:tcBorders>
              <w:top w:val="nil"/>
              <w:left w:val="nil"/>
              <w:bottom w:val="single" w:sz="8" w:space="0" w:color="A6A6A6"/>
              <w:right w:val="nil"/>
            </w:tcBorders>
            <w:vAlign w:val="center"/>
          </w:tcPr>
          <w:p w14:paraId="00000292" w14:textId="77777777" w:rsidR="0080229F" w:rsidRDefault="001758B4">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293" w14:textId="77777777" w:rsidR="0080229F" w:rsidRDefault="001758B4">
            <w:pPr>
              <w:jc w:val="center"/>
              <w:rPr>
                <w:sz w:val="24"/>
                <w:szCs w:val="24"/>
              </w:rPr>
            </w:pPr>
            <w:r>
              <w:rPr>
                <w:sz w:val="24"/>
                <w:szCs w:val="24"/>
              </w:rPr>
              <w:t>103.91</w:t>
            </w:r>
          </w:p>
        </w:tc>
        <w:tc>
          <w:tcPr>
            <w:tcW w:w="1020" w:type="dxa"/>
            <w:tcBorders>
              <w:top w:val="nil"/>
              <w:left w:val="nil"/>
              <w:bottom w:val="single" w:sz="8" w:space="0" w:color="A6A6A6"/>
              <w:right w:val="nil"/>
            </w:tcBorders>
            <w:vAlign w:val="center"/>
          </w:tcPr>
          <w:p w14:paraId="00000294" w14:textId="77777777" w:rsidR="0080229F" w:rsidRDefault="001758B4">
            <w:pPr>
              <w:jc w:val="center"/>
              <w:rPr>
                <w:sz w:val="24"/>
                <w:szCs w:val="24"/>
              </w:rPr>
            </w:pPr>
            <w:r>
              <w:rPr>
                <w:sz w:val="24"/>
                <w:szCs w:val="24"/>
              </w:rPr>
              <w:t>&lt; 0.001</w:t>
            </w:r>
          </w:p>
        </w:tc>
      </w:tr>
      <w:tr w:rsidR="0080229F" w14:paraId="2309103B" w14:textId="77777777">
        <w:trPr>
          <w:trHeight w:val="331"/>
          <w:jc w:val="center"/>
        </w:trPr>
        <w:tc>
          <w:tcPr>
            <w:tcW w:w="1261" w:type="dxa"/>
            <w:tcBorders>
              <w:top w:val="nil"/>
              <w:left w:val="nil"/>
              <w:bottom w:val="nil"/>
              <w:right w:val="nil"/>
            </w:tcBorders>
          </w:tcPr>
          <w:p w14:paraId="00000295" w14:textId="77777777" w:rsidR="0080229F" w:rsidRDefault="0080229F">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vAlign w:val="center"/>
          </w:tcPr>
          <w:p w14:paraId="00000296" w14:textId="77777777" w:rsidR="0080229F" w:rsidRDefault="001758B4">
            <w:pPr>
              <w:rPr>
                <w:b/>
                <w:sz w:val="24"/>
                <w:szCs w:val="24"/>
              </w:rPr>
            </w:pPr>
            <w:r>
              <w:rPr>
                <w:sz w:val="24"/>
                <w:szCs w:val="24"/>
              </w:rPr>
              <w:t>Vendace &amp; European Whitefish</w:t>
            </w:r>
          </w:p>
        </w:tc>
        <w:tc>
          <w:tcPr>
            <w:tcW w:w="3888" w:type="dxa"/>
            <w:tcBorders>
              <w:top w:val="single" w:sz="8" w:space="0" w:color="A6A6A6"/>
              <w:left w:val="nil"/>
              <w:bottom w:val="nil"/>
              <w:right w:val="nil"/>
            </w:tcBorders>
            <w:vAlign w:val="center"/>
          </w:tcPr>
          <w:p w14:paraId="00000297" w14:textId="77777777" w:rsidR="0080229F" w:rsidRDefault="001758B4">
            <w:pPr>
              <w:rPr>
                <w:sz w:val="24"/>
                <w:szCs w:val="24"/>
              </w:rPr>
            </w:pPr>
            <w:r>
              <w:rPr>
                <w:b/>
                <w:sz w:val="24"/>
                <w:szCs w:val="24"/>
              </w:rPr>
              <w:t xml:space="preserve">   t + </w:t>
            </w:r>
            <w:proofErr w:type="spellStart"/>
            <w:r>
              <w:rPr>
                <w:b/>
                <w:sz w:val="24"/>
                <w:szCs w:val="24"/>
              </w:rPr>
              <w:t>sp</w:t>
            </w:r>
            <w:proofErr w:type="spellEnd"/>
            <w:r>
              <w:rPr>
                <w:b/>
                <w:sz w:val="24"/>
                <w:szCs w:val="24"/>
              </w:rPr>
              <w:t xml:space="preserve"> + </w:t>
            </w:r>
            <w:proofErr w:type="spellStart"/>
            <w:r>
              <w:rPr>
                <w:b/>
                <w:sz w:val="24"/>
                <w:szCs w:val="24"/>
              </w:rPr>
              <w:t>t:sp</w:t>
            </w:r>
            <w:proofErr w:type="spellEnd"/>
            <w:r>
              <w:rPr>
                <w:b/>
                <w:sz w:val="24"/>
                <w:szCs w:val="24"/>
              </w:rPr>
              <w:t xml:space="preserve"> + </w:t>
            </w:r>
            <w:proofErr w:type="spellStart"/>
            <w:r>
              <w:rPr>
                <w:b/>
                <w:sz w:val="24"/>
                <w:szCs w:val="24"/>
              </w:rPr>
              <w:t>dam:sire</w:t>
            </w:r>
            <w:proofErr w:type="spellEnd"/>
            <w:r>
              <w:rPr>
                <w:b/>
                <w:sz w:val="24"/>
                <w:szCs w:val="24"/>
              </w:rPr>
              <w:t xml:space="preserve"> + dam</w:t>
            </w:r>
          </w:p>
        </w:tc>
        <w:tc>
          <w:tcPr>
            <w:tcW w:w="1584" w:type="dxa"/>
            <w:tcBorders>
              <w:top w:val="single" w:sz="8" w:space="0" w:color="A6A6A6"/>
              <w:left w:val="nil"/>
              <w:bottom w:val="nil"/>
              <w:right w:val="nil"/>
            </w:tcBorders>
            <w:vAlign w:val="center"/>
          </w:tcPr>
          <w:p w14:paraId="00000298" w14:textId="77777777" w:rsidR="0080229F" w:rsidRDefault="0080229F">
            <w:pPr>
              <w:rPr>
                <w:sz w:val="24"/>
                <w:szCs w:val="24"/>
              </w:rPr>
            </w:pPr>
          </w:p>
        </w:tc>
        <w:tc>
          <w:tcPr>
            <w:tcW w:w="425" w:type="dxa"/>
            <w:tcBorders>
              <w:top w:val="single" w:sz="8" w:space="0" w:color="A6A6A6"/>
              <w:left w:val="nil"/>
              <w:bottom w:val="nil"/>
              <w:right w:val="nil"/>
            </w:tcBorders>
            <w:vAlign w:val="center"/>
          </w:tcPr>
          <w:p w14:paraId="00000299" w14:textId="77777777" w:rsidR="0080229F" w:rsidRDefault="0080229F">
            <w:pPr>
              <w:jc w:val="center"/>
              <w:rPr>
                <w:sz w:val="24"/>
                <w:szCs w:val="24"/>
              </w:rPr>
            </w:pPr>
          </w:p>
        </w:tc>
        <w:tc>
          <w:tcPr>
            <w:tcW w:w="1192" w:type="dxa"/>
            <w:tcBorders>
              <w:top w:val="single" w:sz="8" w:space="0" w:color="A6A6A6"/>
              <w:left w:val="nil"/>
              <w:bottom w:val="nil"/>
              <w:right w:val="nil"/>
            </w:tcBorders>
            <w:vAlign w:val="center"/>
          </w:tcPr>
          <w:p w14:paraId="0000029A" w14:textId="77777777" w:rsidR="0080229F" w:rsidRDefault="0080229F">
            <w:pPr>
              <w:jc w:val="center"/>
              <w:rPr>
                <w:sz w:val="24"/>
                <w:szCs w:val="24"/>
              </w:rPr>
            </w:pPr>
          </w:p>
        </w:tc>
        <w:tc>
          <w:tcPr>
            <w:tcW w:w="1020" w:type="dxa"/>
            <w:tcBorders>
              <w:top w:val="single" w:sz="8" w:space="0" w:color="A6A6A6"/>
              <w:left w:val="nil"/>
              <w:bottom w:val="nil"/>
              <w:right w:val="nil"/>
            </w:tcBorders>
            <w:vAlign w:val="center"/>
          </w:tcPr>
          <w:p w14:paraId="0000029B" w14:textId="77777777" w:rsidR="0080229F" w:rsidRDefault="0080229F">
            <w:pPr>
              <w:jc w:val="center"/>
              <w:rPr>
                <w:sz w:val="24"/>
                <w:szCs w:val="24"/>
              </w:rPr>
            </w:pPr>
          </w:p>
        </w:tc>
      </w:tr>
      <w:tr w:rsidR="0080229F" w14:paraId="2DC07BE1" w14:textId="77777777">
        <w:trPr>
          <w:trHeight w:val="331"/>
          <w:jc w:val="center"/>
        </w:trPr>
        <w:tc>
          <w:tcPr>
            <w:tcW w:w="1261" w:type="dxa"/>
            <w:tcBorders>
              <w:top w:val="nil"/>
              <w:left w:val="nil"/>
              <w:bottom w:val="nil"/>
              <w:right w:val="nil"/>
            </w:tcBorders>
          </w:tcPr>
          <w:p w14:paraId="0000029C" w14:textId="77777777" w:rsidR="0080229F" w:rsidRDefault="0080229F">
            <w:pPr>
              <w:widowControl w:val="0"/>
              <w:pBdr>
                <w:top w:val="nil"/>
                <w:left w:val="nil"/>
                <w:bottom w:val="nil"/>
                <w:right w:val="nil"/>
                <w:between w:val="nil"/>
              </w:pBdr>
              <w:spacing w:line="276" w:lineRule="auto"/>
              <w:rPr>
                <w:sz w:val="24"/>
                <w:szCs w:val="24"/>
              </w:rPr>
            </w:pPr>
          </w:p>
        </w:tc>
        <w:tc>
          <w:tcPr>
            <w:tcW w:w="1440" w:type="dxa"/>
            <w:vMerge/>
            <w:tcBorders>
              <w:top w:val="nil"/>
              <w:left w:val="nil"/>
              <w:bottom w:val="nil"/>
              <w:right w:val="nil"/>
            </w:tcBorders>
            <w:vAlign w:val="center"/>
          </w:tcPr>
          <w:p w14:paraId="0000029D" w14:textId="77777777" w:rsidR="0080229F" w:rsidRDefault="0080229F">
            <w:pPr>
              <w:jc w:val="center"/>
              <w:rPr>
                <w:sz w:val="24"/>
                <w:szCs w:val="24"/>
              </w:rPr>
            </w:pPr>
          </w:p>
        </w:tc>
        <w:tc>
          <w:tcPr>
            <w:tcW w:w="3888" w:type="dxa"/>
            <w:tcBorders>
              <w:top w:val="nil"/>
              <w:left w:val="nil"/>
              <w:bottom w:val="nil"/>
              <w:right w:val="nil"/>
            </w:tcBorders>
            <w:vAlign w:val="center"/>
          </w:tcPr>
          <w:p w14:paraId="0000029E" w14:textId="77777777" w:rsidR="0080229F" w:rsidRDefault="001758B4">
            <w:pPr>
              <w:rPr>
                <w:sz w:val="24"/>
                <w:szCs w:val="24"/>
              </w:rPr>
            </w:pPr>
            <w:r>
              <w:rPr>
                <w:sz w:val="24"/>
                <w:szCs w:val="24"/>
              </w:rPr>
              <w:t xml:space="preserve">   </w:t>
            </w:r>
            <w:proofErr w:type="spellStart"/>
            <w:r>
              <w:rPr>
                <w:sz w:val="24"/>
                <w:szCs w:val="24"/>
              </w:rPr>
              <w:t>sp</w:t>
            </w:r>
            <w:proofErr w:type="spellEnd"/>
            <w:r>
              <w:rPr>
                <w:sz w:val="24"/>
                <w:szCs w:val="24"/>
              </w:rPr>
              <w:t xml:space="preserve"> + </w:t>
            </w:r>
            <w:proofErr w:type="spellStart"/>
            <w:r>
              <w:rPr>
                <w:sz w:val="24"/>
                <w:szCs w:val="24"/>
              </w:rPr>
              <w:t>dam:sire</w:t>
            </w:r>
            <w:proofErr w:type="spellEnd"/>
            <w:r>
              <w:rPr>
                <w:sz w:val="24"/>
                <w:szCs w:val="24"/>
              </w:rPr>
              <w:t xml:space="preserve"> + dam</w:t>
            </w:r>
          </w:p>
        </w:tc>
        <w:tc>
          <w:tcPr>
            <w:tcW w:w="1584" w:type="dxa"/>
            <w:tcBorders>
              <w:top w:val="nil"/>
              <w:left w:val="nil"/>
              <w:bottom w:val="nil"/>
              <w:right w:val="nil"/>
            </w:tcBorders>
            <w:vAlign w:val="center"/>
          </w:tcPr>
          <w:p w14:paraId="0000029F" w14:textId="77777777" w:rsidR="0080229F" w:rsidRDefault="001758B4">
            <w:pPr>
              <w:rPr>
                <w:sz w:val="24"/>
                <w:szCs w:val="24"/>
              </w:rPr>
            </w:pPr>
            <w:r>
              <w:rPr>
                <w:sz w:val="24"/>
                <w:szCs w:val="24"/>
              </w:rPr>
              <w:t>t</w:t>
            </w:r>
          </w:p>
        </w:tc>
        <w:tc>
          <w:tcPr>
            <w:tcW w:w="425" w:type="dxa"/>
            <w:tcBorders>
              <w:top w:val="nil"/>
              <w:left w:val="nil"/>
              <w:bottom w:val="nil"/>
              <w:right w:val="nil"/>
            </w:tcBorders>
            <w:vAlign w:val="center"/>
          </w:tcPr>
          <w:p w14:paraId="000002A0"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A1" w14:textId="77777777" w:rsidR="0080229F" w:rsidRDefault="001758B4">
            <w:pPr>
              <w:jc w:val="center"/>
              <w:rPr>
                <w:sz w:val="24"/>
                <w:szCs w:val="24"/>
              </w:rPr>
            </w:pPr>
            <w:r>
              <w:rPr>
                <w:sz w:val="24"/>
                <w:szCs w:val="24"/>
              </w:rPr>
              <w:t>308.13</w:t>
            </w:r>
          </w:p>
        </w:tc>
        <w:tc>
          <w:tcPr>
            <w:tcW w:w="1020" w:type="dxa"/>
            <w:tcBorders>
              <w:top w:val="nil"/>
              <w:left w:val="nil"/>
              <w:bottom w:val="nil"/>
              <w:right w:val="nil"/>
            </w:tcBorders>
            <w:vAlign w:val="center"/>
          </w:tcPr>
          <w:p w14:paraId="000002A2" w14:textId="77777777" w:rsidR="0080229F" w:rsidRDefault="001758B4">
            <w:pPr>
              <w:jc w:val="center"/>
              <w:rPr>
                <w:sz w:val="24"/>
                <w:szCs w:val="24"/>
              </w:rPr>
            </w:pPr>
            <w:r>
              <w:rPr>
                <w:sz w:val="24"/>
                <w:szCs w:val="24"/>
              </w:rPr>
              <w:t>&lt; 0.001</w:t>
            </w:r>
          </w:p>
        </w:tc>
      </w:tr>
      <w:tr w:rsidR="0080229F" w14:paraId="4C5D356A" w14:textId="77777777">
        <w:trPr>
          <w:trHeight w:val="331"/>
          <w:jc w:val="center"/>
        </w:trPr>
        <w:tc>
          <w:tcPr>
            <w:tcW w:w="1261" w:type="dxa"/>
            <w:tcBorders>
              <w:top w:val="nil"/>
              <w:left w:val="nil"/>
              <w:bottom w:val="nil"/>
              <w:right w:val="nil"/>
            </w:tcBorders>
          </w:tcPr>
          <w:p w14:paraId="000002A3" w14:textId="77777777" w:rsidR="0080229F" w:rsidRDefault="0080229F">
            <w:pPr>
              <w:widowControl w:val="0"/>
              <w:pBdr>
                <w:top w:val="nil"/>
                <w:left w:val="nil"/>
                <w:bottom w:val="nil"/>
                <w:right w:val="nil"/>
                <w:between w:val="nil"/>
              </w:pBdr>
              <w:spacing w:line="276" w:lineRule="auto"/>
              <w:rPr>
                <w:sz w:val="24"/>
                <w:szCs w:val="24"/>
              </w:rPr>
            </w:pPr>
          </w:p>
        </w:tc>
        <w:tc>
          <w:tcPr>
            <w:tcW w:w="1440" w:type="dxa"/>
            <w:vMerge/>
            <w:tcBorders>
              <w:top w:val="nil"/>
              <w:left w:val="nil"/>
              <w:bottom w:val="nil"/>
              <w:right w:val="nil"/>
            </w:tcBorders>
            <w:vAlign w:val="center"/>
          </w:tcPr>
          <w:p w14:paraId="000002A4" w14:textId="77777777" w:rsidR="0080229F" w:rsidRDefault="0080229F">
            <w:pPr>
              <w:jc w:val="center"/>
              <w:rPr>
                <w:sz w:val="24"/>
                <w:szCs w:val="24"/>
              </w:rPr>
            </w:pPr>
          </w:p>
        </w:tc>
        <w:tc>
          <w:tcPr>
            <w:tcW w:w="3888" w:type="dxa"/>
            <w:tcBorders>
              <w:top w:val="nil"/>
              <w:left w:val="nil"/>
              <w:bottom w:val="nil"/>
              <w:right w:val="nil"/>
            </w:tcBorders>
            <w:vAlign w:val="center"/>
          </w:tcPr>
          <w:p w14:paraId="000002A5" w14:textId="77777777" w:rsidR="0080229F" w:rsidRDefault="001758B4">
            <w:pPr>
              <w:rPr>
                <w:sz w:val="24"/>
                <w:szCs w:val="24"/>
              </w:rPr>
            </w:pPr>
            <w:r>
              <w:rPr>
                <w:sz w:val="24"/>
                <w:szCs w:val="24"/>
              </w:rPr>
              <w:t xml:space="preserve">   t + </w:t>
            </w:r>
            <w:proofErr w:type="spellStart"/>
            <w:r>
              <w:rPr>
                <w:sz w:val="24"/>
                <w:szCs w:val="24"/>
              </w:rPr>
              <w:t>dam:sire</w:t>
            </w:r>
            <w:proofErr w:type="spellEnd"/>
            <w:r>
              <w:rPr>
                <w:sz w:val="24"/>
                <w:szCs w:val="24"/>
              </w:rPr>
              <w:t xml:space="preserve"> + dam</w:t>
            </w:r>
          </w:p>
        </w:tc>
        <w:tc>
          <w:tcPr>
            <w:tcW w:w="1584" w:type="dxa"/>
            <w:tcBorders>
              <w:top w:val="nil"/>
              <w:left w:val="nil"/>
              <w:bottom w:val="nil"/>
              <w:right w:val="nil"/>
            </w:tcBorders>
            <w:vAlign w:val="center"/>
          </w:tcPr>
          <w:p w14:paraId="000002A6" w14:textId="77777777" w:rsidR="0080229F" w:rsidRDefault="001758B4">
            <w:pPr>
              <w:rPr>
                <w:sz w:val="24"/>
                <w:szCs w:val="24"/>
              </w:rPr>
            </w:pPr>
            <w:proofErr w:type="spellStart"/>
            <w:r>
              <w:rPr>
                <w:sz w:val="24"/>
                <w:szCs w:val="24"/>
              </w:rPr>
              <w:t>sp</w:t>
            </w:r>
            <w:proofErr w:type="spellEnd"/>
          </w:p>
        </w:tc>
        <w:tc>
          <w:tcPr>
            <w:tcW w:w="425" w:type="dxa"/>
            <w:tcBorders>
              <w:top w:val="nil"/>
              <w:left w:val="nil"/>
              <w:bottom w:val="nil"/>
              <w:right w:val="nil"/>
            </w:tcBorders>
            <w:vAlign w:val="center"/>
          </w:tcPr>
          <w:p w14:paraId="000002A7"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A8" w14:textId="77777777" w:rsidR="0080229F" w:rsidRDefault="001758B4">
            <w:pPr>
              <w:jc w:val="center"/>
              <w:rPr>
                <w:sz w:val="24"/>
                <w:szCs w:val="24"/>
              </w:rPr>
            </w:pPr>
            <w:r>
              <w:rPr>
                <w:sz w:val="24"/>
                <w:szCs w:val="24"/>
              </w:rPr>
              <w:t>1846.10</w:t>
            </w:r>
          </w:p>
        </w:tc>
        <w:tc>
          <w:tcPr>
            <w:tcW w:w="1020" w:type="dxa"/>
            <w:tcBorders>
              <w:top w:val="nil"/>
              <w:left w:val="nil"/>
              <w:bottom w:val="nil"/>
              <w:right w:val="nil"/>
            </w:tcBorders>
            <w:vAlign w:val="center"/>
          </w:tcPr>
          <w:p w14:paraId="000002A9" w14:textId="77777777" w:rsidR="0080229F" w:rsidRDefault="001758B4">
            <w:pPr>
              <w:jc w:val="center"/>
              <w:rPr>
                <w:sz w:val="24"/>
                <w:szCs w:val="24"/>
              </w:rPr>
            </w:pPr>
            <w:r>
              <w:rPr>
                <w:sz w:val="24"/>
                <w:szCs w:val="24"/>
              </w:rPr>
              <w:t>&lt; 0.001</w:t>
            </w:r>
          </w:p>
        </w:tc>
      </w:tr>
      <w:tr w:rsidR="0080229F" w14:paraId="2ED6F2B5" w14:textId="77777777">
        <w:trPr>
          <w:trHeight w:val="331"/>
          <w:jc w:val="center"/>
        </w:trPr>
        <w:tc>
          <w:tcPr>
            <w:tcW w:w="1261" w:type="dxa"/>
            <w:tcBorders>
              <w:top w:val="nil"/>
              <w:left w:val="nil"/>
              <w:bottom w:val="nil"/>
              <w:right w:val="nil"/>
            </w:tcBorders>
          </w:tcPr>
          <w:p w14:paraId="000002AA"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AB" w14:textId="77777777" w:rsidR="0080229F" w:rsidRDefault="0080229F">
            <w:pPr>
              <w:rPr>
                <w:sz w:val="24"/>
                <w:szCs w:val="24"/>
              </w:rPr>
            </w:pPr>
          </w:p>
        </w:tc>
        <w:tc>
          <w:tcPr>
            <w:tcW w:w="3888" w:type="dxa"/>
            <w:tcBorders>
              <w:top w:val="nil"/>
              <w:left w:val="nil"/>
              <w:bottom w:val="nil"/>
              <w:right w:val="nil"/>
            </w:tcBorders>
            <w:vAlign w:val="center"/>
          </w:tcPr>
          <w:p w14:paraId="000002AC"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dam:sire</w:t>
            </w:r>
            <w:proofErr w:type="spellEnd"/>
            <w:r>
              <w:rPr>
                <w:sz w:val="24"/>
                <w:szCs w:val="24"/>
              </w:rPr>
              <w:t xml:space="preserve"> + dam</w:t>
            </w:r>
          </w:p>
        </w:tc>
        <w:tc>
          <w:tcPr>
            <w:tcW w:w="1584" w:type="dxa"/>
            <w:tcBorders>
              <w:top w:val="nil"/>
              <w:left w:val="nil"/>
              <w:bottom w:val="nil"/>
              <w:right w:val="nil"/>
            </w:tcBorders>
            <w:vAlign w:val="center"/>
          </w:tcPr>
          <w:p w14:paraId="000002AD" w14:textId="77777777" w:rsidR="0080229F" w:rsidRDefault="001758B4">
            <w:pPr>
              <w:rPr>
                <w:sz w:val="24"/>
                <w:szCs w:val="24"/>
              </w:rPr>
            </w:pPr>
            <w:proofErr w:type="spellStart"/>
            <w:r>
              <w:rPr>
                <w:sz w:val="24"/>
                <w:szCs w:val="24"/>
              </w:rPr>
              <w:t>t:sp</w:t>
            </w:r>
            <w:proofErr w:type="spellEnd"/>
          </w:p>
        </w:tc>
        <w:tc>
          <w:tcPr>
            <w:tcW w:w="425" w:type="dxa"/>
            <w:tcBorders>
              <w:top w:val="nil"/>
              <w:left w:val="nil"/>
              <w:bottom w:val="nil"/>
              <w:right w:val="nil"/>
            </w:tcBorders>
            <w:vAlign w:val="center"/>
          </w:tcPr>
          <w:p w14:paraId="000002AE"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AF" w14:textId="77777777" w:rsidR="0080229F" w:rsidRDefault="001758B4">
            <w:pPr>
              <w:jc w:val="center"/>
              <w:rPr>
                <w:sz w:val="24"/>
                <w:szCs w:val="24"/>
              </w:rPr>
            </w:pPr>
            <w:r>
              <w:rPr>
                <w:sz w:val="24"/>
                <w:szCs w:val="24"/>
              </w:rPr>
              <w:t>8.85</w:t>
            </w:r>
          </w:p>
        </w:tc>
        <w:tc>
          <w:tcPr>
            <w:tcW w:w="1020" w:type="dxa"/>
            <w:tcBorders>
              <w:top w:val="nil"/>
              <w:left w:val="nil"/>
              <w:bottom w:val="nil"/>
              <w:right w:val="nil"/>
            </w:tcBorders>
            <w:vAlign w:val="center"/>
          </w:tcPr>
          <w:p w14:paraId="000002B0" w14:textId="77777777" w:rsidR="0080229F" w:rsidRDefault="001758B4">
            <w:pPr>
              <w:jc w:val="center"/>
              <w:rPr>
                <w:sz w:val="24"/>
                <w:szCs w:val="24"/>
              </w:rPr>
            </w:pPr>
            <w:r>
              <w:rPr>
                <w:sz w:val="24"/>
                <w:szCs w:val="24"/>
              </w:rPr>
              <w:t>0.031</w:t>
            </w:r>
          </w:p>
        </w:tc>
      </w:tr>
      <w:tr w:rsidR="0080229F" w14:paraId="0729E35F" w14:textId="77777777">
        <w:trPr>
          <w:trHeight w:val="331"/>
          <w:jc w:val="center"/>
        </w:trPr>
        <w:tc>
          <w:tcPr>
            <w:tcW w:w="1261" w:type="dxa"/>
            <w:tcBorders>
              <w:top w:val="nil"/>
              <w:left w:val="nil"/>
              <w:bottom w:val="nil"/>
              <w:right w:val="nil"/>
            </w:tcBorders>
          </w:tcPr>
          <w:p w14:paraId="000002B1"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B2" w14:textId="77777777" w:rsidR="0080229F" w:rsidRDefault="0080229F">
            <w:pPr>
              <w:rPr>
                <w:sz w:val="24"/>
                <w:szCs w:val="24"/>
              </w:rPr>
            </w:pPr>
          </w:p>
        </w:tc>
        <w:tc>
          <w:tcPr>
            <w:tcW w:w="3888" w:type="dxa"/>
            <w:tcBorders>
              <w:top w:val="nil"/>
              <w:left w:val="nil"/>
              <w:bottom w:val="nil"/>
              <w:right w:val="nil"/>
            </w:tcBorders>
            <w:vAlign w:val="center"/>
          </w:tcPr>
          <w:p w14:paraId="000002B3"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dam</w:t>
            </w:r>
          </w:p>
        </w:tc>
        <w:tc>
          <w:tcPr>
            <w:tcW w:w="1584" w:type="dxa"/>
            <w:tcBorders>
              <w:top w:val="nil"/>
              <w:left w:val="nil"/>
              <w:bottom w:val="nil"/>
              <w:right w:val="nil"/>
            </w:tcBorders>
            <w:vAlign w:val="center"/>
          </w:tcPr>
          <w:p w14:paraId="000002B4" w14:textId="77777777" w:rsidR="0080229F" w:rsidRDefault="001758B4">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2B5"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B6" w14:textId="77777777" w:rsidR="0080229F" w:rsidRDefault="001758B4">
            <w:pPr>
              <w:jc w:val="center"/>
              <w:rPr>
                <w:sz w:val="24"/>
                <w:szCs w:val="24"/>
              </w:rPr>
            </w:pPr>
            <w:r>
              <w:rPr>
                <w:sz w:val="24"/>
                <w:szCs w:val="24"/>
              </w:rPr>
              <w:t>15.81</w:t>
            </w:r>
          </w:p>
        </w:tc>
        <w:tc>
          <w:tcPr>
            <w:tcW w:w="1020" w:type="dxa"/>
            <w:tcBorders>
              <w:top w:val="nil"/>
              <w:left w:val="nil"/>
              <w:bottom w:val="nil"/>
              <w:right w:val="nil"/>
            </w:tcBorders>
            <w:vAlign w:val="center"/>
          </w:tcPr>
          <w:p w14:paraId="000002B7" w14:textId="77777777" w:rsidR="0080229F" w:rsidRDefault="001758B4">
            <w:pPr>
              <w:jc w:val="center"/>
              <w:rPr>
                <w:sz w:val="24"/>
                <w:szCs w:val="24"/>
              </w:rPr>
            </w:pPr>
            <w:r>
              <w:rPr>
                <w:sz w:val="24"/>
                <w:szCs w:val="24"/>
              </w:rPr>
              <w:t>&lt; 0.001</w:t>
            </w:r>
          </w:p>
        </w:tc>
      </w:tr>
      <w:tr w:rsidR="0080229F" w14:paraId="6D047047" w14:textId="77777777">
        <w:trPr>
          <w:trHeight w:val="331"/>
          <w:jc w:val="center"/>
        </w:trPr>
        <w:tc>
          <w:tcPr>
            <w:tcW w:w="1261" w:type="dxa"/>
            <w:tcBorders>
              <w:top w:val="nil"/>
              <w:left w:val="nil"/>
              <w:bottom w:val="single" w:sz="4" w:space="0" w:color="000000"/>
              <w:right w:val="nil"/>
            </w:tcBorders>
          </w:tcPr>
          <w:p w14:paraId="000002B8"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vAlign w:val="center"/>
          </w:tcPr>
          <w:p w14:paraId="000002B9" w14:textId="77777777" w:rsidR="0080229F" w:rsidRDefault="0080229F">
            <w:pPr>
              <w:rPr>
                <w:sz w:val="24"/>
                <w:szCs w:val="24"/>
              </w:rPr>
            </w:pPr>
          </w:p>
        </w:tc>
        <w:tc>
          <w:tcPr>
            <w:tcW w:w="3888" w:type="dxa"/>
            <w:tcBorders>
              <w:top w:val="nil"/>
              <w:left w:val="nil"/>
              <w:bottom w:val="single" w:sz="4" w:space="0" w:color="000000"/>
              <w:right w:val="nil"/>
            </w:tcBorders>
            <w:vAlign w:val="center"/>
          </w:tcPr>
          <w:p w14:paraId="000002BA"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w:t>
            </w:r>
            <w:proofErr w:type="spellStart"/>
            <w:r>
              <w:rPr>
                <w:sz w:val="24"/>
                <w:szCs w:val="24"/>
              </w:rPr>
              <w:t>dam:sire</w:t>
            </w:r>
            <w:proofErr w:type="spellEnd"/>
          </w:p>
        </w:tc>
        <w:tc>
          <w:tcPr>
            <w:tcW w:w="1584" w:type="dxa"/>
            <w:tcBorders>
              <w:top w:val="nil"/>
              <w:left w:val="nil"/>
              <w:bottom w:val="single" w:sz="4" w:space="0" w:color="000000"/>
              <w:right w:val="nil"/>
            </w:tcBorders>
            <w:vAlign w:val="center"/>
          </w:tcPr>
          <w:p w14:paraId="000002BB" w14:textId="77777777" w:rsidR="0080229F" w:rsidRDefault="001758B4">
            <w:pPr>
              <w:rPr>
                <w:sz w:val="24"/>
                <w:szCs w:val="24"/>
              </w:rPr>
            </w:pPr>
            <w:r>
              <w:rPr>
                <w:sz w:val="24"/>
                <w:szCs w:val="24"/>
              </w:rPr>
              <w:t>dam</w:t>
            </w:r>
          </w:p>
        </w:tc>
        <w:tc>
          <w:tcPr>
            <w:tcW w:w="425" w:type="dxa"/>
            <w:tcBorders>
              <w:top w:val="nil"/>
              <w:left w:val="nil"/>
              <w:bottom w:val="single" w:sz="4" w:space="0" w:color="000000"/>
              <w:right w:val="nil"/>
            </w:tcBorders>
            <w:vAlign w:val="center"/>
          </w:tcPr>
          <w:p w14:paraId="000002BC" w14:textId="77777777" w:rsidR="0080229F" w:rsidRDefault="001758B4">
            <w:pPr>
              <w:jc w:val="center"/>
              <w:rPr>
                <w:sz w:val="24"/>
                <w:szCs w:val="24"/>
              </w:rPr>
            </w:pPr>
            <w:r>
              <w:rPr>
                <w:sz w:val="24"/>
                <w:szCs w:val="24"/>
              </w:rPr>
              <w:t>1</w:t>
            </w:r>
          </w:p>
        </w:tc>
        <w:tc>
          <w:tcPr>
            <w:tcW w:w="1192" w:type="dxa"/>
            <w:tcBorders>
              <w:top w:val="nil"/>
              <w:left w:val="nil"/>
              <w:bottom w:val="single" w:sz="4" w:space="0" w:color="000000"/>
              <w:right w:val="nil"/>
            </w:tcBorders>
            <w:vAlign w:val="center"/>
          </w:tcPr>
          <w:p w14:paraId="000002BD" w14:textId="77777777" w:rsidR="0080229F" w:rsidRDefault="001758B4">
            <w:pPr>
              <w:jc w:val="center"/>
              <w:rPr>
                <w:sz w:val="24"/>
                <w:szCs w:val="24"/>
              </w:rPr>
            </w:pPr>
            <w:r>
              <w:rPr>
                <w:sz w:val="24"/>
                <w:szCs w:val="24"/>
              </w:rPr>
              <w:t>41.46</w:t>
            </w:r>
          </w:p>
        </w:tc>
        <w:tc>
          <w:tcPr>
            <w:tcW w:w="1020" w:type="dxa"/>
            <w:tcBorders>
              <w:top w:val="nil"/>
              <w:left w:val="nil"/>
              <w:bottom w:val="single" w:sz="4" w:space="0" w:color="000000"/>
              <w:right w:val="nil"/>
            </w:tcBorders>
            <w:vAlign w:val="center"/>
          </w:tcPr>
          <w:p w14:paraId="000002BE" w14:textId="77777777" w:rsidR="0080229F" w:rsidRDefault="001758B4">
            <w:pPr>
              <w:jc w:val="center"/>
              <w:rPr>
                <w:sz w:val="24"/>
                <w:szCs w:val="24"/>
              </w:rPr>
            </w:pPr>
            <w:r>
              <w:rPr>
                <w:sz w:val="24"/>
                <w:szCs w:val="24"/>
              </w:rPr>
              <w:t>&lt; 0.001</w:t>
            </w:r>
          </w:p>
        </w:tc>
      </w:tr>
      <w:tr w:rsidR="0080229F" w14:paraId="5E54398B" w14:textId="77777777">
        <w:trPr>
          <w:trHeight w:val="331"/>
          <w:jc w:val="center"/>
        </w:trPr>
        <w:tc>
          <w:tcPr>
            <w:tcW w:w="1261" w:type="dxa"/>
            <w:vMerge w:val="restart"/>
            <w:tcBorders>
              <w:top w:val="single" w:sz="4" w:space="0" w:color="000000"/>
              <w:left w:val="nil"/>
              <w:bottom w:val="nil"/>
              <w:right w:val="nil"/>
            </w:tcBorders>
          </w:tcPr>
          <w:p w14:paraId="000002BF" w14:textId="77777777" w:rsidR="0080229F" w:rsidRDefault="001758B4">
            <w:pPr>
              <w:rPr>
                <w:sz w:val="24"/>
                <w:szCs w:val="24"/>
              </w:rPr>
            </w:pPr>
            <w:r>
              <w:rPr>
                <w:sz w:val="24"/>
                <w:szCs w:val="24"/>
              </w:rPr>
              <w:t>Yolk-sac Volume</w:t>
            </w:r>
          </w:p>
        </w:tc>
        <w:tc>
          <w:tcPr>
            <w:tcW w:w="1440" w:type="dxa"/>
            <w:tcBorders>
              <w:top w:val="single" w:sz="4" w:space="0" w:color="000000"/>
              <w:left w:val="nil"/>
              <w:bottom w:val="nil"/>
              <w:right w:val="nil"/>
            </w:tcBorders>
            <w:vAlign w:val="center"/>
          </w:tcPr>
          <w:p w14:paraId="000002C0" w14:textId="77777777" w:rsidR="0080229F" w:rsidRDefault="001758B4">
            <w:pPr>
              <w:rPr>
                <w:sz w:val="24"/>
                <w:szCs w:val="24"/>
              </w:rPr>
            </w:pPr>
            <w:r>
              <w:rPr>
                <w:sz w:val="24"/>
                <w:szCs w:val="24"/>
              </w:rPr>
              <w:t>Cisco</w:t>
            </w:r>
          </w:p>
        </w:tc>
        <w:tc>
          <w:tcPr>
            <w:tcW w:w="3888" w:type="dxa"/>
            <w:tcBorders>
              <w:top w:val="single" w:sz="4" w:space="0" w:color="000000"/>
              <w:left w:val="nil"/>
              <w:bottom w:val="nil"/>
              <w:right w:val="nil"/>
            </w:tcBorders>
            <w:vAlign w:val="center"/>
          </w:tcPr>
          <w:p w14:paraId="000002C1" w14:textId="77777777" w:rsidR="0080229F" w:rsidRDefault="001758B4">
            <w:pPr>
              <w:rPr>
                <w:sz w:val="24"/>
                <w:szCs w:val="24"/>
              </w:rPr>
            </w:pPr>
            <w:r>
              <w:rPr>
                <w:b/>
                <w:sz w:val="24"/>
                <w:szCs w:val="24"/>
              </w:rPr>
              <w:t xml:space="preserve">   t + pop + </w:t>
            </w:r>
            <w:proofErr w:type="spellStart"/>
            <w:r>
              <w:rPr>
                <w:b/>
                <w:sz w:val="24"/>
                <w:szCs w:val="24"/>
              </w:rPr>
              <w:t>t:pop</w:t>
            </w:r>
            <w:proofErr w:type="spellEnd"/>
            <w:r>
              <w:rPr>
                <w:b/>
                <w:sz w:val="24"/>
                <w:szCs w:val="24"/>
              </w:rPr>
              <w:t xml:space="preserve"> + dam</w:t>
            </w:r>
          </w:p>
        </w:tc>
        <w:tc>
          <w:tcPr>
            <w:tcW w:w="1584" w:type="dxa"/>
            <w:tcBorders>
              <w:top w:val="single" w:sz="4" w:space="0" w:color="000000"/>
              <w:left w:val="nil"/>
              <w:bottom w:val="nil"/>
              <w:right w:val="nil"/>
            </w:tcBorders>
            <w:vAlign w:val="center"/>
          </w:tcPr>
          <w:p w14:paraId="000002C2" w14:textId="77777777" w:rsidR="0080229F" w:rsidRDefault="0080229F">
            <w:pPr>
              <w:rPr>
                <w:sz w:val="24"/>
                <w:szCs w:val="24"/>
              </w:rPr>
            </w:pPr>
          </w:p>
        </w:tc>
        <w:tc>
          <w:tcPr>
            <w:tcW w:w="425" w:type="dxa"/>
            <w:tcBorders>
              <w:top w:val="single" w:sz="4" w:space="0" w:color="000000"/>
              <w:left w:val="nil"/>
              <w:bottom w:val="nil"/>
              <w:right w:val="nil"/>
            </w:tcBorders>
            <w:vAlign w:val="center"/>
          </w:tcPr>
          <w:p w14:paraId="000002C3" w14:textId="77777777" w:rsidR="0080229F" w:rsidRDefault="0080229F">
            <w:pPr>
              <w:jc w:val="center"/>
              <w:rPr>
                <w:sz w:val="24"/>
                <w:szCs w:val="24"/>
              </w:rPr>
            </w:pPr>
          </w:p>
        </w:tc>
        <w:tc>
          <w:tcPr>
            <w:tcW w:w="1192" w:type="dxa"/>
            <w:tcBorders>
              <w:top w:val="single" w:sz="4" w:space="0" w:color="000000"/>
              <w:left w:val="nil"/>
              <w:bottom w:val="nil"/>
              <w:right w:val="nil"/>
            </w:tcBorders>
            <w:vAlign w:val="center"/>
          </w:tcPr>
          <w:p w14:paraId="000002C4" w14:textId="77777777" w:rsidR="0080229F" w:rsidRDefault="0080229F">
            <w:pPr>
              <w:jc w:val="center"/>
              <w:rPr>
                <w:sz w:val="24"/>
                <w:szCs w:val="24"/>
              </w:rPr>
            </w:pPr>
          </w:p>
        </w:tc>
        <w:tc>
          <w:tcPr>
            <w:tcW w:w="1020" w:type="dxa"/>
            <w:tcBorders>
              <w:top w:val="single" w:sz="4" w:space="0" w:color="000000"/>
              <w:left w:val="nil"/>
              <w:bottom w:val="nil"/>
              <w:right w:val="nil"/>
            </w:tcBorders>
            <w:vAlign w:val="center"/>
          </w:tcPr>
          <w:p w14:paraId="000002C5" w14:textId="77777777" w:rsidR="0080229F" w:rsidRDefault="0080229F">
            <w:pPr>
              <w:jc w:val="center"/>
              <w:rPr>
                <w:sz w:val="24"/>
                <w:szCs w:val="24"/>
              </w:rPr>
            </w:pPr>
          </w:p>
        </w:tc>
      </w:tr>
      <w:tr w:rsidR="0080229F" w14:paraId="60307D1C" w14:textId="77777777">
        <w:trPr>
          <w:trHeight w:val="331"/>
          <w:jc w:val="center"/>
        </w:trPr>
        <w:tc>
          <w:tcPr>
            <w:tcW w:w="1261" w:type="dxa"/>
            <w:vMerge/>
            <w:tcBorders>
              <w:top w:val="single" w:sz="4" w:space="0" w:color="000000"/>
              <w:left w:val="nil"/>
              <w:bottom w:val="nil"/>
              <w:right w:val="nil"/>
            </w:tcBorders>
          </w:tcPr>
          <w:p w14:paraId="000002C6"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C7" w14:textId="77777777" w:rsidR="0080229F" w:rsidRDefault="0080229F">
            <w:pPr>
              <w:rPr>
                <w:sz w:val="24"/>
                <w:szCs w:val="24"/>
              </w:rPr>
            </w:pPr>
          </w:p>
        </w:tc>
        <w:tc>
          <w:tcPr>
            <w:tcW w:w="3888" w:type="dxa"/>
            <w:tcBorders>
              <w:top w:val="nil"/>
              <w:left w:val="nil"/>
              <w:bottom w:val="nil"/>
              <w:right w:val="nil"/>
            </w:tcBorders>
            <w:vAlign w:val="center"/>
          </w:tcPr>
          <w:p w14:paraId="000002C8" w14:textId="77777777" w:rsidR="0080229F" w:rsidRDefault="001758B4">
            <w:pPr>
              <w:rPr>
                <w:sz w:val="24"/>
                <w:szCs w:val="24"/>
              </w:rPr>
            </w:pPr>
            <w:r>
              <w:rPr>
                <w:sz w:val="24"/>
                <w:szCs w:val="24"/>
              </w:rPr>
              <w:t xml:space="preserve">   pop + dam</w:t>
            </w:r>
          </w:p>
        </w:tc>
        <w:tc>
          <w:tcPr>
            <w:tcW w:w="1584" w:type="dxa"/>
            <w:tcBorders>
              <w:top w:val="nil"/>
              <w:left w:val="nil"/>
              <w:bottom w:val="nil"/>
              <w:right w:val="nil"/>
            </w:tcBorders>
            <w:vAlign w:val="center"/>
          </w:tcPr>
          <w:p w14:paraId="000002C9" w14:textId="77777777" w:rsidR="0080229F" w:rsidRDefault="001758B4">
            <w:pPr>
              <w:rPr>
                <w:sz w:val="24"/>
                <w:szCs w:val="24"/>
              </w:rPr>
            </w:pPr>
            <w:r>
              <w:rPr>
                <w:sz w:val="24"/>
                <w:szCs w:val="24"/>
              </w:rPr>
              <w:t>t</w:t>
            </w:r>
          </w:p>
        </w:tc>
        <w:tc>
          <w:tcPr>
            <w:tcW w:w="425" w:type="dxa"/>
            <w:tcBorders>
              <w:top w:val="nil"/>
              <w:left w:val="nil"/>
              <w:bottom w:val="nil"/>
              <w:right w:val="nil"/>
            </w:tcBorders>
            <w:vAlign w:val="center"/>
          </w:tcPr>
          <w:p w14:paraId="000002CA"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CB" w14:textId="77777777" w:rsidR="0080229F" w:rsidRDefault="001758B4">
            <w:pPr>
              <w:jc w:val="center"/>
              <w:rPr>
                <w:sz w:val="24"/>
                <w:szCs w:val="24"/>
              </w:rPr>
            </w:pPr>
            <w:r>
              <w:rPr>
                <w:sz w:val="24"/>
                <w:szCs w:val="24"/>
              </w:rPr>
              <w:t>1,041.57</w:t>
            </w:r>
          </w:p>
        </w:tc>
        <w:tc>
          <w:tcPr>
            <w:tcW w:w="1020" w:type="dxa"/>
            <w:tcBorders>
              <w:top w:val="nil"/>
              <w:left w:val="nil"/>
              <w:bottom w:val="nil"/>
              <w:right w:val="nil"/>
            </w:tcBorders>
            <w:vAlign w:val="center"/>
          </w:tcPr>
          <w:p w14:paraId="000002CC" w14:textId="77777777" w:rsidR="0080229F" w:rsidRDefault="001758B4">
            <w:pPr>
              <w:jc w:val="center"/>
              <w:rPr>
                <w:sz w:val="24"/>
                <w:szCs w:val="24"/>
              </w:rPr>
            </w:pPr>
            <w:r>
              <w:rPr>
                <w:sz w:val="24"/>
                <w:szCs w:val="24"/>
              </w:rPr>
              <w:t>&lt; 0.001</w:t>
            </w:r>
          </w:p>
        </w:tc>
      </w:tr>
      <w:tr w:rsidR="0080229F" w14:paraId="3F3C7F6D" w14:textId="77777777">
        <w:trPr>
          <w:trHeight w:val="331"/>
          <w:jc w:val="center"/>
        </w:trPr>
        <w:tc>
          <w:tcPr>
            <w:tcW w:w="1261" w:type="dxa"/>
            <w:tcBorders>
              <w:top w:val="nil"/>
              <w:left w:val="nil"/>
              <w:bottom w:val="nil"/>
              <w:right w:val="nil"/>
            </w:tcBorders>
          </w:tcPr>
          <w:p w14:paraId="000002CD"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CE" w14:textId="77777777" w:rsidR="0080229F" w:rsidRDefault="0080229F">
            <w:pPr>
              <w:rPr>
                <w:sz w:val="24"/>
                <w:szCs w:val="24"/>
              </w:rPr>
            </w:pPr>
          </w:p>
        </w:tc>
        <w:tc>
          <w:tcPr>
            <w:tcW w:w="3888" w:type="dxa"/>
            <w:tcBorders>
              <w:top w:val="nil"/>
              <w:left w:val="nil"/>
              <w:bottom w:val="nil"/>
              <w:right w:val="nil"/>
            </w:tcBorders>
            <w:vAlign w:val="center"/>
          </w:tcPr>
          <w:p w14:paraId="000002CF" w14:textId="77777777" w:rsidR="0080229F" w:rsidRDefault="001758B4">
            <w:pPr>
              <w:rPr>
                <w:sz w:val="24"/>
                <w:szCs w:val="24"/>
              </w:rPr>
            </w:pPr>
            <w:r>
              <w:rPr>
                <w:sz w:val="24"/>
                <w:szCs w:val="24"/>
              </w:rPr>
              <w:t xml:space="preserve">   t + dam</w:t>
            </w:r>
          </w:p>
        </w:tc>
        <w:tc>
          <w:tcPr>
            <w:tcW w:w="1584" w:type="dxa"/>
            <w:tcBorders>
              <w:top w:val="nil"/>
              <w:left w:val="nil"/>
              <w:bottom w:val="nil"/>
              <w:right w:val="nil"/>
            </w:tcBorders>
            <w:vAlign w:val="center"/>
          </w:tcPr>
          <w:p w14:paraId="000002D0" w14:textId="77777777" w:rsidR="0080229F" w:rsidRDefault="001758B4">
            <w:pPr>
              <w:rPr>
                <w:sz w:val="24"/>
                <w:szCs w:val="24"/>
              </w:rPr>
            </w:pPr>
            <w:r>
              <w:rPr>
                <w:sz w:val="24"/>
                <w:szCs w:val="24"/>
              </w:rPr>
              <w:t>pop</w:t>
            </w:r>
          </w:p>
        </w:tc>
        <w:tc>
          <w:tcPr>
            <w:tcW w:w="425" w:type="dxa"/>
            <w:tcBorders>
              <w:top w:val="nil"/>
              <w:left w:val="nil"/>
              <w:bottom w:val="nil"/>
              <w:right w:val="nil"/>
            </w:tcBorders>
            <w:vAlign w:val="center"/>
          </w:tcPr>
          <w:p w14:paraId="000002D1"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D2" w14:textId="77777777" w:rsidR="0080229F" w:rsidRDefault="001758B4">
            <w:pPr>
              <w:jc w:val="center"/>
              <w:rPr>
                <w:sz w:val="24"/>
                <w:szCs w:val="24"/>
              </w:rPr>
            </w:pPr>
            <w:r>
              <w:rPr>
                <w:sz w:val="24"/>
                <w:szCs w:val="24"/>
              </w:rPr>
              <w:t>142.63</w:t>
            </w:r>
          </w:p>
        </w:tc>
        <w:tc>
          <w:tcPr>
            <w:tcW w:w="1020" w:type="dxa"/>
            <w:tcBorders>
              <w:top w:val="nil"/>
              <w:left w:val="nil"/>
              <w:bottom w:val="nil"/>
              <w:right w:val="nil"/>
            </w:tcBorders>
            <w:vAlign w:val="center"/>
          </w:tcPr>
          <w:p w14:paraId="000002D3" w14:textId="77777777" w:rsidR="0080229F" w:rsidRDefault="001758B4">
            <w:pPr>
              <w:jc w:val="center"/>
              <w:rPr>
                <w:sz w:val="24"/>
                <w:szCs w:val="24"/>
              </w:rPr>
            </w:pPr>
            <w:r>
              <w:rPr>
                <w:sz w:val="24"/>
                <w:szCs w:val="24"/>
              </w:rPr>
              <w:t>&lt; 0.001</w:t>
            </w:r>
          </w:p>
        </w:tc>
      </w:tr>
      <w:tr w:rsidR="0080229F" w14:paraId="0EF153CA" w14:textId="77777777">
        <w:trPr>
          <w:trHeight w:val="331"/>
          <w:jc w:val="center"/>
        </w:trPr>
        <w:tc>
          <w:tcPr>
            <w:tcW w:w="1261" w:type="dxa"/>
            <w:tcBorders>
              <w:top w:val="nil"/>
              <w:left w:val="nil"/>
              <w:bottom w:val="nil"/>
              <w:right w:val="nil"/>
            </w:tcBorders>
          </w:tcPr>
          <w:p w14:paraId="000002D4"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D5" w14:textId="77777777" w:rsidR="0080229F" w:rsidRDefault="0080229F">
            <w:pPr>
              <w:rPr>
                <w:sz w:val="24"/>
                <w:szCs w:val="24"/>
              </w:rPr>
            </w:pPr>
          </w:p>
        </w:tc>
        <w:tc>
          <w:tcPr>
            <w:tcW w:w="3888" w:type="dxa"/>
            <w:tcBorders>
              <w:top w:val="nil"/>
              <w:left w:val="nil"/>
              <w:bottom w:val="nil"/>
              <w:right w:val="nil"/>
            </w:tcBorders>
            <w:vAlign w:val="center"/>
          </w:tcPr>
          <w:p w14:paraId="000002D6" w14:textId="77777777" w:rsidR="0080229F" w:rsidRDefault="001758B4">
            <w:pPr>
              <w:rPr>
                <w:sz w:val="24"/>
                <w:szCs w:val="24"/>
              </w:rPr>
            </w:pPr>
            <w:r>
              <w:rPr>
                <w:sz w:val="24"/>
                <w:szCs w:val="24"/>
              </w:rPr>
              <w:t xml:space="preserve">   t + pop + dam</w:t>
            </w:r>
          </w:p>
        </w:tc>
        <w:tc>
          <w:tcPr>
            <w:tcW w:w="1584" w:type="dxa"/>
            <w:tcBorders>
              <w:top w:val="nil"/>
              <w:left w:val="nil"/>
              <w:bottom w:val="nil"/>
              <w:right w:val="nil"/>
            </w:tcBorders>
            <w:vAlign w:val="center"/>
          </w:tcPr>
          <w:p w14:paraId="000002D7" w14:textId="77777777" w:rsidR="0080229F" w:rsidRDefault="001758B4">
            <w:pPr>
              <w:rPr>
                <w:sz w:val="24"/>
                <w:szCs w:val="24"/>
              </w:rPr>
            </w:pPr>
            <w:proofErr w:type="spellStart"/>
            <w:r>
              <w:rPr>
                <w:sz w:val="24"/>
                <w:szCs w:val="24"/>
              </w:rPr>
              <w:t>t:pop</w:t>
            </w:r>
            <w:proofErr w:type="spellEnd"/>
          </w:p>
        </w:tc>
        <w:tc>
          <w:tcPr>
            <w:tcW w:w="425" w:type="dxa"/>
            <w:tcBorders>
              <w:top w:val="nil"/>
              <w:left w:val="nil"/>
              <w:bottom w:val="nil"/>
              <w:right w:val="nil"/>
            </w:tcBorders>
            <w:vAlign w:val="center"/>
          </w:tcPr>
          <w:p w14:paraId="000002D8"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D9" w14:textId="77777777" w:rsidR="0080229F" w:rsidRDefault="001758B4">
            <w:pPr>
              <w:jc w:val="center"/>
              <w:rPr>
                <w:sz w:val="24"/>
                <w:szCs w:val="24"/>
              </w:rPr>
            </w:pPr>
            <w:r>
              <w:rPr>
                <w:sz w:val="24"/>
                <w:szCs w:val="24"/>
              </w:rPr>
              <w:t>36.46</w:t>
            </w:r>
          </w:p>
        </w:tc>
        <w:tc>
          <w:tcPr>
            <w:tcW w:w="1020" w:type="dxa"/>
            <w:tcBorders>
              <w:top w:val="nil"/>
              <w:left w:val="nil"/>
              <w:bottom w:val="nil"/>
              <w:right w:val="nil"/>
            </w:tcBorders>
            <w:vAlign w:val="center"/>
          </w:tcPr>
          <w:p w14:paraId="000002DA" w14:textId="77777777" w:rsidR="0080229F" w:rsidRDefault="001758B4">
            <w:pPr>
              <w:jc w:val="center"/>
              <w:rPr>
                <w:sz w:val="24"/>
                <w:szCs w:val="24"/>
              </w:rPr>
            </w:pPr>
            <w:r>
              <w:rPr>
                <w:sz w:val="24"/>
                <w:szCs w:val="24"/>
              </w:rPr>
              <w:t>&lt; 0.001</w:t>
            </w:r>
          </w:p>
        </w:tc>
      </w:tr>
      <w:tr w:rsidR="0080229F" w14:paraId="5B282208" w14:textId="77777777">
        <w:trPr>
          <w:trHeight w:val="331"/>
          <w:jc w:val="center"/>
        </w:trPr>
        <w:tc>
          <w:tcPr>
            <w:tcW w:w="1261" w:type="dxa"/>
            <w:tcBorders>
              <w:top w:val="nil"/>
              <w:left w:val="nil"/>
              <w:bottom w:val="nil"/>
              <w:right w:val="nil"/>
            </w:tcBorders>
          </w:tcPr>
          <w:p w14:paraId="000002DB"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vAlign w:val="center"/>
          </w:tcPr>
          <w:p w14:paraId="000002DC" w14:textId="77777777" w:rsidR="0080229F" w:rsidRDefault="0080229F">
            <w:pPr>
              <w:rPr>
                <w:sz w:val="24"/>
                <w:szCs w:val="24"/>
              </w:rPr>
            </w:pPr>
          </w:p>
        </w:tc>
        <w:tc>
          <w:tcPr>
            <w:tcW w:w="3888" w:type="dxa"/>
            <w:tcBorders>
              <w:top w:val="nil"/>
              <w:left w:val="nil"/>
              <w:bottom w:val="single" w:sz="8" w:space="0" w:color="A6A6A6"/>
              <w:right w:val="nil"/>
            </w:tcBorders>
            <w:vAlign w:val="center"/>
          </w:tcPr>
          <w:p w14:paraId="000002DD" w14:textId="77777777" w:rsidR="0080229F" w:rsidRDefault="001758B4">
            <w:pPr>
              <w:rPr>
                <w:sz w:val="24"/>
                <w:szCs w:val="24"/>
              </w:rPr>
            </w:pPr>
            <w:r>
              <w:rPr>
                <w:sz w:val="24"/>
                <w:szCs w:val="24"/>
              </w:rPr>
              <w:t xml:space="preserve">   t + pop + </w:t>
            </w:r>
            <w:proofErr w:type="spellStart"/>
            <w:r>
              <w:rPr>
                <w:sz w:val="24"/>
                <w:szCs w:val="24"/>
              </w:rPr>
              <w:t>t:pop</w:t>
            </w:r>
            <w:proofErr w:type="spellEnd"/>
          </w:p>
        </w:tc>
        <w:tc>
          <w:tcPr>
            <w:tcW w:w="1584" w:type="dxa"/>
            <w:tcBorders>
              <w:top w:val="nil"/>
              <w:left w:val="nil"/>
              <w:bottom w:val="single" w:sz="8" w:space="0" w:color="A6A6A6"/>
              <w:right w:val="nil"/>
            </w:tcBorders>
            <w:vAlign w:val="center"/>
          </w:tcPr>
          <w:p w14:paraId="000002DE" w14:textId="77777777" w:rsidR="0080229F" w:rsidRDefault="001758B4">
            <w:pPr>
              <w:rPr>
                <w:sz w:val="24"/>
                <w:szCs w:val="24"/>
              </w:rPr>
            </w:pPr>
            <w:r>
              <w:rPr>
                <w:sz w:val="24"/>
                <w:szCs w:val="24"/>
              </w:rPr>
              <w:t>dam</w:t>
            </w:r>
          </w:p>
        </w:tc>
        <w:tc>
          <w:tcPr>
            <w:tcW w:w="425" w:type="dxa"/>
            <w:tcBorders>
              <w:top w:val="nil"/>
              <w:left w:val="nil"/>
              <w:bottom w:val="single" w:sz="8" w:space="0" w:color="A6A6A6"/>
              <w:right w:val="nil"/>
            </w:tcBorders>
            <w:vAlign w:val="center"/>
          </w:tcPr>
          <w:p w14:paraId="000002DF" w14:textId="77777777" w:rsidR="0080229F" w:rsidRDefault="001758B4">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2E0" w14:textId="77777777" w:rsidR="0080229F" w:rsidRDefault="001758B4">
            <w:pPr>
              <w:jc w:val="center"/>
              <w:rPr>
                <w:sz w:val="24"/>
                <w:szCs w:val="24"/>
              </w:rPr>
            </w:pPr>
            <w:r>
              <w:rPr>
                <w:sz w:val="24"/>
                <w:szCs w:val="24"/>
              </w:rPr>
              <w:t>332.96</w:t>
            </w:r>
          </w:p>
        </w:tc>
        <w:tc>
          <w:tcPr>
            <w:tcW w:w="1020" w:type="dxa"/>
            <w:tcBorders>
              <w:top w:val="nil"/>
              <w:left w:val="nil"/>
              <w:bottom w:val="single" w:sz="8" w:space="0" w:color="A6A6A6"/>
              <w:right w:val="nil"/>
            </w:tcBorders>
            <w:vAlign w:val="center"/>
          </w:tcPr>
          <w:p w14:paraId="000002E1" w14:textId="77777777" w:rsidR="0080229F" w:rsidRDefault="001758B4">
            <w:pPr>
              <w:jc w:val="center"/>
              <w:rPr>
                <w:sz w:val="24"/>
                <w:szCs w:val="24"/>
              </w:rPr>
            </w:pPr>
            <w:r>
              <w:rPr>
                <w:sz w:val="24"/>
                <w:szCs w:val="24"/>
              </w:rPr>
              <w:t>&lt; 0.001</w:t>
            </w:r>
          </w:p>
        </w:tc>
      </w:tr>
      <w:tr w:rsidR="0080229F" w14:paraId="2DAE68D8" w14:textId="77777777">
        <w:trPr>
          <w:trHeight w:val="331"/>
          <w:jc w:val="center"/>
        </w:trPr>
        <w:tc>
          <w:tcPr>
            <w:tcW w:w="1261" w:type="dxa"/>
            <w:tcBorders>
              <w:top w:val="nil"/>
              <w:left w:val="nil"/>
              <w:bottom w:val="nil"/>
              <w:right w:val="nil"/>
            </w:tcBorders>
          </w:tcPr>
          <w:p w14:paraId="000002E2" w14:textId="77777777" w:rsidR="0080229F" w:rsidRDefault="0080229F">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vAlign w:val="center"/>
          </w:tcPr>
          <w:p w14:paraId="000002E3" w14:textId="77777777" w:rsidR="0080229F" w:rsidRDefault="001758B4">
            <w:pPr>
              <w:rPr>
                <w:b/>
                <w:sz w:val="24"/>
                <w:szCs w:val="24"/>
              </w:rPr>
            </w:pPr>
            <w:r>
              <w:rPr>
                <w:sz w:val="24"/>
                <w:szCs w:val="24"/>
              </w:rPr>
              <w:t>Vendace &amp; European Whitefish</w:t>
            </w:r>
          </w:p>
        </w:tc>
        <w:tc>
          <w:tcPr>
            <w:tcW w:w="3888" w:type="dxa"/>
            <w:tcBorders>
              <w:top w:val="single" w:sz="8" w:space="0" w:color="A6A6A6"/>
              <w:left w:val="nil"/>
              <w:bottom w:val="nil"/>
              <w:right w:val="nil"/>
            </w:tcBorders>
            <w:vAlign w:val="center"/>
          </w:tcPr>
          <w:p w14:paraId="000002E4" w14:textId="77777777" w:rsidR="0080229F" w:rsidRDefault="001758B4">
            <w:pPr>
              <w:rPr>
                <w:sz w:val="24"/>
                <w:szCs w:val="24"/>
              </w:rPr>
            </w:pPr>
            <w:r>
              <w:rPr>
                <w:b/>
                <w:sz w:val="24"/>
                <w:szCs w:val="24"/>
              </w:rPr>
              <w:t xml:space="preserve">   t + </w:t>
            </w:r>
            <w:proofErr w:type="spellStart"/>
            <w:r>
              <w:rPr>
                <w:b/>
                <w:sz w:val="24"/>
                <w:szCs w:val="24"/>
              </w:rPr>
              <w:t>sp</w:t>
            </w:r>
            <w:proofErr w:type="spellEnd"/>
            <w:r>
              <w:rPr>
                <w:b/>
                <w:sz w:val="24"/>
                <w:szCs w:val="24"/>
              </w:rPr>
              <w:t xml:space="preserve"> + </w:t>
            </w:r>
            <w:proofErr w:type="spellStart"/>
            <w:r>
              <w:rPr>
                <w:b/>
                <w:sz w:val="24"/>
                <w:szCs w:val="24"/>
              </w:rPr>
              <w:t>t:sp</w:t>
            </w:r>
            <w:proofErr w:type="spellEnd"/>
            <w:r>
              <w:rPr>
                <w:b/>
                <w:sz w:val="24"/>
                <w:szCs w:val="24"/>
              </w:rPr>
              <w:t xml:space="preserve"> + dam + sire</w:t>
            </w:r>
          </w:p>
        </w:tc>
        <w:tc>
          <w:tcPr>
            <w:tcW w:w="1584" w:type="dxa"/>
            <w:tcBorders>
              <w:top w:val="single" w:sz="8" w:space="0" w:color="A6A6A6"/>
              <w:left w:val="nil"/>
              <w:bottom w:val="nil"/>
              <w:right w:val="nil"/>
            </w:tcBorders>
            <w:vAlign w:val="center"/>
          </w:tcPr>
          <w:p w14:paraId="000002E5" w14:textId="77777777" w:rsidR="0080229F" w:rsidRDefault="0080229F">
            <w:pPr>
              <w:rPr>
                <w:sz w:val="24"/>
                <w:szCs w:val="24"/>
              </w:rPr>
            </w:pPr>
          </w:p>
        </w:tc>
        <w:tc>
          <w:tcPr>
            <w:tcW w:w="425" w:type="dxa"/>
            <w:tcBorders>
              <w:top w:val="single" w:sz="8" w:space="0" w:color="A6A6A6"/>
              <w:left w:val="nil"/>
              <w:bottom w:val="nil"/>
              <w:right w:val="nil"/>
            </w:tcBorders>
            <w:vAlign w:val="center"/>
          </w:tcPr>
          <w:p w14:paraId="000002E6" w14:textId="77777777" w:rsidR="0080229F" w:rsidRDefault="0080229F">
            <w:pPr>
              <w:jc w:val="center"/>
              <w:rPr>
                <w:sz w:val="24"/>
                <w:szCs w:val="24"/>
              </w:rPr>
            </w:pPr>
          </w:p>
        </w:tc>
        <w:tc>
          <w:tcPr>
            <w:tcW w:w="1192" w:type="dxa"/>
            <w:tcBorders>
              <w:top w:val="single" w:sz="8" w:space="0" w:color="A6A6A6"/>
              <w:left w:val="nil"/>
              <w:bottom w:val="nil"/>
              <w:right w:val="nil"/>
            </w:tcBorders>
            <w:vAlign w:val="center"/>
          </w:tcPr>
          <w:p w14:paraId="000002E7" w14:textId="77777777" w:rsidR="0080229F" w:rsidRDefault="0080229F">
            <w:pPr>
              <w:jc w:val="center"/>
              <w:rPr>
                <w:sz w:val="24"/>
                <w:szCs w:val="24"/>
              </w:rPr>
            </w:pPr>
          </w:p>
        </w:tc>
        <w:tc>
          <w:tcPr>
            <w:tcW w:w="1020" w:type="dxa"/>
            <w:tcBorders>
              <w:top w:val="single" w:sz="8" w:space="0" w:color="A6A6A6"/>
              <w:left w:val="nil"/>
              <w:bottom w:val="nil"/>
              <w:right w:val="nil"/>
            </w:tcBorders>
            <w:vAlign w:val="center"/>
          </w:tcPr>
          <w:p w14:paraId="000002E8" w14:textId="77777777" w:rsidR="0080229F" w:rsidRDefault="0080229F">
            <w:pPr>
              <w:jc w:val="center"/>
              <w:rPr>
                <w:sz w:val="24"/>
                <w:szCs w:val="24"/>
              </w:rPr>
            </w:pPr>
          </w:p>
        </w:tc>
      </w:tr>
      <w:tr w:rsidR="0080229F" w14:paraId="16F8FB71" w14:textId="77777777">
        <w:trPr>
          <w:trHeight w:val="331"/>
          <w:jc w:val="center"/>
        </w:trPr>
        <w:tc>
          <w:tcPr>
            <w:tcW w:w="1261" w:type="dxa"/>
            <w:tcBorders>
              <w:top w:val="nil"/>
              <w:left w:val="nil"/>
              <w:bottom w:val="nil"/>
              <w:right w:val="nil"/>
            </w:tcBorders>
          </w:tcPr>
          <w:p w14:paraId="000002E9" w14:textId="77777777" w:rsidR="0080229F" w:rsidRDefault="0080229F">
            <w:pPr>
              <w:widowControl w:val="0"/>
              <w:pBdr>
                <w:top w:val="nil"/>
                <w:left w:val="nil"/>
                <w:bottom w:val="nil"/>
                <w:right w:val="nil"/>
                <w:between w:val="nil"/>
              </w:pBdr>
              <w:spacing w:line="276" w:lineRule="auto"/>
              <w:rPr>
                <w:sz w:val="24"/>
                <w:szCs w:val="24"/>
              </w:rPr>
            </w:pPr>
          </w:p>
        </w:tc>
        <w:tc>
          <w:tcPr>
            <w:tcW w:w="1440" w:type="dxa"/>
            <w:vMerge/>
            <w:tcBorders>
              <w:top w:val="nil"/>
              <w:left w:val="nil"/>
              <w:bottom w:val="nil"/>
              <w:right w:val="nil"/>
            </w:tcBorders>
            <w:vAlign w:val="center"/>
          </w:tcPr>
          <w:p w14:paraId="000002EA" w14:textId="77777777" w:rsidR="0080229F" w:rsidRDefault="0080229F">
            <w:pPr>
              <w:jc w:val="center"/>
              <w:rPr>
                <w:sz w:val="24"/>
                <w:szCs w:val="24"/>
              </w:rPr>
            </w:pPr>
          </w:p>
        </w:tc>
        <w:tc>
          <w:tcPr>
            <w:tcW w:w="3888" w:type="dxa"/>
            <w:tcBorders>
              <w:top w:val="nil"/>
              <w:left w:val="nil"/>
              <w:bottom w:val="nil"/>
              <w:right w:val="nil"/>
            </w:tcBorders>
            <w:vAlign w:val="center"/>
          </w:tcPr>
          <w:p w14:paraId="000002EB" w14:textId="77777777" w:rsidR="0080229F" w:rsidRDefault="001758B4">
            <w:pPr>
              <w:rPr>
                <w:sz w:val="24"/>
                <w:szCs w:val="24"/>
              </w:rPr>
            </w:pPr>
            <w:r>
              <w:rPr>
                <w:sz w:val="24"/>
                <w:szCs w:val="24"/>
              </w:rPr>
              <w:t xml:space="preserve">   </w:t>
            </w:r>
            <w:proofErr w:type="spellStart"/>
            <w:r>
              <w:rPr>
                <w:sz w:val="24"/>
                <w:szCs w:val="24"/>
              </w:rPr>
              <w:t>sp</w:t>
            </w:r>
            <w:proofErr w:type="spellEnd"/>
            <w:r>
              <w:rPr>
                <w:sz w:val="24"/>
                <w:szCs w:val="24"/>
              </w:rPr>
              <w:t xml:space="preserve"> + dam + sire</w:t>
            </w:r>
          </w:p>
        </w:tc>
        <w:tc>
          <w:tcPr>
            <w:tcW w:w="1584" w:type="dxa"/>
            <w:tcBorders>
              <w:top w:val="nil"/>
              <w:left w:val="nil"/>
              <w:bottom w:val="nil"/>
              <w:right w:val="nil"/>
            </w:tcBorders>
            <w:vAlign w:val="center"/>
          </w:tcPr>
          <w:p w14:paraId="000002EC" w14:textId="77777777" w:rsidR="0080229F" w:rsidRDefault="001758B4">
            <w:pPr>
              <w:rPr>
                <w:sz w:val="24"/>
                <w:szCs w:val="24"/>
              </w:rPr>
            </w:pPr>
            <w:r>
              <w:rPr>
                <w:sz w:val="24"/>
                <w:szCs w:val="24"/>
              </w:rPr>
              <w:t>t</w:t>
            </w:r>
          </w:p>
        </w:tc>
        <w:tc>
          <w:tcPr>
            <w:tcW w:w="425" w:type="dxa"/>
            <w:tcBorders>
              <w:top w:val="nil"/>
              <w:left w:val="nil"/>
              <w:bottom w:val="nil"/>
              <w:right w:val="nil"/>
            </w:tcBorders>
            <w:vAlign w:val="center"/>
          </w:tcPr>
          <w:p w14:paraId="000002ED"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EE" w14:textId="77777777" w:rsidR="0080229F" w:rsidRDefault="001758B4">
            <w:pPr>
              <w:jc w:val="center"/>
              <w:rPr>
                <w:sz w:val="24"/>
                <w:szCs w:val="24"/>
              </w:rPr>
            </w:pPr>
            <w:r>
              <w:rPr>
                <w:sz w:val="24"/>
                <w:szCs w:val="24"/>
              </w:rPr>
              <w:t>918.89</w:t>
            </w:r>
          </w:p>
        </w:tc>
        <w:tc>
          <w:tcPr>
            <w:tcW w:w="1020" w:type="dxa"/>
            <w:tcBorders>
              <w:top w:val="nil"/>
              <w:left w:val="nil"/>
              <w:bottom w:val="nil"/>
              <w:right w:val="nil"/>
            </w:tcBorders>
            <w:vAlign w:val="center"/>
          </w:tcPr>
          <w:p w14:paraId="000002EF" w14:textId="77777777" w:rsidR="0080229F" w:rsidRDefault="001758B4">
            <w:pPr>
              <w:jc w:val="center"/>
              <w:rPr>
                <w:sz w:val="24"/>
                <w:szCs w:val="24"/>
              </w:rPr>
            </w:pPr>
            <w:r>
              <w:rPr>
                <w:sz w:val="24"/>
                <w:szCs w:val="24"/>
              </w:rPr>
              <w:t>&lt; 0.001</w:t>
            </w:r>
          </w:p>
        </w:tc>
      </w:tr>
      <w:tr w:rsidR="0080229F" w14:paraId="68D2D0C6" w14:textId="77777777">
        <w:trPr>
          <w:trHeight w:val="331"/>
          <w:jc w:val="center"/>
        </w:trPr>
        <w:tc>
          <w:tcPr>
            <w:tcW w:w="1261" w:type="dxa"/>
            <w:tcBorders>
              <w:top w:val="nil"/>
              <w:left w:val="nil"/>
              <w:bottom w:val="nil"/>
              <w:right w:val="nil"/>
            </w:tcBorders>
          </w:tcPr>
          <w:p w14:paraId="000002F0" w14:textId="77777777" w:rsidR="0080229F" w:rsidRDefault="0080229F">
            <w:pPr>
              <w:widowControl w:val="0"/>
              <w:pBdr>
                <w:top w:val="nil"/>
                <w:left w:val="nil"/>
                <w:bottom w:val="nil"/>
                <w:right w:val="nil"/>
                <w:between w:val="nil"/>
              </w:pBdr>
              <w:spacing w:line="276" w:lineRule="auto"/>
              <w:rPr>
                <w:sz w:val="24"/>
                <w:szCs w:val="24"/>
              </w:rPr>
            </w:pPr>
          </w:p>
        </w:tc>
        <w:tc>
          <w:tcPr>
            <w:tcW w:w="1440" w:type="dxa"/>
            <w:vMerge/>
            <w:tcBorders>
              <w:top w:val="nil"/>
              <w:left w:val="nil"/>
              <w:bottom w:val="nil"/>
              <w:right w:val="nil"/>
            </w:tcBorders>
            <w:vAlign w:val="center"/>
          </w:tcPr>
          <w:p w14:paraId="000002F1" w14:textId="77777777" w:rsidR="0080229F" w:rsidRDefault="0080229F">
            <w:pPr>
              <w:jc w:val="center"/>
              <w:rPr>
                <w:sz w:val="24"/>
                <w:szCs w:val="24"/>
              </w:rPr>
            </w:pPr>
          </w:p>
        </w:tc>
        <w:tc>
          <w:tcPr>
            <w:tcW w:w="3888" w:type="dxa"/>
            <w:tcBorders>
              <w:top w:val="nil"/>
              <w:left w:val="nil"/>
              <w:bottom w:val="nil"/>
              <w:right w:val="nil"/>
            </w:tcBorders>
            <w:vAlign w:val="center"/>
          </w:tcPr>
          <w:p w14:paraId="000002F2" w14:textId="77777777" w:rsidR="0080229F" w:rsidRDefault="001758B4">
            <w:pPr>
              <w:rPr>
                <w:sz w:val="24"/>
                <w:szCs w:val="24"/>
              </w:rPr>
            </w:pPr>
            <w:r>
              <w:rPr>
                <w:sz w:val="24"/>
                <w:szCs w:val="24"/>
              </w:rPr>
              <w:t xml:space="preserve">   t + dam + sire</w:t>
            </w:r>
          </w:p>
        </w:tc>
        <w:tc>
          <w:tcPr>
            <w:tcW w:w="1584" w:type="dxa"/>
            <w:tcBorders>
              <w:top w:val="nil"/>
              <w:left w:val="nil"/>
              <w:bottom w:val="nil"/>
              <w:right w:val="nil"/>
            </w:tcBorders>
            <w:vAlign w:val="center"/>
          </w:tcPr>
          <w:p w14:paraId="000002F3" w14:textId="77777777" w:rsidR="0080229F" w:rsidRDefault="001758B4">
            <w:pPr>
              <w:rPr>
                <w:sz w:val="24"/>
                <w:szCs w:val="24"/>
              </w:rPr>
            </w:pPr>
            <w:proofErr w:type="spellStart"/>
            <w:r>
              <w:rPr>
                <w:sz w:val="24"/>
                <w:szCs w:val="24"/>
              </w:rPr>
              <w:t>sp</w:t>
            </w:r>
            <w:proofErr w:type="spellEnd"/>
          </w:p>
        </w:tc>
        <w:tc>
          <w:tcPr>
            <w:tcW w:w="425" w:type="dxa"/>
            <w:tcBorders>
              <w:top w:val="nil"/>
              <w:left w:val="nil"/>
              <w:bottom w:val="nil"/>
              <w:right w:val="nil"/>
            </w:tcBorders>
            <w:vAlign w:val="center"/>
          </w:tcPr>
          <w:p w14:paraId="000002F4"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2F5" w14:textId="77777777" w:rsidR="0080229F" w:rsidRDefault="001758B4">
            <w:pPr>
              <w:jc w:val="center"/>
              <w:rPr>
                <w:sz w:val="24"/>
                <w:szCs w:val="24"/>
              </w:rPr>
            </w:pPr>
            <w:r>
              <w:rPr>
                <w:sz w:val="24"/>
                <w:szCs w:val="24"/>
              </w:rPr>
              <w:t>795.46</w:t>
            </w:r>
          </w:p>
        </w:tc>
        <w:tc>
          <w:tcPr>
            <w:tcW w:w="1020" w:type="dxa"/>
            <w:tcBorders>
              <w:top w:val="nil"/>
              <w:left w:val="nil"/>
              <w:bottom w:val="nil"/>
              <w:right w:val="nil"/>
            </w:tcBorders>
            <w:vAlign w:val="center"/>
          </w:tcPr>
          <w:p w14:paraId="000002F6" w14:textId="77777777" w:rsidR="0080229F" w:rsidRDefault="001758B4">
            <w:pPr>
              <w:jc w:val="center"/>
              <w:rPr>
                <w:sz w:val="24"/>
                <w:szCs w:val="24"/>
              </w:rPr>
            </w:pPr>
            <w:r>
              <w:rPr>
                <w:sz w:val="24"/>
                <w:szCs w:val="24"/>
              </w:rPr>
              <w:t>&lt; 0.001</w:t>
            </w:r>
          </w:p>
        </w:tc>
      </w:tr>
      <w:tr w:rsidR="0080229F" w14:paraId="7AA03B01" w14:textId="77777777">
        <w:trPr>
          <w:trHeight w:val="331"/>
          <w:jc w:val="center"/>
        </w:trPr>
        <w:tc>
          <w:tcPr>
            <w:tcW w:w="1261" w:type="dxa"/>
            <w:tcBorders>
              <w:top w:val="nil"/>
              <w:left w:val="nil"/>
              <w:bottom w:val="nil"/>
              <w:right w:val="nil"/>
            </w:tcBorders>
          </w:tcPr>
          <w:p w14:paraId="000002F7"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F8" w14:textId="77777777" w:rsidR="0080229F" w:rsidRDefault="0080229F">
            <w:pPr>
              <w:rPr>
                <w:sz w:val="24"/>
                <w:szCs w:val="24"/>
              </w:rPr>
            </w:pPr>
          </w:p>
        </w:tc>
        <w:tc>
          <w:tcPr>
            <w:tcW w:w="3888" w:type="dxa"/>
            <w:tcBorders>
              <w:top w:val="nil"/>
              <w:left w:val="nil"/>
              <w:bottom w:val="nil"/>
              <w:right w:val="nil"/>
            </w:tcBorders>
            <w:vAlign w:val="center"/>
          </w:tcPr>
          <w:p w14:paraId="000002F9"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dam + sire</w:t>
            </w:r>
          </w:p>
        </w:tc>
        <w:tc>
          <w:tcPr>
            <w:tcW w:w="1584" w:type="dxa"/>
            <w:tcBorders>
              <w:top w:val="nil"/>
              <w:left w:val="nil"/>
              <w:bottom w:val="nil"/>
              <w:right w:val="nil"/>
            </w:tcBorders>
            <w:vAlign w:val="center"/>
          </w:tcPr>
          <w:p w14:paraId="000002FA" w14:textId="77777777" w:rsidR="0080229F" w:rsidRDefault="001758B4">
            <w:pPr>
              <w:rPr>
                <w:sz w:val="24"/>
                <w:szCs w:val="24"/>
              </w:rPr>
            </w:pPr>
            <w:proofErr w:type="spellStart"/>
            <w:r>
              <w:rPr>
                <w:sz w:val="24"/>
                <w:szCs w:val="24"/>
              </w:rPr>
              <w:t>t:sp</w:t>
            </w:r>
            <w:proofErr w:type="spellEnd"/>
          </w:p>
        </w:tc>
        <w:tc>
          <w:tcPr>
            <w:tcW w:w="425" w:type="dxa"/>
            <w:tcBorders>
              <w:top w:val="nil"/>
              <w:left w:val="nil"/>
              <w:bottom w:val="nil"/>
              <w:right w:val="nil"/>
            </w:tcBorders>
            <w:vAlign w:val="center"/>
          </w:tcPr>
          <w:p w14:paraId="000002FB" w14:textId="77777777" w:rsidR="0080229F" w:rsidRDefault="001758B4">
            <w:pPr>
              <w:jc w:val="center"/>
              <w:rPr>
                <w:sz w:val="24"/>
                <w:szCs w:val="24"/>
              </w:rPr>
            </w:pPr>
            <w:r>
              <w:rPr>
                <w:sz w:val="24"/>
                <w:szCs w:val="24"/>
              </w:rPr>
              <w:t>3</w:t>
            </w:r>
          </w:p>
        </w:tc>
        <w:tc>
          <w:tcPr>
            <w:tcW w:w="1192" w:type="dxa"/>
            <w:tcBorders>
              <w:top w:val="nil"/>
              <w:left w:val="nil"/>
              <w:bottom w:val="nil"/>
              <w:right w:val="nil"/>
            </w:tcBorders>
            <w:vAlign w:val="center"/>
          </w:tcPr>
          <w:p w14:paraId="000002FC" w14:textId="77777777" w:rsidR="0080229F" w:rsidRDefault="001758B4">
            <w:pPr>
              <w:jc w:val="center"/>
              <w:rPr>
                <w:sz w:val="24"/>
                <w:szCs w:val="24"/>
              </w:rPr>
            </w:pPr>
            <w:r>
              <w:rPr>
                <w:sz w:val="24"/>
                <w:szCs w:val="24"/>
              </w:rPr>
              <w:t>467.58</w:t>
            </w:r>
          </w:p>
        </w:tc>
        <w:tc>
          <w:tcPr>
            <w:tcW w:w="1020" w:type="dxa"/>
            <w:tcBorders>
              <w:top w:val="nil"/>
              <w:left w:val="nil"/>
              <w:bottom w:val="nil"/>
              <w:right w:val="nil"/>
            </w:tcBorders>
            <w:vAlign w:val="center"/>
          </w:tcPr>
          <w:p w14:paraId="000002FD" w14:textId="77777777" w:rsidR="0080229F" w:rsidRDefault="001758B4">
            <w:pPr>
              <w:jc w:val="center"/>
              <w:rPr>
                <w:sz w:val="24"/>
                <w:szCs w:val="24"/>
              </w:rPr>
            </w:pPr>
            <w:r>
              <w:rPr>
                <w:sz w:val="24"/>
                <w:szCs w:val="24"/>
              </w:rPr>
              <w:t>&lt; 0.001</w:t>
            </w:r>
          </w:p>
        </w:tc>
      </w:tr>
      <w:tr w:rsidR="0080229F" w14:paraId="700497F6" w14:textId="77777777">
        <w:trPr>
          <w:trHeight w:val="331"/>
          <w:jc w:val="center"/>
        </w:trPr>
        <w:tc>
          <w:tcPr>
            <w:tcW w:w="1261" w:type="dxa"/>
            <w:tcBorders>
              <w:top w:val="nil"/>
              <w:left w:val="nil"/>
              <w:bottom w:val="nil"/>
              <w:right w:val="nil"/>
            </w:tcBorders>
          </w:tcPr>
          <w:p w14:paraId="000002FE"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FF" w14:textId="77777777" w:rsidR="0080229F" w:rsidRDefault="0080229F">
            <w:pPr>
              <w:rPr>
                <w:sz w:val="24"/>
                <w:szCs w:val="24"/>
              </w:rPr>
            </w:pPr>
          </w:p>
        </w:tc>
        <w:tc>
          <w:tcPr>
            <w:tcW w:w="3888" w:type="dxa"/>
            <w:tcBorders>
              <w:top w:val="nil"/>
              <w:left w:val="nil"/>
              <w:bottom w:val="nil"/>
              <w:right w:val="nil"/>
            </w:tcBorders>
            <w:vAlign w:val="center"/>
          </w:tcPr>
          <w:p w14:paraId="00000300"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sire</w:t>
            </w:r>
          </w:p>
        </w:tc>
        <w:tc>
          <w:tcPr>
            <w:tcW w:w="1584" w:type="dxa"/>
            <w:tcBorders>
              <w:top w:val="nil"/>
              <w:left w:val="nil"/>
              <w:bottom w:val="nil"/>
              <w:right w:val="nil"/>
            </w:tcBorders>
            <w:vAlign w:val="center"/>
          </w:tcPr>
          <w:p w14:paraId="00000301" w14:textId="77777777" w:rsidR="0080229F" w:rsidRDefault="001758B4">
            <w:pPr>
              <w:rPr>
                <w:sz w:val="24"/>
                <w:szCs w:val="24"/>
              </w:rPr>
            </w:pPr>
            <w:r>
              <w:rPr>
                <w:sz w:val="24"/>
                <w:szCs w:val="24"/>
              </w:rPr>
              <w:t>dam</w:t>
            </w:r>
          </w:p>
        </w:tc>
        <w:tc>
          <w:tcPr>
            <w:tcW w:w="425" w:type="dxa"/>
            <w:tcBorders>
              <w:top w:val="nil"/>
              <w:left w:val="nil"/>
              <w:bottom w:val="nil"/>
              <w:right w:val="nil"/>
            </w:tcBorders>
            <w:vAlign w:val="center"/>
          </w:tcPr>
          <w:p w14:paraId="00000302" w14:textId="77777777" w:rsidR="0080229F" w:rsidRDefault="001758B4">
            <w:pPr>
              <w:jc w:val="center"/>
              <w:rPr>
                <w:sz w:val="24"/>
                <w:szCs w:val="24"/>
              </w:rPr>
            </w:pPr>
            <w:r>
              <w:rPr>
                <w:sz w:val="24"/>
                <w:szCs w:val="24"/>
              </w:rPr>
              <w:t>1</w:t>
            </w:r>
          </w:p>
        </w:tc>
        <w:tc>
          <w:tcPr>
            <w:tcW w:w="1192" w:type="dxa"/>
            <w:tcBorders>
              <w:top w:val="nil"/>
              <w:left w:val="nil"/>
              <w:bottom w:val="nil"/>
              <w:right w:val="nil"/>
            </w:tcBorders>
            <w:vAlign w:val="center"/>
          </w:tcPr>
          <w:p w14:paraId="00000303" w14:textId="77777777" w:rsidR="0080229F" w:rsidRDefault="001758B4">
            <w:pPr>
              <w:jc w:val="center"/>
              <w:rPr>
                <w:sz w:val="24"/>
                <w:szCs w:val="24"/>
              </w:rPr>
            </w:pPr>
            <w:r>
              <w:rPr>
                <w:sz w:val="24"/>
                <w:szCs w:val="24"/>
              </w:rPr>
              <w:t>69.88</w:t>
            </w:r>
          </w:p>
        </w:tc>
        <w:tc>
          <w:tcPr>
            <w:tcW w:w="1020" w:type="dxa"/>
            <w:tcBorders>
              <w:top w:val="nil"/>
              <w:left w:val="nil"/>
              <w:bottom w:val="nil"/>
              <w:right w:val="nil"/>
            </w:tcBorders>
            <w:vAlign w:val="center"/>
          </w:tcPr>
          <w:p w14:paraId="00000304" w14:textId="77777777" w:rsidR="0080229F" w:rsidRDefault="001758B4">
            <w:pPr>
              <w:jc w:val="center"/>
              <w:rPr>
                <w:sz w:val="24"/>
                <w:szCs w:val="24"/>
              </w:rPr>
            </w:pPr>
            <w:r>
              <w:rPr>
                <w:sz w:val="24"/>
                <w:szCs w:val="24"/>
              </w:rPr>
              <w:t>&lt; 0.001</w:t>
            </w:r>
          </w:p>
        </w:tc>
      </w:tr>
      <w:tr w:rsidR="0080229F" w14:paraId="7B46A948" w14:textId="77777777">
        <w:trPr>
          <w:trHeight w:val="331"/>
          <w:jc w:val="center"/>
        </w:trPr>
        <w:tc>
          <w:tcPr>
            <w:tcW w:w="1261" w:type="dxa"/>
            <w:tcBorders>
              <w:top w:val="nil"/>
              <w:left w:val="nil"/>
              <w:bottom w:val="single" w:sz="12" w:space="0" w:color="000000"/>
              <w:right w:val="nil"/>
            </w:tcBorders>
          </w:tcPr>
          <w:p w14:paraId="00000305" w14:textId="77777777" w:rsidR="0080229F" w:rsidRDefault="0080229F">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000000"/>
              <w:right w:val="nil"/>
            </w:tcBorders>
            <w:vAlign w:val="center"/>
          </w:tcPr>
          <w:p w14:paraId="00000306" w14:textId="77777777" w:rsidR="0080229F" w:rsidRDefault="0080229F">
            <w:pPr>
              <w:rPr>
                <w:sz w:val="24"/>
                <w:szCs w:val="24"/>
              </w:rPr>
            </w:pPr>
          </w:p>
        </w:tc>
        <w:tc>
          <w:tcPr>
            <w:tcW w:w="3888" w:type="dxa"/>
            <w:tcBorders>
              <w:top w:val="nil"/>
              <w:left w:val="nil"/>
              <w:bottom w:val="single" w:sz="12" w:space="0" w:color="000000"/>
              <w:right w:val="nil"/>
            </w:tcBorders>
            <w:vAlign w:val="center"/>
          </w:tcPr>
          <w:p w14:paraId="00000307" w14:textId="77777777" w:rsidR="0080229F" w:rsidRDefault="001758B4">
            <w:pPr>
              <w:rPr>
                <w:sz w:val="24"/>
                <w:szCs w:val="24"/>
              </w:rPr>
            </w:pPr>
            <w:r>
              <w:rPr>
                <w:sz w:val="24"/>
                <w:szCs w:val="24"/>
              </w:rPr>
              <w:t xml:space="preserve">   t + </w:t>
            </w:r>
            <w:proofErr w:type="spellStart"/>
            <w:r>
              <w:rPr>
                <w:sz w:val="24"/>
                <w:szCs w:val="24"/>
              </w:rPr>
              <w:t>sp</w:t>
            </w:r>
            <w:proofErr w:type="spellEnd"/>
            <w:r>
              <w:rPr>
                <w:sz w:val="24"/>
                <w:szCs w:val="24"/>
              </w:rPr>
              <w:t xml:space="preserve"> + </w:t>
            </w:r>
            <w:proofErr w:type="spellStart"/>
            <w:r>
              <w:rPr>
                <w:sz w:val="24"/>
                <w:szCs w:val="24"/>
              </w:rPr>
              <w:t>t:sp</w:t>
            </w:r>
            <w:proofErr w:type="spellEnd"/>
            <w:r>
              <w:rPr>
                <w:sz w:val="24"/>
                <w:szCs w:val="24"/>
              </w:rPr>
              <w:t xml:space="preserve"> + dam</w:t>
            </w:r>
          </w:p>
        </w:tc>
        <w:tc>
          <w:tcPr>
            <w:tcW w:w="1584" w:type="dxa"/>
            <w:tcBorders>
              <w:top w:val="nil"/>
              <w:left w:val="nil"/>
              <w:bottom w:val="single" w:sz="12" w:space="0" w:color="000000"/>
              <w:right w:val="nil"/>
            </w:tcBorders>
            <w:vAlign w:val="center"/>
          </w:tcPr>
          <w:p w14:paraId="00000308" w14:textId="77777777" w:rsidR="0080229F" w:rsidRDefault="001758B4">
            <w:pPr>
              <w:rPr>
                <w:sz w:val="24"/>
                <w:szCs w:val="24"/>
              </w:rPr>
            </w:pPr>
            <w:r>
              <w:rPr>
                <w:sz w:val="24"/>
                <w:szCs w:val="24"/>
              </w:rPr>
              <w:t>sire</w:t>
            </w:r>
          </w:p>
        </w:tc>
        <w:tc>
          <w:tcPr>
            <w:tcW w:w="425" w:type="dxa"/>
            <w:tcBorders>
              <w:top w:val="nil"/>
              <w:left w:val="nil"/>
              <w:bottom w:val="single" w:sz="12" w:space="0" w:color="000000"/>
              <w:right w:val="nil"/>
            </w:tcBorders>
            <w:vAlign w:val="center"/>
          </w:tcPr>
          <w:p w14:paraId="00000309" w14:textId="77777777" w:rsidR="0080229F" w:rsidRDefault="001758B4">
            <w:pPr>
              <w:jc w:val="center"/>
              <w:rPr>
                <w:sz w:val="24"/>
                <w:szCs w:val="24"/>
              </w:rPr>
            </w:pPr>
            <w:r>
              <w:rPr>
                <w:sz w:val="24"/>
                <w:szCs w:val="24"/>
              </w:rPr>
              <w:t>1</w:t>
            </w:r>
          </w:p>
        </w:tc>
        <w:tc>
          <w:tcPr>
            <w:tcW w:w="1192" w:type="dxa"/>
            <w:tcBorders>
              <w:top w:val="nil"/>
              <w:left w:val="nil"/>
              <w:bottom w:val="single" w:sz="12" w:space="0" w:color="000000"/>
              <w:right w:val="nil"/>
            </w:tcBorders>
            <w:vAlign w:val="center"/>
          </w:tcPr>
          <w:p w14:paraId="0000030A" w14:textId="77777777" w:rsidR="0080229F" w:rsidRDefault="001758B4">
            <w:pPr>
              <w:jc w:val="center"/>
              <w:rPr>
                <w:sz w:val="24"/>
                <w:szCs w:val="24"/>
              </w:rPr>
            </w:pPr>
            <w:r>
              <w:rPr>
                <w:sz w:val="24"/>
                <w:szCs w:val="24"/>
              </w:rPr>
              <w:t>19.98</w:t>
            </w:r>
          </w:p>
        </w:tc>
        <w:tc>
          <w:tcPr>
            <w:tcW w:w="1020" w:type="dxa"/>
            <w:tcBorders>
              <w:top w:val="nil"/>
              <w:left w:val="nil"/>
              <w:bottom w:val="single" w:sz="12" w:space="0" w:color="000000"/>
              <w:right w:val="nil"/>
            </w:tcBorders>
            <w:vAlign w:val="center"/>
          </w:tcPr>
          <w:p w14:paraId="0000030B" w14:textId="77777777" w:rsidR="0080229F" w:rsidRDefault="001758B4">
            <w:pPr>
              <w:jc w:val="center"/>
              <w:rPr>
                <w:sz w:val="24"/>
                <w:szCs w:val="24"/>
              </w:rPr>
            </w:pPr>
            <w:r>
              <w:rPr>
                <w:sz w:val="24"/>
                <w:szCs w:val="24"/>
              </w:rPr>
              <w:t>&lt; 0.001</w:t>
            </w:r>
          </w:p>
        </w:tc>
      </w:tr>
    </w:tbl>
    <w:p w14:paraId="0000030C" w14:textId="77777777" w:rsidR="0080229F" w:rsidRDefault="0080229F">
      <w:pPr>
        <w:rPr>
          <w:rFonts w:ascii="Times New Roman" w:eastAsia="Times New Roman" w:hAnsi="Times New Roman" w:cs="Times New Roman"/>
        </w:rPr>
      </w:pPr>
    </w:p>
    <w:p w14:paraId="0000030D" w14:textId="77777777" w:rsidR="0080229F" w:rsidRDefault="001758B4">
      <w:pPr>
        <w:rPr>
          <w:rFonts w:ascii="Times New Roman" w:eastAsia="Times New Roman" w:hAnsi="Times New Roman" w:cs="Times New Roman"/>
        </w:rPr>
        <w:sectPr w:rsidR="0080229F">
          <w:pgSz w:w="12240" w:h="15840"/>
          <w:pgMar w:top="342" w:right="720" w:bottom="369" w:left="720" w:header="720" w:footer="720" w:gutter="0"/>
          <w:cols w:space="720"/>
        </w:sectPr>
      </w:pPr>
      <w:r>
        <w:br w:type="page"/>
      </w:r>
    </w:p>
    <w:p w14:paraId="0000030E"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lastRenderedPageBreak/>
        <w:t>Table 6. Phenotypic variation component correlation directions from increasing incubation temperature for embryo survival (%), incubation period (number of days post-fertilization; DPF), incubation period (accumulated degree-days; ADD), length-at-hatch (mm), and yolk-sac volume (mm</w:t>
      </w:r>
      <w:r>
        <w:rPr>
          <w:rFonts w:ascii="Times New Roman" w:eastAsia="Times New Roman" w:hAnsi="Times New Roman" w:cs="Times New Roman"/>
          <w:vertAlign w:val="superscript"/>
        </w:rPr>
        <w:t>3</w:t>
      </w:r>
      <w:r>
        <w:rPr>
          <w:rFonts w:ascii="Times New Roman" w:eastAsia="Times New Roman" w:hAnsi="Times New Roman" w:cs="Times New Roman"/>
        </w:rPr>
        <w:t>) from Lake Southern Konnevesi vendace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Lake Superior cisco (LS-Cisco (</w:t>
      </w:r>
      <w:r>
        <w:rPr>
          <w:rFonts w:ascii="Times New Roman" w:eastAsia="Times New Roman" w:hAnsi="Times New Roman" w:cs="Times New Roman"/>
          <w:i/>
        </w:rPr>
        <w:t>C. artedi</w:t>
      </w:r>
      <w:r>
        <w:rPr>
          <w:rFonts w:ascii="Times New Roman" w:eastAsia="Times New Roman" w:hAnsi="Times New Roman" w:cs="Times New Roman"/>
        </w:rPr>
        <w:t>)), and Lake Ontario cisco (LO-Cisco). - indicates a negative correlation, + indicates a positive correlation, and 0 indicates no correlation.</w:t>
      </w:r>
    </w:p>
    <w:p w14:paraId="0000030F" w14:textId="77777777" w:rsidR="0080229F" w:rsidRDefault="0080229F">
      <w:pPr>
        <w:rPr>
          <w:rFonts w:ascii="Times New Roman" w:eastAsia="Times New Roman" w:hAnsi="Times New Roman" w:cs="Times New Roman"/>
        </w:rPr>
      </w:pPr>
    </w:p>
    <w:p w14:paraId="00000310" w14:textId="77777777" w:rsidR="0080229F" w:rsidRDefault="0080229F">
      <w:pPr>
        <w:rPr>
          <w:rFonts w:ascii="Times New Roman" w:eastAsia="Times New Roman" w:hAnsi="Times New Roman" w:cs="Times New Roman"/>
        </w:rPr>
      </w:pPr>
    </w:p>
    <w:tbl>
      <w:tblPr>
        <w:tblStyle w:val="aff9"/>
        <w:tblW w:w="7485" w:type="dxa"/>
        <w:jc w:val="center"/>
        <w:tblBorders>
          <w:top w:val="nil"/>
          <w:left w:val="nil"/>
          <w:bottom w:val="nil"/>
          <w:right w:val="nil"/>
          <w:insideH w:val="nil"/>
          <w:insideV w:val="nil"/>
        </w:tblBorders>
        <w:tblLayout w:type="fixed"/>
        <w:tblLook w:val="0600" w:firstRow="0" w:lastRow="0" w:firstColumn="0" w:lastColumn="0" w:noHBand="1" w:noVBand="1"/>
      </w:tblPr>
      <w:tblGrid>
        <w:gridCol w:w="1395"/>
        <w:gridCol w:w="1485"/>
        <w:gridCol w:w="1110"/>
        <w:gridCol w:w="1080"/>
        <w:gridCol w:w="1275"/>
        <w:gridCol w:w="1140"/>
      </w:tblGrid>
      <w:tr w:rsidR="0080229F" w14:paraId="60D9252B" w14:textId="77777777">
        <w:trPr>
          <w:trHeight w:val="215"/>
          <w:jc w:val="center"/>
        </w:trPr>
        <w:tc>
          <w:tcPr>
            <w:tcW w:w="1395" w:type="dxa"/>
            <w:tcBorders>
              <w:top w:val="single" w:sz="12" w:space="0" w:color="000000"/>
              <w:left w:val="nil"/>
              <w:bottom w:val="nil"/>
              <w:right w:val="nil"/>
            </w:tcBorders>
            <w:tcMar>
              <w:top w:w="100" w:type="dxa"/>
              <w:left w:w="100" w:type="dxa"/>
              <w:bottom w:w="100" w:type="dxa"/>
              <w:right w:w="100" w:type="dxa"/>
            </w:tcMar>
          </w:tcPr>
          <w:p w14:paraId="00000311"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 xml:space="preserve"> </w:t>
            </w:r>
          </w:p>
        </w:tc>
        <w:tc>
          <w:tcPr>
            <w:tcW w:w="1485" w:type="dxa"/>
            <w:tcBorders>
              <w:top w:val="single" w:sz="12" w:space="0" w:color="000000"/>
              <w:left w:val="nil"/>
              <w:bottom w:val="nil"/>
              <w:right w:val="nil"/>
            </w:tcBorders>
            <w:tcMar>
              <w:top w:w="100" w:type="dxa"/>
              <w:left w:w="100" w:type="dxa"/>
              <w:bottom w:w="100" w:type="dxa"/>
              <w:right w:w="100" w:type="dxa"/>
            </w:tcMar>
          </w:tcPr>
          <w:p w14:paraId="00000312"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 xml:space="preserve"> </w:t>
            </w:r>
          </w:p>
        </w:tc>
        <w:tc>
          <w:tcPr>
            <w:tcW w:w="4605" w:type="dxa"/>
            <w:gridSpan w:val="4"/>
            <w:tcBorders>
              <w:top w:val="single" w:sz="12" w:space="0" w:color="000000"/>
              <w:left w:val="nil"/>
              <w:bottom w:val="single" w:sz="8" w:space="0" w:color="000000"/>
              <w:right w:val="nil"/>
            </w:tcBorders>
            <w:tcMar>
              <w:top w:w="100" w:type="dxa"/>
              <w:left w:w="100" w:type="dxa"/>
              <w:bottom w:w="100" w:type="dxa"/>
              <w:right w:w="100" w:type="dxa"/>
            </w:tcMar>
          </w:tcPr>
          <w:p w14:paraId="00000313"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Correlation Direction</w:t>
            </w:r>
          </w:p>
        </w:tc>
      </w:tr>
      <w:tr w:rsidR="0080229F" w14:paraId="0573BFC3" w14:textId="77777777">
        <w:trPr>
          <w:trHeight w:val="215"/>
          <w:jc w:val="center"/>
        </w:trPr>
        <w:tc>
          <w:tcPr>
            <w:tcW w:w="1395" w:type="dxa"/>
            <w:tcBorders>
              <w:top w:val="nil"/>
              <w:left w:val="nil"/>
              <w:bottom w:val="nil"/>
              <w:right w:val="nil"/>
            </w:tcBorders>
            <w:shd w:val="clear" w:color="auto" w:fill="auto"/>
            <w:tcMar>
              <w:top w:w="100" w:type="dxa"/>
              <w:left w:w="100" w:type="dxa"/>
              <w:bottom w:w="100" w:type="dxa"/>
              <w:right w:w="100" w:type="dxa"/>
            </w:tcMar>
          </w:tcPr>
          <w:p w14:paraId="00000317"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Trait</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00000318"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Study Group</w:t>
            </w:r>
          </w:p>
        </w:tc>
        <w:tc>
          <w:tcPr>
            <w:tcW w:w="1110" w:type="dxa"/>
            <w:tcBorders>
              <w:top w:val="nil"/>
              <w:left w:val="nil"/>
              <w:bottom w:val="single" w:sz="8" w:space="0" w:color="000000"/>
              <w:right w:val="nil"/>
            </w:tcBorders>
            <w:shd w:val="clear" w:color="auto" w:fill="auto"/>
            <w:tcMar>
              <w:top w:w="100" w:type="dxa"/>
              <w:left w:w="100" w:type="dxa"/>
              <w:bottom w:w="100" w:type="dxa"/>
              <w:right w:w="100" w:type="dxa"/>
            </w:tcMar>
          </w:tcPr>
          <w:p w14:paraId="00000319"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Dam</w:t>
            </w:r>
          </w:p>
        </w:tc>
        <w:tc>
          <w:tcPr>
            <w:tcW w:w="1080"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0000031A"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Sire</w:t>
            </w:r>
          </w:p>
        </w:tc>
        <w:tc>
          <w:tcPr>
            <w:tcW w:w="127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0000031B" w14:textId="77777777" w:rsidR="0080229F" w:rsidRDefault="001758B4">
            <w:pPr>
              <w:jc w:val="center"/>
              <w:rPr>
                <w:rFonts w:ascii="Times New Roman" w:eastAsia="Times New Roman" w:hAnsi="Times New Roman" w:cs="Times New Roman"/>
              </w:rPr>
            </w:pPr>
            <w:proofErr w:type="spellStart"/>
            <w:r>
              <w:rPr>
                <w:rFonts w:ascii="Times New Roman" w:eastAsia="Times New Roman" w:hAnsi="Times New Roman" w:cs="Times New Roman"/>
              </w:rPr>
              <w:t>Dam:Sire</w:t>
            </w:r>
            <w:proofErr w:type="spellEnd"/>
          </w:p>
        </w:tc>
        <w:tc>
          <w:tcPr>
            <w:tcW w:w="1140"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0000031C"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Error</w:t>
            </w:r>
          </w:p>
        </w:tc>
      </w:tr>
      <w:tr w:rsidR="0080229F" w14:paraId="449046D9" w14:textId="77777777">
        <w:trPr>
          <w:trHeight w:val="360"/>
          <w:jc w:val="center"/>
        </w:trPr>
        <w:tc>
          <w:tcPr>
            <w:tcW w:w="1395" w:type="dxa"/>
            <w:vMerge w:val="restart"/>
            <w:tcBorders>
              <w:top w:val="single" w:sz="8" w:space="0" w:color="000000"/>
              <w:left w:val="nil"/>
              <w:bottom w:val="nil"/>
              <w:right w:val="nil"/>
            </w:tcBorders>
            <w:shd w:val="clear" w:color="auto" w:fill="auto"/>
            <w:tcMar>
              <w:top w:w="100" w:type="dxa"/>
              <w:left w:w="100" w:type="dxa"/>
              <w:bottom w:w="100" w:type="dxa"/>
              <w:right w:w="100" w:type="dxa"/>
            </w:tcMar>
          </w:tcPr>
          <w:p w14:paraId="0000031D"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Embryo Survival</w:t>
            </w:r>
          </w:p>
        </w:tc>
        <w:tc>
          <w:tcPr>
            <w:tcW w:w="1485" w:type="dxa"/>
            <w:tcBorders>
              <w:top w:val="nil"/>
              <w:left w:val="nil"/>
              <w:bottom w:val="nil"/>
              <w:right w:val="nil"/>
            </w:tcBorders>
            <w:shd w:val="clear" w:color="auto" w:fill="auto"/>
            <w:tcMar>
              <w:top w:w="100" w:type="dxa"/>
              <w:left w:w="100" w:type="dxa"/>
              <w:bottom w:w="100" w:type="dxa"/>
              <w:right w:w="100" w:type="dxa"/>
            </w:tcMar>
          </w:tcPr>
          <w:p w14:paraId="0000031E"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LK-Vendace</w:t>
            </w:r>
          </w:p>
        </w:tc>
        <w:tc>
          <w:tcPr>
            <w:tcW w:w="1110" w:type="dxa"/>
            <w:tcBorders>
              <w:top w:val="nil"/>
              <w:left w:val="nil"/>
              <w:bottom w:val="nil"/>
              <w:right w:val="nil"/>
            </w:tcBorders>
            <w:shd w:val="clear" w:color="auto" w:fill="auto"/>
            <w:tcMar>
              <w:top w:w="100" w:type="dxa"/>
              <w:left w:w="100" w:type="dxa"/>
              <w:bottom w:w="100" w:type="dxa"/>
              <w:right w:w="100" w:type="dxa"/>
            </w:tcMar>
          </w:tcPr>
          <w:p w14:paraId="0000031F"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nil"/>
              <w:right w:val="nil"/>
            </w:tcBorders>
            <w:shd w:val="clear" w:color="auto" w:fill="auto"/>
            <w:tcMar>
              <w:top w:w="100" w:type="dxa"/>
              <w:left w:w="100" w:type="dxa"/>
              <w:bottom w:w="100" w:type="dxa"/>
              <w:right w:w="100" w:type="dxa"/>
            </w:tcMar>
          </w:tcPr>
          <w:p w14:paraId="00000320"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275" w:type="dxa"/>
            <w:tcBorders>
              <w:top w:val="nil"/>
              <w:left w:val="nil"/>
              <w:bottom w:val="nil"/>
              <w:right w:val="nil"/>
            </w:tcBorders>
            <w:shd w:val="clear" w:color="auto" w:fill="auto"/>
            <w:tcMar>
              <w:top w:w="100" w:type="dxa"/>
              <w:left w:w="100" w:type="dxa"/>
              <w:bottom w:w="100" w:type="dxa"/>
              <w:right w:w="100" w:type="dxa"/>
            </w:tcMar>
          </w:tcPr>
          <w:p w14:paraId="00000321"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nil"/>
              <w:right w:val="nil"/>
            </w:tcBorders>
            <w:shd w:val="clear" w:color="auto" w:fill="auto"/>
            <w:tcMar>
              <w:top w:w="100" w:type="dxa"/>
              <w:left w:w="100" w:type="dxa"/>
              <w:bottom w:w="100" w:type="dxa"/>
              <w:right w:w="100" w:type="dxa"/>
            </w:tcMar>
          </w:tcPr>
          <w:p w14:paraId="00000322"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6DFAD6B5" w14:textId="77777777">
        <w:trPr>
          <w:trHeight w:val="360"/>
          <w:jc w:val="center"/>
        </w:trPr>
        <w:tc>
          <w:tcPr>
            <w:tcW w:w="1395" w:type="dxa"/>
            <w:vMerge/>
            <w:tcBorders>
              <w:bottom w:val="nil"/>
              <w:right w:val="nil"/>
            </w:tcBorders>
            <w:shd w:val="clear" w:color="auto" w:fill="auto"/>
            <w:tcMar>
              <w:top w:w="100" w:type="dxa"/>
              <w:left w:w="100" w:type="dxa"/>
              <w:bottom w:w="100" w:type="dxa"/>
              <w:right w:w="100" w:type="dxa"/>
            </w:tcMar>
          </w:tcPr>
          <w:p w14:paraId="00000323" w14:textId="77777777" w:rsidR="0080229F" w:rsidRDefault="0080229F">
            <w:pPr>
              <w:rPr>
                <w:rFonts w:ascii="Times New Roman" w:eastAsia="Times New Roman" w:hAnsi="Times New Roman" w:cs="Times New Roman"/>
              </w:rPr>
            </w:pPr>
          </w:p>
        </w:tc>
        <w:tc>
          <w:tcPr>
            <w:tcW w:w="1485" w:type="dxa"/>
            <w:tcBorders>
              <w:top w:val="nil"/>
              <w:left w:val="nil"/>
              <w:bottom w:val="nil"/>
              <w:right w:val="nil"/>
            </w:tcBorders>
            <w:shd w:val="clear" w:color="auto" w:fill="auto"/>
            <w:tcMar>
              <w:top w:w="100" w:type="dxa"/>
              <w:left w:w="100" w:type="dxa"/>
              <w:bottom w:w="100" w:type="dxa"/>
              <w:right w:w="100" w:type="dxa"/>
            </w:tcMar>
          </w:tcPr>
          <w:p w14:paraId="00000324"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LS-Cisco</w:t>
            </w:r>
          </w:p>
        </w:tc>
        <w:tc>
          <w:tcPr>
            <w:tcW w:w="1110" w:type="dxa"/>
            <w:tcBorders>
              <w:top w:val="nil"/>
              <w:left w:val="nil"/>
              <w:bottom w:val="nil"/>
              <w:right w:val="nil"/>
            </w:tcBorders>
            <w:shd w:val="clear" w:color="auto" w:fill="auto"/>
            <w:tcMar>
              <w:top w:w="100" w:type="dxa"/>
              <w:left w:w="100" w:type="dxa"/>
              <w:bottom w:w="100" w:type="dxa"/>
              <w:right w:w="100" w:type="dxa"/>
            </w:tcMar>
          </w:tcPr>
          <w:p w14:paraId="00000325"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nil"/>
              <w:right w:val="nil"/>
            </w:tcBorders>
            <w:shd w:val="clear" w:color="auto" w:fill="auto"/>
            <w:tcMar>
              <w:top w:w="100" w:type="dxa"/>
              <w:left w:w="100" w:type="dxa"/>
              <w:bottom w:w="100" w:type="dxa"/>
              <w:right w:w="100" w:type="dxa"/>
            </w:tcMar>
          </w:tcPr>
          <w:p w14:paraId="00000326"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275" w:type="dxa"/>
            <w:tcBorders>
              <w:top w:val="nil"/>
              <w:left w:val="nil"/>
              <w:bottom w:val="nil"/>
              <w:right w:val="nil"/>
            </w:tcBorders>
            <w:shd w:val="clear" w:color="auto" w:fill="auto"/>
            <w:tcMar>
              <w:top w:w="100" w:type="dxa"/>
              <w:left w:w="100" w:type="dxa"/>
              <w:bottom w:w="100" w:type="dxa"/>
              <w:right w:w="100" w:type="dxa"/>
            </w:tcMar>
          </w:tcPr>
          <w:p w14:paraId="00000327"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nil"/>
              <w:right w:val="nil"/>
            </w:tcBorders>
            <w:shd w:val="clear" w:color="auto" w:fill="auto"/>
            <w:tcMar>
              <w:top w:w="100" w:type="dxa"/>
              <w:left w:w="100" w:type="dxa"/>
              <w:bottom w:w="100" w:type="dxa"/>
              <w:right w:w="100" w:type="dxa"/>
            </w:tcMar>
          </w:tcPr>
          <w:p w14:paraId="00000328"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r>
      <w:tr w:rsidR="0080229F" w14:paraId="4B0BE2D4" w14:textId="77777777">
        <w:trPr>
          <w:trHeight w:val="360"/>
          <w:jc w:val="center"/>
        </w:trPr>
        <w:tc>
          <w:tcPr>
            <w:tcW w:w="1395" w:type="dxa"/>
            <w:vMerge/>
            <w:tcBorders>
              <w:bottom w:val="nil"/>
              <w:right w:val="nil"/>
            </w:tcBorders>
            <w:shd w:val="clear" w:color="auto" w:fill="auto"/>
            <w:tcMar>
              <w:top w:w="100" w:type="dxa"/>
              <w:left w:w="100" w:type="dxa"/>
              <w:bottom w:w="100" w:type="dxa"/>
              <w:right w:w="100" w:type="dxa"/>
            </w:tcMar>
          </w:tcPr>
          <w:p w14:paraId="00000329" w14:textId="77777777" w:rsidR="0080229F" w:rsidRDefault="0080229F">
            <w:pPr>
              <w:rPr>
                <w:rFonts w:ascii="Times New Roman" w:eastAsia="Times New Roman" w:hAnsi="Times New Roman" w:cs="Times New Roman"/>
              </w:rPr>
            </w:pPr>
          </w:p>
        </w:tc>
        <w:tc>
          <w:tcPr>
            <w:tcW w:w="1485" w:type="dxa"/>
            <w:tcBorders>
              <w:top w:val="nil"/>
              <w:left w:val="nil"/>
              <w:bottom w:val="single" w:sz="8" w:space="0" w:color="A6A6A6"/>
              <w:right w:val="nil"/>
            </w:tcBorders>
            <w:shd w:val="clear" w:color="auto" w:fill="auto"/>
            <w:tcMar>
              <w:top w:w="100" w:type="dxa"/>
              <w:left w:w="100" w:type="dxa"/>
              <w:bottom w:w="100" w:type="dxa"/>
              <w:right w:w="100" w:type="dxa"/>
            </w:tcMar>
          </w:tcPr>
          <w:p w14:paraId="0000032A"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LO-Cisco</w:t>
            </w:r>
          </w:p>
        </w:tc>
        <w:tc>
          <w:tcPr>
            <w:tcW w:w="111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2B"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08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2C"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275" w:type="dxa"/>
            <w:tcBorders>
              <w:top w:val="nil"/>
              <w:left w:val="nil"/>
              <w:bottom w:val="single" w:sz="8" w:space="0" w:color="A6A6A6"/>
              <w:right w:val="nil"/>
            </w:tcBorders>
            <w:shd w:val="clear" w:color="auto" w:fill="auto"/>
            <w:tcMar>
              <w:top w:w="100" w:type="dxa"/>
              <w:left w:w="100" w:type="dxa"/>
              <w:bottom w:w="100" w:type="dxa"/>
              <w:right w:w="100" w:type="dxa"/>
            </w:tcMar>
          </w:tcPr>
          <w:p w14:paraId="0000032D"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2E"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2209A946" w14:textId="77777777">
        <w:trPr>
          <w:trHeight w:val="360"/>
          <w:jc w:val="center"/>
        </w:trPr>
        <w:tc>
          <w:tcPr>
            <w:tcW w:w="1395" w:type="dxa"/>
            <w:vMerge w:val="restart"/>
            <w:tcBorders>
              <w:top w:val="single" w:sz="8" w:space="0" w:color="A6A6A6"/>
              <w:left w:val="nil"/>
              <w:bottom w:val="nil"/>
              <w:right w:val="nil"/>
            </w:tcBorders>
            <w:shd w:val="clear" w:color="auto" w:fill="auto"/>
            <w:tcMar>
              <w:top w:w="100" w:type="dxa"/>
              <w:left w:w="100" w:type="dxa"/>
              <w:bottom w:w="100" w:type="dxa"/>
              <w:right w:w="100" w:type="dxa"/>
            </w:tcMar>
          </w:tcPr>
          <w:p w14:paraId="0000032F"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Incubation Period (DPF)</w:t>
            </w:r>
          </w:p>
        </w:tc>
        <w:tc>
          <w:tcPr>
            <w:tcW w:w="1485" w:type="dxa"/>
            <w:tcBorders>
              <w:top w:val="nil"/>
              <w:left w:val="nil"/>
              <w:bottom w:val="nil"/>
              <w:right w:val="nil"/>
            </w:tcBorders>
            <w:shd w:val="clear" w:color="auto" w:fill="auto"/>
            <w:tcMar>
              <w:top w:w="100" w:type="dxa"/>
              <w:left w:w="100" w:type="dxa"/>
              <w:bottom w:w="100" w:type="dxa"/>
              <w:right w:w="100" w:type="dxa"/>
            </w:tcMar>
          </w:tcPr>
          <w:p w14:paraId="00000330"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LK-Vendace</w:t>
            </w:r>
          </w:p>
        </w:tc>
        <w:tc>
          <w:tcPr>
            <w:tcW w:w="1110" w:type="dxa"/>
            <w:tcBorders>
              <w:top w:val="nil"/>
              <w:left w:val="nil"/>
              <w:bottom w:val="nil"/>
              <w:right w:val="nil"/>
            </w:tcBorders>
            <w:shd w:val="clear" w:color="auto" w:fill="auto"/>
            <w:tcMar>
              <w:top w:w="100" w:type="dxa"/>
              <w:left w:w="100" w:type="dxa"/>
              <w:bottom w:w="100" w:type="dxa"/>
              <w:right w:w="100" w:type="dxa"/>
            </w:tcMar>
          </w:tcPr>
          <w:p w14:paraId="00000331"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nil"/>
              <w:right w:val="nil"/>
            </w:tcBorders>
            <w:shd w:val="clear" w:color="auto" w:fill="auto"/>
            <w:tcMar>
              <w:top w:w="100" w:type="dxa"/>
              <w:left w:w="100" w:type="dxa"/>
              <w:bottom w:w="100" w:type="dxa"/>
              <w:right w:w="100" w:type="dxa"/>
            </w:tcMar>
          </w:tcPr>
          <w:p w14:paraId="00000332"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275" w:type="dxa"/>
            <w:tcBorders>
              <w:top w:val="nil"/>
              <w:left w:val="nil"/>
              <w:bottom w:val="nil"/>
              <w:right w:val="nil"/>
            </w:tcBorders>
            <w:shd w:val="clear" w:color="auto" w:fill="auto"/>
            <w:tcMar>
              <w:top w:w="100" w:type="dxa"/>
              <w:left w:w="100" w:type="dxa"/>
              <w:bottom w:w="100" w:type="dxa"/>
              <w:right w:w="100" w:type="dxa"/>
            </w:tcMar>
          </w:tcPr>
          <w:p w14:paraId="00000333"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nil"/>
              <w:right w:val="nil"/>
            </w:tcBorders>
            <w:shd w:val="clear" w:color="auto" w:fill="auto"/>
            <w:tcMar>
              <w:top w:w="100" w:type="dxa"/>
              <w:left w:w="100" w:type="dxa"/>
              <w:bottom w:w="100" w:type="dxa"/>
              <w:right w:w="100" w:type="dxa"/>
            </w:tcMar>
          </w:tcPr>
          <w:p w14:paraId="00000334"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67AF9621" w14:textId="77777777">
        <w:trPr>
          <w:trHeight w:val="360"/>
          <w:jc w:val="center"/>
        </w:trPr>
        <w:tc>
          <w:tcPr>
            <w:tcW w:w="1395" w:type="dxa"/>
            <w:vMerge/>
            <w:tcBorders>
              <w:bottom w:val="nil"/>
              <w:right w:val="nil"/>
            </w:tcBorders>
            <w:shd w:val="clear" w:color="auto" w:fill="auto"/>
            <w:tcMar>
              <w:top w:w="100" w:type="dxa"/>
              <w:left w:w="100" w:type="dxa"/>
              <w:bottom w:w="100" w:type="dxa"/>
              <w:right w:w="100" w:type="dxa"/>
            </w:tcMar>
          </w:tcPr>
          <w:p w14:paraId="00000335" w14:textId="77777777" w:rsidR="0080229F" w:rsidRDefault="0080229F">
            <w:pPr>
              <w:rPr>
                <w:rFonts w:ascii="Times New Roman" w:eastAsia="Times New Roman" w:hAnsi="Times New Roman" w:cs="Times New Roman"/>
              </w:rPr>
            </w:pPr>
          </w:p>
        </w:tc>
        <w:tc>
          <w:tcPr>
            <w:tcW w:w="1485" w:type="dxa"/>
            <w:tcBorders>
              <w:top w:val="nil"/>
              <w:left w:val="nil"/>
              <w:bottom w:val="nil"/>
              <w:right w:val="nil"/>
            </w:tcBorders>
            <w:shd w:val="clear" w:color="auto" w:fill="auto"/>
            <w:tcMar>
              <w:top w:w="100" w:type="dxa"/>
              <w:left w:w="100" w:type="dxa"/>
              <w:bottom w:w="100" w:type="dxa"/>
              <w:right w:w="100" w:type="dxa"/>
            </w:tcMar>
          </w:tcPr>
          <w:p w14:paraId="00000336"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LS-Cisco</w:t>
            </w:r>
          </w:p>
        </w:tc>
        <w:tc>
          <w:tcPr>
            <w:tcW w:w="1110" w:type="dxa"/>
            <w:tcBorders>
              <w:top w:val="nil"/>
              <w:left w:val="nil"/>
              <w:bottom w:val="nil"/>
              <w:right w:val="nil"/>
            </w:tcBorders>
            <w:shd w:val="clear" w:color="auto" w:fill="auto"/>
            <w:tcMar>
              <w:top w:w="100" w:type="dxa"/>
              <w:left w:w="100" w:type="dxa"/>
              <w:bottom w:w="100" w:type="dxa"/>
              <w:right w:w="100" w:type="dxa"/>
            </w:tcMar>
          </w:tcPr>
          <w:p w14:paraId="00000337"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nil"/>
              <w:right w:val="nil"/>
            </w:tcBorders>
            <w:shd w:val="clear" w:color="auto" w:fill="auto"/>
            <w:tcMar>
              <w:top w:w="100" w:type="dxa"/>
              <w:left w:w="100" w:type="dxa"/>
              <w:bottom w:w="100" w:type="dxa"/>
              <w:right w:w="100" w:type="dxa"/>
            </w:tcMar>
          </w:tcPr>
          <w:p w14:paraId="00000338"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275" w:type="dxa"/>
            <w:tcBorders>
              <w:top w:val="nil"/>
              <w:left w:val="nil"/>
              <w:bottom w:val="nil"/>
              <w:right w:val="nil"/>
            </w:tcBorders>
            <w:shd w:val="clear" w:color="auto" w:fill="auto"/>
            <w:tcMar>
              <w:top w:w="100" w:type="dxa"/>
              <w:left w:w="100" w:type="dxa"/>
              <w:bottom w:w="100" w:type="dxa"/>
              <w:right w:w="100" w:type="dxa"/>
            </w:tcMar>
          </w:tcPr>
          <w:p w14:paraId="00000339"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140" w:type="dxa"/>
            <w:tcBorders>
              <w:top w:val="nil"/>
              <w:left w:val="nil"/>
              <w:bottom w:val="nil"/>
              <w:right w:val="nil"/>
            </w:tcBorders>
            <w:shd w:val="clear" w:color="auto" w:fill="auto"/>
            <w:tcMar>
              <w:top w:w="100" w:type="dxa"/>
              <w:left w:w="100" w:type="dxa"/>
              <w:bottom w:w="100" w:type="dxa"/>
              <w:right w:w="100" w:type="dxa"/>
            </w:tcMar>
          </w:tcPr>
          <w:p w14:paraId="0000033A"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561F5690" w14:textId="77777777">
        <w:trPr>
          <w:trHeight w:val="360"/>
          <w:jc w:val="center"/>
        </w:trPr>
        <w:tc>
          <w:tcPr>
            <w:tcW w:w="1395" w:type="dxa"/>
            <w:vMerge/>
            <w:tcBorders>
              <w:bottom w:val="nil"/>
              <w:right w:val="nil"/>
            </w:tcBorders>
            <w:shd w:val="clear" w:color="auto" w:fill="auto"/>
            <w:tcMar>
              <w:top w:w="100" w:type="dxa"/>
              <w:left w:w="100" w:type="dxa"/>
              <w:bottom w:w="100" w:type="dxa"/>
              <w:right w:w="100" w:type="dxa"/>
            </w:tcMar>
          </w:tcPr>
          <w:p w14:paraId="0000033B" w14:textId="77777777" w:rsidR="0080229F" w:rsidRDefault="0080229F">
            <w:pPr>
              <w:rPr>
                <w:rFonts w:ascii="Times New Roman" w:eastAsia="Times New Roman" w:hAnsi="Times New Roman" w:cs="Times New Roman"/>
              </w:rPr>
            </w:pPr>
          </w:p>
        </w:tc>
        <w:tc>
          <w:tcPr>
            <w:tcW w:w="1485" w:type="dxa"/>
            <w:tcBorders>
              <w:top w:val="nil"/>
              <w:left w:val="nil"/>
              <w:bottom w:val="single" w:sz="8" w:space="0" w:color="A6A6A6"/>
              <w:right w:val="nil"/>
            </w:tcBorders>
            <w:shd w:val="clear" w:color="auto" w:fill="auto"/>
            <w:tcMar>
              <w:top w:w="100" w:type="dxa"/>
              <w:left w:w="100" w:type="dxa"/>
              <w:bottom w:w="100" w:type="dxa"/>
              <w:right w:w="100" w:type="dxa"/>
            </w:tcMar>
          </w:tcPr>
          <w:p w14:paraId="0000033C"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LO-Cisco</w:t>
            </w:r>
          </w:p>
        </w:tc>
        <w:tc>
          <w:tcPr>
            <w:tcW w:w="111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3D"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3E"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275" w:type="dxa"/>
            <w:tcBorders>
              <w:top w:val="nil"/>
              <w:left w:val="nil"/>
              <w:bottom w:val="single" w:sz="8" w:space="0" w:color="A6A6A6"/>
              <w:right w:val="nil"/>
            </w:tcBorders>
            <w:shd w:val="clear" w:color="auto" w:fill="auto"/>
            <w:tcMar>
              <w:top w:w="100" w:type="dxa"/>
              <w:left w:w="100" w:type="dxa"/>
              <w:bottom w:w="100" w:type="dxa"/>
              <w:right w:w="100" w:type="dxa"/>
            </w:tcMar>
          </w:tcPr>
          <w:p w14:paraId="0000033F"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40"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0B48C5B5" w14:textId="77777777">
        <w:trPr>
          <w:trHeight w:val="360"/>
          <w:jc w:val="center"/>
        </w:trPr>
        <w:tc>
          <w:tcPr>
            <w:tcW w:w="1395" w:type="dxa"/>
            <w:vMerge w:val="restart"/>
            <w:tcBorders>
              <w:top w:val="single" w:sz="8" w:space="0" w:color="A6A6A6"/>
              <w:left w:val="nil"/>
              <w:bottom w:val="nil"/>
              <w:right w:val="nil"/>
            </w:tcBorders>
            <w:shd w:val="clear" w:color="auto" w:fill="auto"/>
            <w:tcMar>
              <w:top w:w="100" w:type="dxa"/>
              <w:left w:w="100" w:type="dxa"/>
              <w:bottom w:w="100" w:type="dxa"/>
              <w:right w:w="100" w:type="dxa"/>
            </w:tcMar>
          </w:tcPr>
          <w:p w14:paraId="00000341"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Incubation Period (ADD)</w:t>
            </w:r>
          </w:p>
        </w:tc>
        <w:tc>
          <w:tcPr>
            <w:tcW w:w="1485" w:type="dxa"/>
            <w:tcBorders>
              <w:top w:val="nil"/>
              <w:left w:val="nil"/>
              <w:bottom w:val="nil"/>
              <w:right w:val="nil"/>
            </w:tcBorders>
            <w:shd w:val="clear" w:color="auto" w:fill="auto"/>
            <w:tcMar>
              <w:top w:w="100" w:type="dxa"/>
              <w:left w:w="100" w:type="dxa"/>
              <w:bottom w:w="100" w:type="dxa"/>
              <w:right w:w="100" w:type="dxa"/>
            </w:tcMar>
          </w:tcPr>
          <w:p w14:paraId="00000342"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LK-Vendace</w:t>
            </w:r>
          </w:p>
        </w:tc>
        <w:tc>
          <w:tcPr>
            <w:tcW w:w="1110" w:type="dxa"/>
            <w:tcBorders>
              <w:top w:val="nil"/>
              <w:left w:val="nil"/>
              <w:bottom w:val="nil"/>
              <w:right w:val="nil"/>
            </w:tcBorders>
            <w:shd w:val="clear" w:color="auto" w:fill="auto"/>
            <w:tcMar>
              <w:top w:w="100" w:type="dxa"/>
              <w:left w:w="100" w:type="dxa"/>
              <w:bottom w:w="100" w:type="dxa"/>
              <w:right w:w="100" w:type="dxa"/>
            </w:tcMar>
          </w:tcPr>
          <w:p w14:paraId="00000343"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080" w:type="dxa"/>
            <w:tcBorders>
              <w:top w:val="nil"/>
              <w:left w:val="nil"/>
              <w:bottom w:val="nil"/>
              <w:right w:val="nil"/>
            </w:tcBorders>
            <w:shd w:val="clear" w:color="auto" w:fill="auto"/>
            <w:tcMar>
              <w:top w:w="100" w:type="dxa"/>
              <w:left w:w="100" w:type="dxa"/>
              <w:bottom w:w="100" w:type="dxa"/>
              <w:right w:w="100" w:type="dxa"/>
            </w:tcMar>
          </w:tcPr>
          <w:p w14:paraId="00000344"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275" w:type="dxa"/>
            <w:tcBorders>
              <w:top w:val="nil"/>
              <w:left w:val="nil"/>
              <w:bottom w:val="nil"/>
              <w:right w:val="nil"/>
            </w:tcBorders>
            <w:shd w:val="clear" w:color="auto" w:fill="auto"/>
            <w:tcMar>
              <w:top w:w="100" w:type="dxa"/>
              <w:left w:w="100" w:type="dxa"/>
              <w:bottom w:w="100" w:type="dxa"/>
              <w:right w:w="100" w:type="dxa"/>
            </w:tcMar>
          </w:tcPr>
          <w:p w14:paraId="00000345"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nil"/>
              <w:right w:val="nil"/>
            </w:tcBorders>
            <w:shd w:val="clear" w:color="auto" w:fill="auto"/>
            <w:tcMar>
              <w:top w:w="100" w:type="dxa"/>
              <w:left w:w="100" w:type="dxa"/>
              <w:bottom w:w="100" w:type="dxa"/>
              <w:right w:w="100" w:type="dxa"/>
            </w:tcMar>
          </w:tcPr>
          <w:p w14:paraId="00000346"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r>
      <w:tr w:rsidR="0080229F" w14:paraId="01D559BE" w14:textId="77777777">
        <w:trPr>
          <w:trHeight w:val="360"/>
          <w:jc w:val="center"/>
        </w:trPr>
        <w:tc>
          <w:tcPr>
            <w:tcW w:w="1395" w:type="dxa"/>
            <w:vMerge/>
            <w:tcBorders>
              <w:bottom w:val="nil"/>
              <w:right w:val="nil"/>
            </w:tcBorders>
            <w:shd w:val="clear" w:color="auto" w:fill="auto"/>
            <w:tcMar>
              <w:top w:w="100" w:type="dxa"/>
              <w:left w:w="100" w:type="dxa"/>
              <w:bottom w:w="100" w:type="dxa"/>
              <w:right w:w="100" w:type="dxa"/>
            </w:tcMar>
          </w:tcPr>
          <w:p w14:paraId="00000347" w14:textId="77777777" w:rsidR="0080229F" w:rsidRDefault="0080229F">
            <w:pPr>
              <w:rPr>
                <w:rFonts w:ascii="Times New Roman" w:eastAsia="Times New Roman" w:hAnsi="Times New Roman" w:cs="Times New Roman"/>
              </w:rPr>
            </w:pPr>
          </w:p>
        </w:tc>
        <w:tc>
          <w:tcPr>
            <w:tcW w:w="1485" w:type="dxa"/>
            <w:tcBorders>
              <w:top w:val="nil"/>
              <w:left w:val="nil"/>
              <w:bottom w:val="nil"/>
              <w:right w:val="nil"/>
            </w:tcBorders>
            <w:shd w:val="clear" w:color="auto" w:fill="auto"/>
            <w:tcMar>
              <w:top w:w="100" w:type="dxa"/>
              <w:left w:w="100" w:type="dxa"/>
              <w:bottom w:w="100" w:type="dxa"/>
              <w:right w:w="100" w:type="dxa"/>
            </w:tcMar>
          </w:tcPr>
          <w:p w14:paraId="00000348"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LS-Cisco</w:t>
            </w:r>
          </w:p>
        </w:tc>
        <w:tc>
          <w:tcPr>
            <w:tcW w:w="1110" w:type="dxa"/>
            <w:tcBorders>
              <w:top w:val="nil"/>
              <w:left w:val="nil"/>
              <w:bottom w:val="nil"/>
              <w:right w:val="nil"/>
            </w:tcBorders>
            <w:shd w:val="clear" w:color="auto" w:fill="auto"/>
            <w:tcMar>
              <w:top w:w="100" w:type="dxa"/>
              <w:left w:w="100" w:type="dxa"/>
              <w:bottom w:w="100" w:type="dxa"/>
              <w:right w:w="100" w:type="dxa"/>
            </w:tcMar>
          </w:tcPr>
          <w:p w14:paraId="00000349"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nil"/>
              <w:right w:val="nil"/>
            </w:tcBorders>
            <w:shd w:val="clear" w:color="auto" w:fill="auto"/>
            <w:tcMar>
              <w:top w:w="100" w:type="dxa"/>
              <w:left w:w="100" w:type="dxa"/>
              <w:bottom w:w="100" w:type="dxa"/>
              <w:right w:w="100" w:type="dxa"/>
            </w:tcMar>
          </w:tcPr>
          <w:p w14:paraId="0000034A"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275" w:type="dxa"/>
            <w:tcBorders>
              <w:top w:val="nil"/>
              <w:left w:val="nil"/>
              <w:bottom w:val="nil"/>
              <w:right w:val="nil"/>
            </w:tcBorders>
            <w:shd w:val="clear" w:color="auto" w:fill="auto"/>
            <w:tcMar>
              <w:top w:w="100" w:type="dxa"/>
              <w:left w:w="100" w:type="dxa"/>
              <w:bottom w:w="100" w:type="dxa"/>
              <w:right w:w="100" w:type="dxa"/>
            </w:tcMar>
          </w:tcPr>
          <w:p w14:paraId="0000034B"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140" w:type="dxa"/>
            <w:tcBorders>
              <w:top w:val="nil"/>
              <w:left w:val="nil"/>
              <w:bottom w:val="nil"/>
              <w:right w:val="nil"/>
            </w:tcBorders>
            <w:shd w:val="clear" w:color="auto" w:fill="auto"/>
            <w:tcMar>
              <w:top w:w="100" w:type="dxa"/>
              <w:left w:w="100" w:type="dxa"/>
              <w:bottom w:w="100" w:type="dxa"/>
              <w:right w:w="100" w:type="dxa"/>
            </w:tcMar>
          </w:tcPr>
          <w:p w14:paraId="0000034C"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70E08F35" w14:textId="77777777">
        <w:trPr>
          <w:trHeight w:val="360"/>
          <w:jc w:val="center"/>
        </w:trPr>
        <w:tc>
          <w:tcPr>
            <w:tcW w:w="1395" w:type="dxa"/>
            <w:vMerge/>
            <w:tcBorders>
              <w:bottom w:val="nil"/>
              <w:right w:val="nil"/>
            </w:tcBorders>
            <w:shd w:val="clear" w:color="auto" w:fill="auto"/>
            <w:tcMar>
              <w:top w:w="100" w:type="dxa"/>
              <w:left w:w="100" w:type="dxa"/>
              <w:bottom w:w="100" w:type="dxa"/>
              <w:right w:w="100" w:type="dxa"/>
            </w:tcMar>
          </w:tcPr>
          <w:p w14:paraId="0000034D" w14:textId="77777777" w:rsidR="0080229F" w:rsidRDefault="0080229F">
            <w:pPr>
              <w:rPr>
                <w:rFonts w:ascii="Times New Roman" w:eastAsia="Times New Roman" w:hAnsi="Times New Roman" w:cs="Times New Roman"/>
              </w:rPr>
            </w:pPr>
          </w:p>
        </w:tc>
        <w:tc>
          <w:tcPr>
            <w:tcW w:w="1485" w:type="dxa"/>
            <w:tcBorders>
              <w:top w:val="nil"/>
              <w:left w:val="nil"/>
              <w:bottom w:val="single" w:sz="8" w:space="0" w:color="A6A6A6"/>
              <w:right w:val="nil"/>
            </w:tcBorders>
            <w:shd w:val="clear" w:color="auto" w:fill="auto"/>
            <w:tcMar>
              <w:top w:w="100" w:type="dxa"/>
              <w:left w:w="100" w:type="dxa"/>
              <w:bottom w:w="100" w:type="dxa"/>
              <w:right w:w="100" w:type="dxa"/>
            </w:tcMar>
          </w:tcPr>
          <w:p w14:paraId="0000034E"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LO-Cisco</w:t>
            </w:r>
          </w:p>
        </w:tc>
        <w:tc>
          <w:tcPr>
            <w:tcW w:w="111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4F"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50"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275" w:type="dxa"/>
            <w:tcBorders>
              <w:top w:val="nil"/>
              <w:left w:val="nil"/>
              <w:bottom w:val="single" w:sz="8" w:space="0" w:color="A6A6A6"/>
              <w:right w:val="nil"/>
            </w:tcBorders>
            <w:shd w:val="clear" w:color="auto" w:fill="auto"/>
            <w:tcMar>
              <w:top w:w="100" w:type="dxa"/>
              <w:left w:w="100" w:type="dxa"/>
              <w:bottom w:w="100" w:type="dxa"/>
              <w:right w:w="100" w:type="dxa"/>
            </w:tcMar>
          </w:tcPr>
          <w:p w14:paraId="00000351"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52"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71E2E581" w14:textId="77777777">
        <w:trPr>
          <w:trHeight w:val="360"/>
          <w:jc w:val="center"/>
        </w:trPr>
        <w:tc>
          <w:tcPr>
            <w:tcW w:w="1395" w:type="dxa"/>
            <w:vMerge w:val="restart"/>
            <w:tcBorders>
              <w:top w:val="single" w:sz="8" w:space="0" w:color="A6A6A6"/>
              <w:left w:val="nil"/>
              <w:bottom w:val="single" w:sz="8" w:space="0" w:color="A6A6A6"/>
              <w:right w:val="nil"/>
            </w:tcBorders>
            <w:shd w:val="clear" w:color="auto" w:fill="auto"/>
            <w:tcMar>
              <w:top w:w="100" w:type="dxa"/>
              <w:left w:w="100" w:type="dxa"/>
              <w:bottom w:w="100" w:type="dxa"/>
              <w:right w:w="100" w:type="dxa"/>
            </w:tcMar>
          </w:tcPr>
          <w:p w14:paraId="00000353"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Length-at-Hatch</w:t>
            </w:r>
          </w:p>
        </w:tc>
        <w:tc>
          <w:tcPr>
            <w:tcW w:w="1485" w:type="dxa"/>
            <w:tcBorders>
              <w:top w:val="nil"/>
              <w:left w:val="nil"/>
              <w:bottom w:val="nil"/>
              <w:right w:val="nil"/>
            </w:tcBorders>
            <w:shd w:val="clear" w:color="auto" w:fill="auto"/>
            <w:tcMar>
              <w:top w:w="100" w:type="dxa"/>
              <w:left w:w="100" w:type="dxa"/>
              <w:bottom w:w="100" w:type="dxa"/>
              <w:right w:w="100" w:type="dxa"/>
            </w:tcMar>
          </w:tcPr>
          <w:p w14:paraId="00000354"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LK-Vendace</w:t>
            </w:r>
          </w:p>
        </w:tc>
        <w:tc>
          <w:tcPr>
            <w:tcW w:w="1110" w:type="dxa"/>
            <w:tcBorders>
              <w:top w:val="nil"/>
              <w:left w:val="nil"/>
              <w:bottom w:val="nil"/>
              <w:right w:val="nil"/>
            </w:tcBorders>
            <w:shd w:val="clear" w:color="auto" w:fill="auto"/>
            <w:tcMar>
              <w:top w:w="100" w:type="dxa"/>
              <w:left w:w="100" w:type="dxa"/>
              <w:bottom w:w="100" w:type="dxa"/>
              <w:right w:w="100" w:type="dxa"/>
            </w:tcMar>
          </w:tcPr>
          <w:p w14:paraId="00000355"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080" w:type="dxa"/>
            <w:tcBorders>
              <w:top w:val="nil"/>
              <w:left w:val="nil"/>
              <w:bottom w:val="nil"/>
              <w:right w:val="nil"/>
            </w:tcBorders>
            <w:shd w:val="clear" w:color="auto" w:fill="auto"/>
            <w:tcMar>
              <w:top w:w="100" w:type="dxa"/>
              <w:left w:w="100" w:type="dxa"/>
              <w:bottom w:w="100" w:type="dxa"/>
              <w:right w:w="100" w:type="dxa"/>
            </w:tcMar>
          </w:tcPr>
          <w:p w14:paraId="00000356"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275" w:type="dxa"/>
            <w:tcBorders>
              <w:top w:val="nil"/>
              <w:left w:val="nil"/>
              <w:bottom w:val="nil"/>
              <w:right w:val="nil"/>
            </w:tcBorders>
            <w:shd w:val="clear" w:color="auto" w:fill="auto"/>
            <w:tcMar>
              <w:top w:w="100" w:type="dxa"/>
              <w:left w:w="100" w:type="dxa"/>
              <w:bottom w:w="100" w:type="dxa"/>
              <w:right w:w="100" w:type="dxa"/>
            </w:tcMar>
          </w:tcPr>
          <w:p w14:paraId="00000357"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nil"/>
              <w:right w:val="nil"/>
            </w:tcBorders>
            <w:shd w:val="clear" w:color="auto" w:fill="auto"/>
            <w:tcMar>
              <w:top w:w="100" w:type="dxa"/>
              <w:left w:w="100" w:type="dxa"/>
              <w:bottom w:w="100" w:type="dxa"/>
              <w:right w:w="100" w:type="dxa"/>
            </w:tcMar>
          </w:tcPr>
          <w:p w14:paraId="00000358"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288B835F" w14:textId="77777777">
        <w:trPr>
          <w:trHeight w:val="360"/>
          <w:jc w:val="center"/>
        </w:trPr>
        <w:tc>
          <w:tcPr>
            <w:tcW w:w="1395" w:type="dxa"/>
            <w:vMerge/>
            <w:tcBorders>
              <w:bottom w:val="single" w:sz="8" w:space="0" w:color="A6A6A6"/>
              <w:right w:val="nil"/>
            </w:tcBorders>
            <w:shd w:val="clear" w:color="auto" w:fill="auto"/>
            <w:tcMar>
              <w:top w:w="100" w:type="dxa"/>
              <w:left w:w="100" w:type="dxa"/>
              <w:bottom w:w="100" w:type="dxa"/>
              <w:right w:w="100" w:type="dxa"/>
            </w:tcMar>
          </w:tcPr>
          <w:p w14:paraId="00000359" w14:textId="77777777" w:rsidR="0080229F" w:rsidRDefault="0080229F">
            <w:pPr>
              <w:rPr>
                <w:rFonts w:ascii="Times New Roman" w:eastAsia="Times New Roman" w:hAnsi="Times New Roman" w:cs="Times New Roman"/>
              </w:rPr>
            </w:pPr>
          </w:p>
        </w:tc>
        <w:tc>
          <w:tcPr>
            <w:tcW w:w="1485" w:type="dxa"/>
            <w:tcBorders>
              <w:top w:val="nil"/>
              <w:left w:val="nil"/>
              <w:bottom w:val="nil"/>
              <w:right w:val="nil"/>
            </w:tcBorders>
            <w:shd w:val="clear" w:color="auto" w:fill="auto"/>
            <w:tcMar>
              <w:top w:w="100" w:type="dxa"/>
              <w:left w:w="100" w:type="dxa"/>
              <w:bottom w:w="100" w:type="dxa"/>
              <w:right w:w="100" w:type="dxa"/>
            </w:tcMar>
          </w:tcPr>
          <w:p w14:paraId="0000035A"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LS-Cisco</w:t>
            </w:r>
          </w:p>
        </w:tc>
        <w:tc>
          <w:tcPr>
            <w:tcW w:w="1110" w:type="dxa"/>
            <w:tcBorders>
              <w:top w:val="nil"/>
              <w:left w:val="nil"/>
              <w:bottom w:val="nil"/>
              <w:right w:val="nil"/>
            </w:tcBorders>
            <w:shd w:val="clear" w:color="auto" w:fill="auto"/>
            <w:tcMar>
              <w:top w:w="100" w:type="dxa"/>
              <w:left w:w="100" w:type="dxa"/>
              <w:bottom w:w="100" w:type="dxa"/>
              <w:right w:w="100" w:type="dxa"/>
            </w:tcMar>
          </w:tcPr>
          <w:p w14:paraId="0000035B"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nil"/>
              <w:right w:val="nil"/>
            </w:tcBorders>
            <w:shd w:val="clear" w:color="auto" w:fill="auto"/>
            <w:tcMar>
              <w:top w:w="100" w:type="dxa"/>
              <w:left w:w="100" w:type="dxa"/>
              <w:bottom w:w="100" w:type="dxa"/>
              <w:right w:w="100" w:type="dxa"/>
            </w:tcMar>
          </w:tcPr>
          <w:p w14:paraId="0000035C"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275" w:type="dxa"/>
            <w:tcBorders>
              <w:top w:val="nil"/>
              <w:left w:val="nil"/>
              <w:bottom w:val="nil"/>
              <w:right w:val="nil"/>
            </w:tcBorders>
            <w:shd w:val="clear" w:color="auto" w:fill="auto"/>
            <w:tcMar>
              <w:top w:w="100" w:type="dxa"/>
              <w:left w:w="100" w:type="dxa"/>
              <w:bottom w:w="100" w:type="dxa"/>
              <w:right w:w="100" w:type="dxa"/>
            </w:tcMar>
          </w:tcPr>
          <w:p w14:paraId="0000035D"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140" w:type="dxa"/>
            <w:tcBorders>
              <w:top w:val="nil"/>
              <w:left w:val="nil"/>
              <w:bottom w:val="nil"/>
              <w:right w:val="nil"/>
            </w:tcBorders>
            <w:shd w:val="clear" w:color="auto" w:fill="auto"/>
            <w:tcMar>
              <w:top w:w="100" w:type="dxa"/>
              <w:left w:w="100" w:type="dxa"/>
              <w:bottom w:w="100" w:type="dxa"/>
              <w:right w:w="100" w:type="dxa"/>
            </w:tcMar>
          </w:tcPr>
          <w:p w14:paraId="0000035E"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0B3B9095" w14:textId="77777777">
        <w:trPr>
          <w:trHeight w:val="360"/>
          <w:jc w:val="center"/>
        </w:trPr>
        <w:tc>
          <w:tcPr>
            <w:tcW w:w="1395" w:type="dxa"/>
            <w:vMerge/>
            <w:tcBorders>
              <w:bottom w:val="single" w:sz="8" w:space="0" w:color="A6A6A6"/>
              <w:right w:val="nil"/>
            </w:tcBorders>
            <w:shd w:val="clear" w:color="auto" w:fill="auto"/>
            <w:tcMar>
              <w:top w:w="100" w:type="dxa"/>
              <w:left w:w="100" w:type="dxa"/>
              <w:bottom w:w="100" w:type="dxa"/>
              <w:right w:w="100" w:type="dxa"/>
            </w:tcMar>
          </w:tcPr>
          <w:p w14:paraId="0000035F" w14:textId="77777777" w:rsidR="0080229F" w:rsidRDefault="0080229F">
            <w:pPr>
              <w:rPr>
                <w:rFonts w:ascii="Times New Roman" w:eastAsia="Times New Roman" w:hAnsi="Times New Roman" w:cs="Times New Roman"/>
              </w:rPr>
            </w:pPr>
          </w:p>
        </w:tc>
        <w:tc>
          <w:tcPr>
            <w:tcW w:w="1485" w:type="dxa"/>
            <w:tcBorders>
              <w:top w:val="nil"/>
              <w:left w:val="nil"/>
              <w:bottom w:val="single" w:sz="8" w:space="0" w:color="A6A6A6"/>
              <w:right w:val="nil"/>
            </w:tcBorders>
            <w:shd w:val="clear" w:color="auto" w:fill="auto"/>
            <w:tcMar>
              <w:top w:w="100" w:type="dxa"/>
              <w:left w:w="100" w:type="dxa"/>
              <w:bottom w:w="100" w:type="dxa"/>
              <w:right w:w="100" w:type="dxa"/>
            </w:tcMar>
          </w:tcPr>
          <w:p w14:paraId="00000360"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LO-Cisco</w:t>
            </w:r>
          </w:p>
        </w:tc>
        <w:tc>
          <w:tcPr>
            <w:tcW w:w="111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61"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62"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275" w:type="dxa"/>
            <w:tcBorders>
              <w:top w:val="nil"/>
              <w:left w:val="nil"/>
              <w:bottom w:val="single" w:sz="8" w:space="0" w:color="A6A6A6"/>
              <w:right w:val="nil"/>
            </w:tcBorders>
            <w:shd w:val="clear" w:color="auto" w:fill="auto"/>
            <w:tcMar>
              <w:top w:w="100" w:type="dxa"/>
              <w:left w:w="100" w:type="dxa"/>
              <w:bottom w:w="100" w:type="dxa"/>
              <w:right w:w="100" w:type="dxa"/>
            </w:tcMar>
          </w:tcPr>
          <w:p w14:paraId="00000363"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single" w:sz="8" w:space="0" w:color="A6A6A6"/>
              <w:right w:val="nil"/>
            </w:tcBorders>
            <w:shd w:val="clear" w:color="auto" w:fill="auto"/>
            <w:tcMar>
              <w:top w:w="100" w:type="dxa"/>
              <w:left w:w="100" w:type="dxa"/>
              <w:bottom w:w="100" w:type="dxa"/>
              <w:right w:w="100" w:type="dxa"/>
            </w:tcMar>
          </w:tcPr>
          <w:p w14:paraId="00000364"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r>
      <w:tr w:rsidR="0080229F" w14:paraId="07265908" w14:textId="77777777">
        <w:trPr>
          <w:trHeight w:val="360"/>
          <w:jc w:val="center"/>
        </w:trPr>
        <w:tc>
          <w:tcPr>
            <w:tcW w:w="1395" w:type="dxa"/>
            <w:vMerge w:val="restart"/>
            <w:tcBorders>
              <w:top w:val="nil"/>
              <w:left w:val="nil"/>
              <w:bottom w:val="single" w:sz="12" w:space="0" w:color="000000"/>
              <w:right w:val="nil"/>
            </w:tcBorders>
            <w:shd w:val="clear" w:color="auto" w:fill="auto"/>
            <w:tcMar>
              <w:top w:w="100" w:type="dxa"/>
              <w:left w:w="100" w:type="dxa"/>
              <w:bottom w:w="100" w:type="dxa"/>
              <w:right w:w="100" w:type="dxa"/>
            </w:tcMar>
          </w:tcPr>
          <w:p w14:paraId="00000365"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Yolk-sac Volume</w:t>
            </w:r>
          </w:p>
        </w:tc>
        <w:tc>
          <w:tcPr>
            <w:tcW w:w="1485" w:type="dxa"/>
            <w:tcBorders>
              <w:top w:val="nil"/>
              <w:left w:val="nil"/>
              <w:bottom w:val="nil"/>
              <w:right w:val="nil"/>
            </w:tcBorders>
            <w:shd w:val="clear" w:color="auto" w:fill="auto"/>
            <w:tcMar>
              <w:top w:w="100" w:type="dxa"/>
              <w:left w:w="100" w:type="dxa"/>
              <w:bottom w:w="100" w:type="dxa"/>
              <w:right w:w="100" w:type="dxa"/>
            </w:tcMar>
          </w:tcPr>
          <w:p w14:paraId="00000366"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LK-Vendace</w:t>
            </w:r>
          </w:p>
        </w:tc>
        <w:tc>
          <w:tcPr>
            <w:tcW w:w="1110" w:type="dxa"/>
            <w:tcBorders>
              <w:top w:val="nil"/>
              <w:left w:val="nil"/>
              <w:bottom w:val="nil"/>
              <w:right w:val="nil"/>
            </w:tcBorders>
            <w:shd w:val="clear" w:color="auto" w:fill="auto"/>
            <w:tcMar>
              <w:top w:w="100" w:type="dxa"/>
              <w:left w:w="100" w:type="dxa"/>
              <w:bottom w:w="100" w:type="dxa"/>
              <w:right w:w="100" w:type="dxa"/>
            </w:tcMar>
          </w:tcPr>
          <w:p w14:paraId="00000367"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nil"/>
              <w:right w:val="nil"/>
            </w:tcBorders>
            <w:shd w:val="clear" w:color="auto" w:fill="auto"/>
            <w:tcMar>
              <w:top w:w="100" w:type="dxa"/>
              <w:left w:w="100" w:type="dxa"/>
              <w:bottom w:w="100" w:type="dxa"/>
              <w:right w:w="100" w:type="dxa"/>
            </w:tcMar>
          </w:tcPr>
          <w:p w14:paraId="00000368"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275" w:type="dxa"/>
            <w:tcBorders>
              <w:top w:val="nil"/>
              <w:left w:val="nil"/>
              <w:bottom w:val="nil"/>
              <w:right w:val="nil"/>
            </w:tcBorders>
            <w:shd w:val="clear" w:color="auto" w:fill="auto"/>
            <w:tcMar>
              <w:top w:w="100" w:type="dxa"/>
              <w:left w:w="100" w:type="dxa"/>
              <w:bottom w:w="100" w:type="dxa"/>
              <w:right w:w="100" w:type="dxa"/>
            </w:tcMar>
          </w:tcPr>
          <w:p w14:paraId="00000369"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nil"/>
              <w:right w:val="nil"/>
            </w:tcBorders>
            <w:shd w:val="clear" w:color="auto" w:fill="auto"/>
            <w:tcMar>
              <w:top w:w="100" w:type="dxa"/>
              <w:left w:w="100" w:type="dxa"/>
              <w:bottom w:w="100" w:type="dxa"/>
              <w:right w:w="100" w:type="dxa"/>
            </w:tcMar>
          </w:tcPr>
          <w:p w14:paraId="0000036A"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65324485" w14:textId="77777777">
        <w:trPr>
          <w:trHeight w:val="360"/>
          <w:jc w:val="center"/>
        </w:trPr>
        <w:tc>
          <w:tcPr>
            <w:tcW w:w="1395" w:type="dxa"/>
            <w:vMerge/>
            <w:tcBorders>
              <w:bottom w:val="single" w:sz="12" w:space="0" w:color="000000"/>
              <w:right w:val="nil"/>
            </w:tcBorders>
            <w:shd w:val="clear" w:color="auto" w:fill="auto"/>
            <w:tcMar>
              <w:top w:w="100" w:type="dxa"/>
              <w:left w:w="100" w:type="dxa"/>
              <w:bottom w:w="100" w:type="dxa"/>
              <w:right w:w="100" w:type="dxa"/>
            </w:tcMar>
          </w:tcPr>
          <w:p w14:paraId="0000036B" w14:textId="77777777" w:rsidR="0080229F" w:rsidRDefault="0080229F">
            <w:pPr>
              <w:rPr>
                <w:rFonts w:ascii="Times New Roman" w:eastAsia="Times New Roman" w:hAnsi="Times New Roman" w:cs="Times New Roman"/>
              </w:rPr>
            </w:pPr>
          </w:p>
        </w:tc>
        <w:tc>
          <w:tcPr>
            <w:tcW w:w="1485" w:type="dxa"/>
            <w:tcBorders>
              <w:top w:val="nil"/>
              <w:left w:val="nil"/>
              <w:bottom w:val="nil"/>
              <w:right w:val="nil"/>
            </w:tcBorders>
            <w:shd w:val="clear" w:color="auto" w:fill="auto"/>
            <w:tcMar>
              <w:top w:w="100" w:type="dxa"/>
              <w:left w:w="100" w:type="dxa"/>
              <w:bottom w:w="100" w:type="dxa"/>
              <w:right w:w="100" w:type="dxa"/>
            </w:tcMar>
          </w:tcPr>
          <w:p w14:paraId="0000036C"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LS-Cisco</w:t>
            </w:r>
          </w:p>
        </w:tc>
        <w:tc>
          <w:tcPr>
            <w:tcW w:w="1110" w:type="dxa"/>
            <w:tcBorders>
              <w:top w:val="nil"/>
              <w:left w:val="nil"/>
              <w:bottom w:val="nil"/>
              <w:right w:val="nil"/>
            </w:tcBorders>
            <w:shd w:val="clear" w:color="auto" w:fill="auto"/>
            <w:tcMar>
              <w:top w:w="100" w:type="dxa"/>
              <w:left w:w="100" w:type="dxa"/>
              <w:bottom w:w="100" w:type="dxa"/>
              <w:right w:w="100" w:type="dxa"/>
            </w:tcMar>
          </w:tcPr>
          <w:p w14:paraId="0000036D"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80" w:type="dxa"/>
            <w:tcBorders>
              <w:top w:val="nil"/>
              <w:left w:val="nil"/>
              <w:bottom w:val="nil"/>
              <w:right w:val="nil"/>
            </w:tcBorders>
            <w:shd w:val="clear" w:color="auto" w:fill="auto"/>
            <w:tcMar>
              <w:top w:w="100" w:type="dxa"/>
              <w:left w:w="100" w:type="dxa"/>
              <w:bottom w:w="100" w:type="dxa"/>
              <w:right w:w="100" w:type="dxa"/>
            </w:tcMar>
          </w:tcPr>
          <w:p w14:paraId="0000036E"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275" w:type="dxa"/>
            <w:tcBorders>
              <w:top w:val="nil"/>
              <w:left w:val="nil"/>
              <w:bottom w:val="nil"/>
              <w:right w:val="nil"/>
            </w:tcBorders>
            <w:shd w:val="clear" w:color="auto" w:fill="auto"/>
            <w:tcMar>
              <w:top w:w="100" w:type="dxa"/>
              <w:left w:w="100" w:type="dxa"/>
              <w:bottom w:w="100" w:type="dxa"/>
              <w:right w:w="100" w:type="dxa"/>
            </w:tcMar>
          </w:tcPr>
          <w:p w14:paraId="0000036F"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140" w:type="dxa"/>
            <w:tcBorders>
              <w:top w:val="nil"/>
              <w:left w:val="nil"/>
              <w:bottom w:val="nil"/>
              <w:right w:val="nil"/>
            </w:tcBorders>
            <w:shd w:val="clear" w:color="auto" w:fill="auto"/>
            <w:tcMar>
              <w:top w:w="100" w:type="dxa"/>
              <w:left w:w="100" w:type="dxa"/>
              <w:bottom w:w="100" w:type="dxa"/>
              <w:right w:w="100" w:type="dxa"/>
            </w:tcMar>
          </w:tcPr>
          <w:p w14:paraId="00000370" w14:textId="77777777" w:rsidR="0080229F" w:rsidRDefault="001758B4">
            <w:pPr>
              <w:jc w:val="center"/>
              <w:rPr>
                <w:rFonts w:ascii="Times New Roman" w:eastAsia="Times New Roman" w:hAnsi="Times New Roman" w:cs="Times New Roman"/>
                <w:b/>
              </w:rPr>
            </w:pPr>
            <w:r>
              <w:rPr>
                <w:rFonts w:ascii="Times New Roman" w:eastAsia="Times New Roman" w:hAnsi="Times New Roman" w:cs="Times New Roman"/>
                <w:b/>
              </w:rPr>
              <w:t>+</w:t>
            </w:r>
          </w:p>
        </w:tc>
      </w:tr>
      <w:tr w:rsidR="0080229F" w14:paraId="547BA07F" w14:textId="77777777">
        <w:trPr>
          <w:trHeight w:val="360"/>
          <w:jc w:val="center"/>
        </w:trPr>
        <w:tc>
          <w:tcPr>
            <w:tcW w:w="1395" w:type="dxa"/>
            <w:vMerge/>
            <w:tcBorders>
              <w:bottom w:val="single" w:sz="12" w:space="0" w:color="000000"/>
              <w:right w:val="nil"/>
            </w:tcBorders>
            <w:shd w:val="clear" w:color="auto" w:fill="auto"/>
            <w:tcMar>
              <w:top w:w="100" w:type="dxa"/>
              <w:left w:w="100" w:type="dxa"/>
              <w:bottom w:w="100" w:type="dxa"/>
              <w:right w:w="100" w:type="dxa"/>
            </w:tcMar>
          </w:tcPr>
          <w:p w14:paraId="00000371" w14:textId="77777777" w:rsidR="0080229F" w:rsidRDefault="0080229F">
            <w:pPr>
              <w:rPr>
                <w:rFonts w:ascii="Times New Roman" w:eastAsia="Times New Roman" w:hAnsi="Times New Roman" w:cs="Times New Roman"/>
              </w:rPr>
            </w:pPr>
          </w:p>
        </w:tc>
        <w:tc>
          <w:tcPr>
            <w:tcW w:w="1485" w:type="dxa"/>
            <w:tcBorders>
              <w:top w:val="nil"/>
              <w:left w:val="nil"/>
              <w:bottom w:val="single" w:sz="12" w:space="0" w:color="000000"/>
              <w:right w:val="nil"/>
            </w:tcBorders>
            <w:shd w:val="clear" w:color="auto" w:fill="auto"/>
            <w:tcMar>
              <w:top w:w="100" w:type="dxa"/>
              <w:left w:w="100" w:type="dxa"/>
              <w:bottom w:w="100" w:type="dxa"/>
              <w:right w:w="100" w:type="dxa"/>
            </w:tcMar>
          </w:tcPr>
          <w:p w14:paraId="00000372" w14:textId="77777777" w:rsidR="0080229F" w:rsidRDefault="001758B4">
            <w:pPr>
              <w:rPr>
                <w:rFonts w:ascii="Times New Roman" w:eastAsia="Times New Roman" w:hAnsi="Times New Roman" w:cs="Times New Roman"/>
              </w:rPr>
            </w:pPr>
            <w:r>
              <w:rPr>
                <w:rFonts w:ascii="Times New Roman" w:eastAsia="Times New Roman" w:hAnsi="Times New Roman" w:cs="Times New Roman"/>
              </w:rPr>
              <w:t>LO-Cisco</w:t>
            </w:r>
          </w:p>
        </w:tc>
        <w:tc>
          <w:tcPr>
            <w:tcW w:w="1110" w:type="dxa"/>
            <w:tcBorders>
              <w:top w:val="nil"/>
              <w:left w:val="nil"/>
              <w:bottom w:val="single" w:sz="12" w:space="0" w:color="000000"/>
              <w:right w:val="nil"/>
            </w:tcBorders>
            <w:shd w:val="clear" w:color="auto" w:fill="auto"/>
            <w:tcMar>
              <w:top w:w="100" w:type="dxa"/>
              <w:left w:w="100" w:type="dxa"/>
              <w:bottom w:w="100" w:type="dxa"/>
              <w:right w:w="100" w:type="dxa"/>
            </w:tcMar>
          </w:tcPr>
          <w:p w14:paraId="00000373"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080" w:type="dxa"/>
            <w:tcBorders>
              <w:top w:val="nil"/>
              <w:left w:val="nil"/>
              <w:bottom w:val="single" w:sz="12" w:space="0" w:color="000000"/>
              <w:right w:val="nil"/>
            </w:tcBorders>
            <w:shd w:val="clear" w:color="auto" w:fill="auto"/>
            <w:tcMar>
              <w:top w:w="100" w:type="dxa"/>
              <w:left w:w="100" w:type="dxa"/>
              <w:bottom w:w="100" w:type="dxa"/>
              <w:right w:w="100" w:type="dxa"/>
            </w:tcMar>
          </w:tcPr>
          <w:p w14:paraId="00000374"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275" w:type="dxa"/>
            <w:tcBorders>
              <w:top w:val="nil"/>
              <w:left w:val="nil"/>
              <w:bottom w:val="single" w:sz="12" w:space="0" w:color="000000"/>
              <w:right w:val="nil"/>
            </w:tcBorders>
            <w:shd w:val="clear" w:color="auto" w:fill="auto"/>
            <w:tcMar>
              <w:top w:w="100" w:type="dxa"/>
              <w:left w:w="100" w:type="dxa"/>
              <w:bottom w:w="100" w:type="dxa"/>
              <w:right w:w="100" w:type="dxa"/>
            </w:tcMar>
          </w:tcPr>
          <w:p w14:paraId="00000375"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c>
          <w:tcPr>
            <w:tcW w:w="1140" w:type="dxa"/>
            <w:tcBorders>
              <w:top w:val="nil"/>
              <w:left w:val="nil"/>
              <w:bottom w:val="single" w:sz="12" w:space="0" w:color="000000"/>
              <w:right w:val="nil"/>
            </w:tcBorders>
            <w:shd w:val="clear" w:color="auto" w:fill="auto"/>
            <w:tcMar>
              <w:top w:w="100" w:type="dxa"/>
              <w:left w:w="100" w:type="dxa"/>
              <w:bottom w:w="100" w:type="dxa"/>
              <w:right w:w="100" w:type="dxa"/>
            </w:tcMar>
          </w:tcPr>
          <w:p w14:paraId="00000376"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rPr>
              <w:t>0</w:t>
            </w:r>
          </w:p>
        </w:tc>
      </w:tr>
    </w:tbl>
    <w:p w14:paraId="00000377" w14:textId="77777777" w:rsidR="0080229F" w:rsidRDefault="0080229F">
      <w:pPr>
        <w:rPr>
          <w:rFonts w:ascii="Times New Roman" w:eastAsia="Times New Roman" w:hAnsi="Times New Roman" w:cs="Times New Roman"/>
        </w:rPr>
      </w:pPr>
    </w:p>
    <w:p w14:paraId="00000378" w14:textId="77777777" w:rsidR="0080229F" w:rsidRDefault="0080229F">
      <w:pPr>
        <w:rPr>
          <w:rFonts w:ascii="Times New Roman" w:eastAsia="Times New Roman" w:hAnsi="Times New Roman" w:cs="Times New Roman"/>
        </w:rPr>
      </w:pPr>
    </w:p>
    <w:p w14:paraId="00000379" w14:textId="77777777" w:rsidR="0080229F" w:rsidRDefault="001758B4">
      <w:pPr>
        <w:rPr>
          <w:rFonts w:ascii="Times New Roman" w:eastAsia="Times New Roman" w:hAnsi="Times New Roman" w:cs="Times New Roman"/>
        </w:rPr>
      </w:pPr>
      <w:r>
        <w:br w:type="page"/>
      </w:r>
      <w:r>
        <w:rPr>
          <w:rFonts w:ascii="Times New Roman" w:eastAsia="Times New Roman" w:hAnsi="Times New Roman" w:cs="Times New Roman"/>
          <w:b/>
        </w:rPr>
        <w:lastRenderedPageBreak/>
        <w:t>FIGURES:</w:t>
      </w:r>
    </w:p>
    <w:p w14:paraId="0000037A" w14:textId="77777777" w:rsidR="0080229F" w:rsidRDefault="0080229F">
      <w:pPr>
        <w:spacing w:line="276" w:lineRule="auto"/>
        <w:rPr>
          <w:rFonts w:ascii="Times New Roman" w:eastAsia="Times New Roman" w:hAnsi="Times New Roman" w:cs="Times New Roman"/>
        </w:rPr>
      </w:pPr>
    </w:p>
    <w:p w14:paraId="0000037B" w14:textId="77777777" w:rsidR="0080229F" w:rsidRDefault="0080229F">
      <w:pPr>
        <w:spacing w:line="276" w:lineRule="auto"/>
        <w:rPr>
          <w:rFonts w:ascii="Times New Roman" w:eastAsia="Times New Roman" w:hAnsi="Times New Roman" w:cs="Times New Roman"/>
        </w:rPr>
      </w:pPr>
    </w:p>
    <w:p w14:paraId="0000037C" w14:textId="77777777" w:rsidR="0080229F" w:rsidRDefault="001758B4">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067C330" wp14:editId="77B7D336">
            <wp:extent cx="6858000" cy="312420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858000" cy="3124200"/>
                    </a:xfrm>
                    <a:prstGeom prst="rect">
                      <a:avLst/>
                    </a:prstGeom>
                    <a:ln/>
                  </pic:spPr>
                </pic:pic>
              </a:graphicData>
            </a:graphic>
          </wp:inline>
        </w:drawing>
      </w:r>
    </w:p>
    <w:p w14:paraId="0000037D" w14:textId="77777777" w:rsidR="0080229F" w:rsidRDefault="0080229F">
      <w:pPr>
        <w:spacing w:line="276" w:lineRule="auto"/>
        <w:rPr>
          <w:rFonts w:ascii="Times New Roman" w:eastAsia="Times New Roman" w:hAnsi="Times New Roman" w:cs="Times New Roman"/>
        </w:rPr>
      </w:pPr>
    </w:p>
    <w:p w14:paraId="0000037E"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rPr>
        <w:t>Figure 1. Map showing the location of each lake (LS = Lake Superior; LO = Lake Ontario; LK = Lake Southern Konnevesi) sampled in North America (A) and Europe (B).</w:t>
      </w:r>
    </w:p>
    <w:p w14:paraId="0000037F" w14:textId="77777777" w:rsidR="0080229F" w:rsidRDefault="0080229F">
      <w:pPr>
        <w:spacing w:line="276" w:lineRule="auto"/>
        <w:rPr>
          <w:rFonts w:ascii="Times New Roman" w:eastAsia="Times New Roman" w:hAnsi="Times New Roman" w:cs="Times New Roman"/>
        </w:rPr>
      </w:pPr>
    </w:p>
    <w:p w14:paraId="00000380" w14:textId="77777777" w:rsidR="0080229F" w:rsidRDefault="0080229F">
      <w:pPr>
        <w:spacing w:line="276" w:lineRule="auto"/>
        <w:rPr>
          <w:rFonts w:ascii="Times New Roman" w:eastAsia="Times New Roman" w:hAnsi="Times New Roman" w:cs="Times New Roman"/>
        </w:rPr>
      </w:pPr>
    </w:p>
    <w:p w14:paraId="00000381" w14:textId="77777777" w:rsidR="0080229F" w:rsidRDefault="0080229F">
      <w:pPr>
        <w:spacing w:line="276" w:lineRule="auto"/>
        <w:rPr>
          <w:rFonts w:ascii="Times New Roman" w:eastAsia="Times New Roman" w:hAnsi="Times New Roman" w:cs="Times New Roman"/>
        </w:rPr>
      </w:pPr>
    </w:p>
    <w:p w14:paraId="00000382" w14:textId="77777777" w:rsidR="0080229F" w:rsidRDefault="0080229F">
      <w:pPr>
        <w:spacing w:line="276" w:lineRule="auto"/>
        <w:rPr>
          <w:rFonts w:ascii="Times New Roman" w:eastAsia="Times New Roman" w:hAnsi="Times New Roman" w:cs="Times New Roman"/>
        </w:rPr>
      </w:pPr>
    </w:p>
    <w:p w14:paraId="00000383" w14:textId="77777777" w:rsidR="0080229F" w:rsidRDefault="001758B4">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2EC975" wp14:editId="37F37DAC">
            <wp:extent cx="4876800" cy="246888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6569" b="66250"/>
                    <a:stretch>
                      <a:fillRect/>
                    </a:stretch>
                  </pic:blipFill>
                  <pic:spPr>
                    <a:xfrm>
                      <a:off x="0" y="0"/>
                      <a:ext cx="4876800" cy="2468880"/>
                    </a:xfrm>
                    <a:prstGeom prst="rect">
                      <a:avLst/>
                    </a:prstGeom>
                    <a:ln/>
                  </pic:spPr>
                </pic:pic>
              </a:graphicData>
            </a:graphic>
          </wp:inline>
        </w:drawing>
      </w:r>
    </w:p>
    <w:p w14:paraId="00000384" w14:textId="77777777" w:rsidR="0080229F" w:rsidRDefault="0080229F">
      <w:pPr>
        <w:spacing w:line="276" w:lineRule="auto"/>
        <w:rPr>
          <w:rFonts w:ascii="Times New Roman" w:eastAsia="Times New Roman" w:hAnsi="Times New Roman" w:cs="Times New Roman"/>
        </w:rPr>
      </w:pPr>
    </w:p>
    <w:p w14:paraId="00000385"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rPr>
        <w:t>Figure 2. Crossbreeding design used for fertilizations.</w:t>
      </w:r>
    </w:p>
    <w:p w14:paraId="00000386" w14:textId="77777777" w:rsidR="0080229F" w:rsidRDefault="001758B4">
      <w:pPr>
        <w:rPr>
          <w:rFonts w:ascii="Times New Roman" w:eastAsia="Times New Roman" w:hAnsi="Times New Roman" w:cs="Times New Roman"/>
        </w:rPr>
      </w:pPr>
      <w:r>
        <w:br w:type="page"/>
      </w:r>
    </w:p>
    <w:p w14:paraId="00000387" w14:textId="77777777" w:rsidR="0080229F" w:rsidRDefault="001758B4">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329061B" wp14:editId="27DBEC63">
            <wp:extent cx="6858000" cy="685800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858000" cy="6858000"/>
                    </a:xfrm>
                    <a:prstGeom prst="rect">
                      <a:avLst/>
                    </a:prstGeom>
                    <a:ln/>
                  </pic:spPr>
                </pic:pic>
              </a:graphicData>
            </a:graphic>
          </wp:inline>
        </w:drawing>
      </w:r>
    </w:p>
    <w:p w14:paraId="00000388" w14:textId="77777777" w:rsidR="0080229F" w:rsidRDefault="0080229F">
      <w:pPr>
        <w:spacing w:line="276" w:lineRule="auto"/>
        <w:jc w:val="center"/>
        <w:rPr>
          <w:rFonts w:ascii="Times New Roman" w:eastAsia="Times New Roman" w:hAnsi="Times New Roman" w:cs="Times New Roman"/>
        </w:rPr>
      </w:pPr>
    </w:p>
    <w:p w14:paraId="00000389"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rPr>
        <w:t>Figure 3. Mean embryo survival (%), incubation period (number of days post-fertilization; DPF), and incubation period (accumulated degree days (°C); ADD) at each incubation temperature (°C; left) and standardized temperature responses within each study group (right) from Lake Southern Konnevesi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and LK-Whitefish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Error bars indicate standard error.</w:t>
      </w:r>
      <w:r>
        <w:br w:type="page"/>
      </w:r>
    </w:p>
    <w:p w14:paraId="0000038A"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B085CBE" wp14:editId="4ADAC980">
            <wp:extent cx="6858000" cy="39243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858000" cy="3924300"/>
                    </a:xfrm>
                    <a:prstGeom prst="rect">
                      <a:avLst/>
                    </a:prstGeom>
                    <a:ln/>
                  </pic:spPr>
                </pic:pic>
              </a:graphicData>
            </a:graphic>
          </wp:inline>
        </w:drawing>
      </w:r>
    </w:p>
    <w:p w14:paraId="0000038B"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rPr>
        <w:t>Figure 4. Mean percent of total phenotypic variation across temperature treatments for embryo survival,  incubation period (number of days post-fertilization; DPF), and incubation period (accumulated degree days (°C); ADD) from Lake Southern Konnevesi vendace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Lake Superior cisco (LS-Cisco (</w:t>
      </w:r>
      <w:r>
        <w:rPr>
          <w:rFonts w:ascii="Times New Roman" w:eastAsia="Times New Roman" w:hAnsi="Times New Roman" w:cs="Times New Roman"/>
          <w:i/>
        </w:rPr>
        <w:t>C. artedi</w:t>
      </w:r>
      <w:r>
        <w:rPr>
          <w:rFonts w:ascii="Times New Roman" w:eastAsia="Times New Roman" w:hAnsi="Times New Roman" w:cs="Times New Roman"/>
        </w:rPr>
        <w:t>)), and Lake Ontario cisco (LO-Cisco). Error bars indicate standard deviation.</w:t>
      </w:r>
    </w:p>
    <w:p w14:paraId="0000038C" w14:textId="77777777" w:rsidR="0080229F" w:rsidRDefault="0080229F">
      <w:pPr>
        <w:spacing w:line="276" w:lineRule="auto"/>
        <w:jc w:val="center"/>
        <w:rPr>
          <w:rFonts w:ascii="Times New Roman" w:eastAsia="Times New Roman" w:hAnsi="Times New Roman" w:cs="Times New Roman"/>
        </w:rPr>
      </w:pPr>
    </w:p>
    <w:p w14:paraId="0000038D" w14:textId="77777777" w:rsidR="0080229F" w:rsidRDefault="001758B4">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6712398" wp14:editId="7D6F4DDD">
            <wp:extent cx="6858000" cy="53340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858000" cy="5334000"/>
                    </a:xfrm>
                    <a:prstGeom prst="rect">
                      <a:avLst/>
                    </a:prstGeom>
                    <a:ln/>
                  </pic:spPr>
                </pic:pic>
              </a:graphicData>
            </a:graphic>
          </wp:inline>
        </w:drawing>
      </w:r>
    </w:p>
    <w:p w14:paraId="0000038E" w14:textId="77777777" w:rsidR="0080229F" w:rsidRDefault="0080229F">
      <w:pPr>
        <w:spacing w:line="276" w:lineRule="auto"/>
        <w:rPr>
          <w:rFonts w:ascii="Times New Roman" w:eastAsia="Times New Roman" w:hAnsi="Times New Roman" w:cs="Times New Roman"/>
        </w:rPr>
      </w:pPr>
    </w:p>
    <w:p w14:paraId="0000038F" w14:textId="77777777" w:rsidR="0080229F" w:rsidRDefault="001758B4">
      <w:pPr>
        <w:spacing w:line="276" w:lineRule="auto"/>
        <w:rPr>
          <w:rFonts w:ascii="Times New Roman" w:eastAsia="Times New Roman" w:hAnsi="Times New Roman" w:cs="Times New Roman"/>
          <w:shd w:val="clear" w:color="auto" w:fill="F4CCCC"/>
        </w:rPr>
      </w:pPr>
      <w:r>
        <w:rPr>
          <w:rFonts w:ascii="Times New Roman" w:eastAsia="Times New Roman" w:hAnsi="Times New Roman" w:cs="Times New Roman"/>
        </w:rPr>
        <w:t>Figure 5. Mean length-at-hatch (LAH) and yolk-sac volume (YSV) at each incubation temperature (°C; left) and standardized temperature responses within each study group (right) from Lake Southern Konnevesi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and LK-Whitefish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Error bars indicate standard error.</w:t>
      </w:r>
    </w:p>
    <w:p w14:paraId="00000390" w14:textId="77777777" w:rsidR="0080229F" w:rsidRDefault="001758B4">
      <w:pPr>
        <w:spacing w:line="276" w:lineRule="auto"/>
        <w:rPr>
          <w:rFonts w:ascii="Times New Roman" w:eastAsia="Times New Roman" w:hAnsi="Times New Roman" w:cs="Times New Roman"/>
        </w:rPr>
      </w:pPr>
      <w:r>
        <w:br w:type="page"/>
      </w:r>
    </w:p>
    <w:p w14:paraId="00000391"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0B1AB6" wp14:editId="6F0C82AB">
            <wp:extent cx="6858000" cy="548640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858000" cy="5486400"/>
                    </a:xfrm>
                    <a:prstGeom prst="rect">
                      <a:avLst/>
                    </a:prstGeom>
                    <a:ln/>
                  </pic:spPr>
                </pic:pic>
              </a:graphicData>
            </a:graphic>
          </wp:inline>
        </w:drawing>
      </w:r>
    </w:p>
    <w:p w14:paraId="00000392"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rPr>
        <w:t>Figure 6. Mean percent of total phenotypic variation across temperature treatments for length-at-hatch and yolk-sac volume from Lake Southern Konnevesi vendace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Lake Superior cisco (LS-Cisco (</w:t>
      </w:r>
      <w:r>
        <w:rPr>
          <w:rFonts w:ascii="Times New Roman" w:eastAsia="Times New Roman" w:hAnsi="Times New Roman" w:cs="Times New Roman"/>
          <w:i/>
        </w:rPr>
        <w:t>C. artedi</w:t>
      </w:r>
      <w:r>
        <w:rPr>
          <w:rFonts w:ascii="Times New Roman" w:eastAsia="Times New Roman" w:hAnsi="Times New Roman" w:cs="Times New Roman"/>
        </w:rPr>
        <w:t>)), and Lake Ontario cisco (LO-Cisco). Error bars indicate standard deviation.</w:t>
      </w:r>
    </w:p>
    <w:p w14:paraId="00000393" w14:textId="77777777" w:rsidR="0080229F" w:rsidRDefault="001758B4">
      <w:pPr>
        <w:spacing w:line="276" w:lineRule="auto"/>
        <w:rPr>
          <w:rFonts w:ascii="Times New Roman" w:eastAsia="Times New Roman" w:hAnsi="Times New Roman" w:cs="Times New Roman"/>
        </w:rPr>
      </w:pPr>
      <w:r>
        <w:br w:type="page"/>
      </w:r>
    </w:p>
    <w:p w14:paraId="00000394"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DFDD00F" wp14:editId="1D23A5B2">
            <wp:extent cx="6858000" cy="4572000"/>
            <wp:effectExtent l="0" t="0" r="0" b="0"/>
            <wp:docPr id="39" name="image4.png" descr="Graphical user interface, 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chart, line chart&#10;&#10;Description automatically generated"/>
                    <pic:cNvPicPr preferRelativeResize="0"/>
                  </pic:nvPicPr>
                  <pic:blipFill>
                    <a:blip r:embed="rId20"/>
                    <a:srcRect/>
                    <a:stretch>
                      <a:fillRect/>
                    </a:stretch>
                  </pic:blipFill>
                  <pic:spPr>
                    <a:xfrm>
                      <a:off x="0" y="0"/>
                      <a:ext cx="6858000" cy="4572000"/>
                    </a:xfrm>
                    <a:prstGeom prst="rect">
                      <a:avLst/>
                    </a:prstGeom>
                    <a:ln/>
                  </pic:spPr>
                </pic:pic>
              </a:graphicData>
            </a:graphic>
          </wp:inline>
        </w:drawing>
      </w:r>
    </w:p>
    <w:p w14:paraId="00000395" w14:textId="77777777" w:rsidR="0080229F" w:rsidRDefault="0080229F">
      <w:pPr>
        <w:spacing w:line="276" w:lineRule="auto"/>
        <w:rPr>
          <w:rFonts w:ascii="Times New Roman" w:eastAsia="Times New Roman" w:hAnsi="Times New Roman" w:cs="Times New Roman"/>
        </w:rPr>
      </w:pPr>
    </w:p>
    <w:p w14:paraId="00000396"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rPr>
        <w:t>Figure 7. Theoretical winter incubation periods and responses of embryo demographics under normal (2.0°C; blue) and hypothetical warm (5.0°C; orange) winter thermal regimes. The shaded regions indicate spawning periods (left) and hatching periods (right) for cisco (</w:t>
      </w:r>
      <w:r>
        <w:rPr>
          <w:rFonts w:ascii="Times New Roman" w:eastAsia="Times New Roman" w:hAnsi="Times New Roman" w:cs="Times New Roman"/>
          <w:i/>
        </w:rPr>
        <w:t>Coregonus artedi</w:t>
      </w:r>
      <w:r>
        <w:rPr>
          <w:rFonts w:ascii="Times New Roman" w:eastAsia="Times New Roman" w:hAnsi="Times New Roman" w:cs="Times New Roman"/>
        </w:rPr>
        <w:t xml:space="preserve">) that typically occur between 3-4°C. The 2.0°C temperature regime is water temperature data collected from Lake Superior at 10-m depth in 2018. </w:t>
      </w:r>
    </w:p>
    <w:p w14:paraId="00000397" w14:textId="77777777" w:rsidR="0080229F" w:rsidRDefault="0080229F">
      <w:pPr>
        <w:spacing w:line="276" w:lineRule="auto"/>
        <w:rPr>
          <w:rFonts w:ascii="Times New Roman" w:eastAsia="Times New Roman" w:hAnsi="Times New Roman" w:cs="Times New Roman"/>
        </w:rPr>
      </w:pPr>
    </w:p>
    <w:p w14:paraId="00000398" w14:textId="77777777" w:rsidR="0080229F" w:rsidRDefault="001758B4">
      <w:pPr>
        <w:spacing w:line="276" w:lineRule="auto"/>
        <w:rPr>
          <w:rFonts w:ascii="Times New Roman" w:eastAsia="Times New Roman" w:hAnsi="Times New Roman" w:cs="Times New Roman"/>
        </w:rPr>
      </w:pPr>
      <w:r>
        <w:br w:type="page"/>
      </w:r>
    </w:p>
    <w:p w14:paraId="00000399" w14:textId="77777777" w:rsidR="0080229F" w:rsidRDefault="00F571E0">
      <w:pPr>
        <w:rPr>
          <w:rFonts w:ascii="Times New Roman" w:eastAsia="Times New Roman" w:hAnsi="Times New Roman" w:cs="Times New Roman"/>
        </w:rPr>
      </w:pPr>
      <w:sdt>
        <w:sdtPr>
          <w:tag w:val="goog_rdk_29"/>
          <w:id w:val="1267815778"/>
        </w:sdtPr>
        <w:sdtContent>
          <w:commentRangeStart w:id="29"/>
        </w:sdtContent>
      </w:sdt>
      <w:r w:rsidR="001758B4">
        <w:rPr>
          <w:rFonts w:ascii="Times New Roman" w:eastAsia="Times New Roman" w:hAnsi="Times New Roman" w:cs="Times New Roman"/>
          <w:b/>
        </w:rPr>
        <w:t>APPENDIX</w:t>
      </w:r>
      <w:commentRangeEnd w:id="29"/>
      <w:r w:rsidR="001758B4">
        <w:commentReference w:id="29"/>
      </w:r>
      <w:r w:rsidR="001758B4">
        <w:rPr>
          <w:rFonts w:ascii="Times New Roman" w:eastAsia="Times New Roman" w:hAnsi="Times New Roman" w:cs="Times New Roman"/>
          <w:b/>
        </w:rPr>
        <w:t>:</w:t>
      </w:r>
    </w:p>
    <w:p w14:paraId="0000039A" w14:textId="77777777" w:rsidR="0080229F" w:rsidRDefault="0080229F">
      <w:pPr>
        <w:spacing w:line="276" w:lineRule="auto"/>
        <w:rPr>
          <w:rFonts w:ascii="Times New Roman" w:eastAsia="Times New Roman" w:hAnsi="Times New Roman" w:cs="Times New Roman"/>
        </w:rPr>
      </w:pPr>
    </w:p>
    <w:p w14:paraId="0000039B"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rPr>
        <w:t>SI Table 1. Phenotypic variance component analysis for embryo survival (%), incubation period (number of days post-fertilization; DPF), and incubation period (accumulated degree-days; ADD) from Lake Southern Konnevesi vendace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Lake Superior cisco (LS-Cisco (</w:t>
      </w:r>
      <w:r>
        <w:rPr>
          <w:rFonts w:ascii="Times New Roman" w:eastAsia="Times New Roman" w:hAnsi="Times New Roman" w:cs="Times New Roman"/>
          <w:i/>
        </w:rPr>
        <w:t>C. artedi</w:t>
      </w:r>
      <w:r>
        <w:rPr>
          <w:rFonts w:ascii="Times New Roman" w:eastAsia="Times New Roman" w:hAnsi="Times New Roman" w:cs="Times New Roman"/>
        </w:rPr>
        <w:t>)), and Lake Ontario cisco (LO-Cisco) across each incubation temperature treatment (°C).</w:t>
      </w:r>
    </w:p>
    <w:p w14:paraId="0000039C" w14:textId="77777777" w:rsidR="0080229F" w:rsidRDefault="0080229F">
      <w:pPr>
        <w:spacing w:line="276" w:lineRule="auto"/>
        <w:rPr>
          <w:rFonts w:ascii="Times New Roman" w:eastAsia="Times New Roman" w:hAnsi="Times New Roman" w:cs="Times New Roman"/>
        </w:rPr>
      </w:pPr>
    </w:p>
    <w:p w14:paraId="0000039D" w14:textId="77777777" w:rsidR="0080229F" w:rsidRDefault="00F571E0">
      <w:pPr>
        <w:spacing w:line="276" w:lineRule="auto"/>
        <w:rPr>
          <w:rFonts w:ascii="Times New Roman" w:eastAsia="Times New Roman" w:hAnsi="Times New Roman" w:cs="Times New Roman"/>
        </w:rPr>
      </w:pPr>
      <w:hyperlink r:id="rId21">
        <w:r w:rsidR="001758B4">
          <w:rPr>
            <w:rFonts w:ascii="Times New Roman" w:eastAsia="Times New Roman" w:hAnsi="Times New Roman" w:cs="Times New Roman"/>
            <w:color w:val="1155CC"/>
            <w:u w:val="single"/>
          </w:rPr>
          <w:t>https://drive.google.com/file/d/1cfyAJjCw9IuF6fyL7nvYYmefiCJE8ioF/view?usp=sharing</w:t>
        </w:r>
      </w:hyperlink>
    </w:p>
    <w:p w14:paraId="0000039E" w14:textId="77777777" w:rsidR="0080229F" w:rsidRDefault="0080229F">
      <w:pPr>
        <w:spacing w:line="276" w:lineRule="auto"/>
        <w:rPr>
          <w:rFonts w:ascii="Times New Roman" w:eastAsia="Times New Roman" w:hAnsi="Times New Roman" w:cs="Times New Roman"/>
        </w:rPr>
      </w:pPr>
    </w:p>
    <w:p w14:paraId="0000039F" w14:textId="77777777" w:rsidR="0080229F" w:rsidRDefault="0080229F">
      <w:pPr>
        <w:spacing w:line="276" w:lineRule="auto"/>
        <w:rPr>
          <w:rFonts w:ascii="Times New Roman" w:eastAsia="Times New Roman" w:hAnsi="Times New Roman" w:cs="Times New Roman"/>
        </w:rPr>
      </w:pPr>
    </w:p>
    <w:p w14:paraId="000003A0" w14:textId="77777777" w:rsidR="0080229F" w:rsidRDefault="0080229F">
      <w:pPr>
        <w:spacing w:line="276" w:lineRule="auto"/>
        <w:rPr>
          <w:rFonts w:ascii="Times New Roman" w:eastAsia="Times New Roman" w:hAnsi="Times New Roman" w:cs="Times New Roman"/>
        </w:rPr>
      </w:pPr>
    </w:p>
    <w:p w14:paraId="000003A1" w14:textId="77777777" w:rsidR="0080229F" w:rsidRDefault="0080229F">
      <w:pPr>
        <w:spacing w:line="276" w:lineRule="auto"/>
        <w:rPr>
          <w:rFonts w:ascii="Times New Roman" w:eastAsia="Times New Roman" w:hAnsi="Times New Roman" w:cs="Times New Roman"/>
        </w:rPr>
      </w:pPr>
    </w:p>
    <w:p w14:paraId="000003A2" w14:textId="77777777" w:rsidR="0080229F" w:rsidRDefault="001758B4">
      <w:pPr>
        <w:spacing w:line="276" w:lineRule="auto"/>
        <w:rPr>
          <w:rFonts w:ascii="Times New Roman" w:eastAsia="Times New Roman" w:hAnsi="Times New Roman" w:cs="Times New Roman"/>
        </w:rPr>
      </w:pPr>
      <w:r>
        <w:rPr>
          <w:rFonts w:ascii="Times New Roman" w:eastAsia="Times New Roman" w:hAnsi="Times New Roman" w:cs="Times New Roman"/>
        </w:rPr>
        <w:t>SI Table 2. Phenotypic variance component analysis for length-at-hatch (mm) and yolk-sac volume (mm</w:t>
      </w:r>
      <w:r>
        <w:rPr>
          <w:rFonts w:ascii="Times New Roman" w:eastAsia="Times New Roman" w:hAnsi="Times New Roman" w:cs="Times New Roman"/>
          <w:vertAlign w:val="superscript"/>
        </w:rPr>
        <w:t>3</w:t>
      </w:r>
      <w:r>
        <w:rPr>
          <w:rFonts w:ascii="Times New Roman" w:eastAsia="Times New Roman" w:hAnsi="Times New Roman" w:cs="Times New Roman"/>
        </w:rPr>
        <w:t>) from Lake Southern Konnevesi vendace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Lake Superior cisco (LS-Cisco (</w:t>
      </w:r>
      <w:r>
        <w:rPr>
          <w:rFonts w:ascii="Times New Roman" w:eastAsia="Times New Roman" w:hAnsi="Times New Roman" w:cs="Times New Roman"/>
          <w:i/>
        </w:rPr>
        <w:t>C. artedi</w:t>
      </w:r>
      <w:r>
        <w:rPr>
          <w:rFonts w:ascii="Times New Roman" w:eastAsia="Times New Roman" w:hAnsi="Times New Roman" w:cs="Times New Roman"/>
        </w:rPr>
        <w:t>)), and Lake Ontario cisco (LO-Cisco) across each incubation temperature treatment (°C).</w:t>
      </w:r>
    </w:p>
    <w:p w14:paraId="000003A3" w14:textId="77777777" w:rsidR="0080229F" w:rsidRDefault="0080229F">
      <w:pPr>
        <w:spacing w:line="276" w:lineRule="auto"/>
        <w:rPr>
          <w:rFonts w:ascii="Times New Roman" w:eastAsia="Times New Roman" w:hAnsi="Times New Roman" w:cs="Times New Roman"/>
        </w:rPr>
      </w:pPr>
    </w:p>
    <w:p w14:paraId="000003A4" w14:textId="77777777" w:rsidR="0080229F" w:rsidRDefault="00F571E0">
      <w:pPr>
        <w:spacing w:line="276" w:lineRule="auto"/>
        <w:rPr>
          <w:rFonts w:ascii="Times New Roman" w:eastAsia="Times New Roman" w:hAnsi="Times New Roman" w:cs="Times New Roman"/>
        </w:rPr>
      </w:pPr>
      <w:hyperlink r:id="rId22">
        <w:r w:rsidR="001758B4">
          <w:rPr>
            <w:rFonts w:ascii="Times New Roman" w:eastAsia="Times New Roman" w:hAnsi="Times New Roman" w:cs="Times New Roman"/>
            <w:color w:val="1155CC"/>
            <w:u w:val="single"/>
          </w:rPr>
          <w:t>https://drive.google.com/file/d/1EkgOcGoUUie4hpVH0SSJqvaVbEykUqhU/view?usp=sharing</w:t>
        </w:r>
      </w:hyperlink>
    </w:p>
    <w:p w14:paraId="000003A5" w14:textId="77777777" w:rsidR="0080229F" w:rsidRDefault="0080229F">
      <w:pPr>
        <w:spacing w:line="276" w:lineRule="auto"/>
        <w:rPr>
          <w:rFonts w:ascii="Times New Roman" w:eastAsia="Times New Roman" w:hAnsi="Times New Roman" w:cs="Times New Roman"/>
        </w:rPr>
      </w:pPr>
    </w:p>
    <w:p w14:paraId="000003A6" w14:textId="77777777" w:rsidR="0080229F" w:rsidRDefault="0080229F">
      <w:pPr>
        <w:spacing w:line="276" w:lineRule="auto"/>
        <w:rPr>
          <w:rFonts w:ascii="Times New Roman" w:eastAsia="Times New Roman" w:hAnsi="Times New Roman" w:cs="Times New Roman"/>
        </w:rPr>
      </w:pPr>
    </w:p>
    <w:sectPr w:rsidR="0080229F">
      <w:pgSz w:w="12240" w:h="15840"/>
      <w:pgMar w:top="432" w:right="720" w:bottom="432"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ha Karjalainen" w:date="2020-11-23T17:46:00Z" w:initials="">
    <w:p w14:paraId="000003AB"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it would be nice to reflect better the content and main findings. Nothing to propose yet but somehow I feel that it would be nice to highlight similarities (response to different temperatures) and differences (different level of population curves)</w:t>
      </w:r>
    </w:p>
  </w:comment>
  <w:comment w:id="1" w:author="Taylor Stewart" w:date="2020-11-16T09:03:00Z" w:initials="">
    <w:p w14:paraId="000003B2"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open to changing the title if anyone has suggestions.</w:t>
      </w:r>
    </w:p>
  </w:comment>
  <w:comment w:id="2" w:author="Jason Stockwell" w:date="2020-12-04T11:17:00Z" w:initials="">
    <w:p w14:paraId="000003C5"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"are" or "is"?</w:t>
      </w:r>
    </w:p>
  </w:comment>
  <w:comment w:id="3" w:author="Emilien Lasne" w:date="2020-11-25T10:25:00Z" w:initials="">
    <w:p w14:paraId="000003AC"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we should not mention this latitudinal gradient approach, as we do not have real gradients (a real gradient approach would make sense to me only at an intra-specific level). Maybe we just should say that the objective is to compare the response patterns of embryos from various species/populations to an experimental thermal gradient.</w:t>
      </w:r>
    </w:p>
    <w:p w14:paraId="000003AD"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can discuss about this of course.</w:t>
      </w:r>
    </w:p>
    <w:p w14:paraId="000003AE"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 addition,, I think that we do not highlight the fact that we share methods that make things comparable. This is really a new global approach.</w:t>
      </w:r>
    </w:p>
  </w:comment>
  <w:comment w:id="4" w:author="Taylor Stewart" w:date="2020-12-01T22:14:00Z" w:initials="">
    <w:p w14:paraId="000003AF"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Read this revision and let me know your thoughts, please.</w:t>
      </w:r>
    </w:p>
  </w:comment>
  <w:comment w:id="5" w:author="Taylor Stewart" w:date="2020-12-04T00:09:00Z" w:initials="">
    <w:p w14:paraId="000003C1"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Juha or Emilien, can you fill in information for these species?</w:t>
      </w:r>
    </w:p>
  </w:comment>
  <w:comment w:id="6" w:author="Taylor Stewart" w:date="2020-12-04T13:35:00Z" w:initials="">
    <w:p w14:paraId="000003C7"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Include this as a figure or just present the data? </w:t>
      </w:r>
    </w:p>
    <w:p w14:paraId="000003C8"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p>
    <w:p w14:paraId="000003C9"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had to use satellite data for Lake Ontario so it is surface temperature. The spawning grounds are only a few meters deep so this should be close to spawning ground temperatures but ice may impact this measurement.</w:t>
      </w:r>
    </w:p>
  </w:comment>
  <w:comment w:id="7" w:author="Taylor Stewart" w:date="2020-12-08T19:02:00Z" w:initials="">
    <w:p w14:paraId="000003C6"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really hard to quantify. I would assume it varied between labs. also varied based on intensity of hatching that day.</w:t>
      </w:r>
    </w:p>
  </w:comment>
  <w:comment w:id="9" w:author="Emilien Lasne" w:date="2020-11-27T09:36:00Z" w:initials="">
    <w:p w14:paraId="000003B4"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 you integrated egg size as a fixed effect? Did you measure individual egg size (image analysis) ?</w:t>
      </w:r>
    </w:p>
  </w:comment>
  <w:comment w:id="10" w:author="Taylor Stewart" w:date="2020-11-28T14:02:00Z" w:initials="">
    <w:p w14:paraId="000003B5"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For North America, we have individual egg diameter measurements for every female, but not mass. Finland initially measured just mass. I asked </w:t>
      </w:r>
      <w:proofErr w:type="spellStart"/>
      <w:r>
        <w:rPr>
          <w:rFonts w:ascii="Arial" w:eastAsia="Arial" w:hAnsi="Arial" w:cs="Arial"/>
          <w:color w:val="000000"/>
          <w:sz w:val="22"/>
          <w:szCs w:val="22"/>
        </w:rPr>
        <w:t>Juha</w:t>
      </w:r>
      <w:proofErr w:type="spellEnd"/>
      <w:r>
        <w:rPr>
          <w:rFonts w:ascii="Arial" w:eastAsia="Arial" w:hAnsi="Arial" w:cs="Arial"/>
          <w:color w:val="000000"/>
          <w:sz w:val="22"/>
          <w:szCs w:val="22"/>
        </w:rPr>
        <w:t xml:space="preserve"> if they had any images from fertilization that egg diameter could be measured from. They had some images but not for every female. </w:t>
      </w:r>
    </w:p>
    <w:p w14:paraId="000003B6"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p>
    <w:p w14:paraId="000003B7"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Egg size was not included in the model. Female and egg size are symmetrical (i.e., each offspring from one female will have the same mean egg size). The only difference is a categorical variable versus a numerical variable but each variable represents the same thing. Because the egg size is a mean value, that will cause the numeric values to be treated as a dummy variable and behave exactly as a categorical variable would in the model.</w:t>
      </w:r>
    </w:p>
    <w:p w14:paraId="000003B8"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p>
    <w:p w14:paraId="000003B9"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test this, I added egg size in the model for cisco. The model is overfit and leads to a singularity (perfect linear relationship between variables) when both variables are included. If you force replace female in the model for the mean egg size for each female, the model fit is identical. Because the data available between NA and FI is not the same, I used female only.</w:t>
      </w:r>
    </w:p>
  </w:comment>
  <w:comment w:id="11" w:author="Jason Stockwell" w:date="2020-12-07T13:58:00Z" w:initials="">
    <w:p w14:paraId="000003CD"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not read any revisions to Methods since I commented before. Seems like you are NOT doing a species x temperature ANOVA for LK because there is clearly a species difference in ES and you do not mention that result (and not in Table 4). Off the top of my head, it seems like this would be really interesting because of the lower levels and sharper drop of for whitefish, even though the vendace (and their eggs) are much smaller. So cross-species maternal size and egg size are not indicative of what you might expect?</w:t>
      </w:r>
    </w:p>
  </w:comment>
  <w:comment w:id="12" w:author="Taylor Stewart" w:date="2020-12-07T22:36:00Z" w:initials="">
    <w:p w14:paraId="000003CE"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_Marked as resolved_</w:t>
      </w:r>
    </w:p>
  </w:comment>
  <w:comment w:id="13" w:author="Taylor Stewart" w:date="2020-12-07T22:58:00Z" w:initials="">
    <w:p w14:paraId="000003CF"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_Re-opened_</w:t>
      </w:r>
    </w:p>
  </w:comment>
  <w:comment w:id="14" w:author="Taylor Stewart" w:date="2020-12-09T13:07:00Z" w:initials="">
    <w:p w14:paraId="000003BE"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Does it make sense to run a post-hoc test on the percent change data? Then we have statistics to support that a temperature was different among groups. for example, LK-Whitefish and LO-Cisco had different responses at 4.5C, etc.</w:t>
      </w:r>
    </w:p>
    <w:p w14:paraId="000003BF"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p>
    <w:p w14:paraId="000003C0"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 just be more 'clutter' in an already busy paper so maybe wait until review and do if needed?</w:t>
      </w:r>
    </w:p>
  </w:comment>
  <w:comment w:id="15" w:author="Taylor Stewart" w:date="2020-12-07T23:12:00Z" w:initials="">
    <w:p w14:paraId="000003C2"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still need to be careful here and not say who is higher, lower, etc. because they are different species and likely have different basal levels for each trait (we know different adult size and egg size). I purposely tried to only describe the interaction. The main takeaway is contrasting responses between two species in the same lake, not who is higher than the other.</w:t>
      </w:r>
    </w:p>
  </w:comment>
  <w:comment w:id="16" w:author="Taylor Stewart" w:date="2020-12-09T13:08:00Z" w:initials="">
    <w:p w14:paraId="000003BD"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going to add a lot of information to the paper but seems like two different storylines...</w:t>
      </w:r>
    </w:p>
  </w:comment>
  <w:comment w:id="17" w:author="Jason Stockwell" w:date="2020-12-04T14:34:00Z" w:initials="">
    <w:p w14:paraId="000003D3"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building up a series of common responses across all study groups. what will we be able to say about this in the Discussion?</w:t>
      </w:r>
    </w:p>
  </w:comment>
  <w:comment w:id="18" w:author="Jason Stockwell" w:date="2020-12-04T16:13:00Z" w:initials="">
    <w:p w14:paraId="000003C3"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major point is to figure out how to frame, where we don't really have a strong cross-latitude within species design. Figuring out the framework (single study groups with same design, how do each respond, and what are commonalities/contrasts; or focus on cisco vs cisco in different lakes, and whitefish vs vendace in same lakes) should help shape how you design the discussion. Suggest you go through and write one sentence for each paragraph that captures the main point, and see if those are the points you want/need and if their organization (order) is logical.</w:t>
      </w:r>
    </w:p>
  </w:comment>
  <w:comment w:id="19" w:author="Emilien Lasne" w:date="2020-12-04T16:34:00Z" w:initials="">
    <w:p w14:paraId="000003C4"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always suggest the same! It really helps building a discussion (and also works for the intro)</w:t>
      </w:r>
    </w:p>
  </w:comment>
  <w:comment w:id="20" w:author="Taylor Stewart" w:date="2020-12-09T13:40:00Z" w:initials="">
    <w:p w14:paraId="000003BA"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similar and contrasting responses to temperature</w:t>
      </w:r>
    </w:p>
    <w:p w14:paraId="000003BB"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different levels between conspecifics and congeners</w:t>
      </w:r>
    </w:p>
    <w:p w14:paraId="000003BC"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contrasting parental responses</w:t>
      </w:r>
    </w:p>
  </w:comment>
  <w:comment w:id="21" w:author="Jason Stockwell" w:date="2020-12-04T15:15:00Z" w:initials="">
    <w:p w14:paraId="000003B0"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worthwhile to frame what had larger impact on ES, LAH, ADD, </w:t>
      </w:r>
      <w:proofErr w:type="spellStart"/>
      <w:r>
        <w:rPr>
          <w:rFonts w:ascii="Arial" w:eastAsia="Arial" w:hAnsi="Arial" w:cs="Arial"/>
          <w:color w:val="000000"/>
          <w:sz w:val="22"/>
          <w:szCs w:val="22"/>
        </w:rPr>
        <w:t>etc</w:t>
      </w:r>
      <w:proofErr w:type="spellEnd"/>
      <w:r>
        <w:rPr>
          <w:rFonts w:ascii="Arial" w:eastAsia="Arial" w:hAnsi="Arial" w:cs="Arial"/>
          <w:color w:val="000000"/>
          <w:sz w:val="22"/>
          <w:szCs w:val="22"/>
        </w:rPr>
        <w:t xml:space="preserve"> in terms of species (groups) or temperature? in big picture, do we need to worry about temperature increases as more detrimental to coregonine conservation or should we be more worried about ensuring diversity in coregonines? is there more variability due to temperature change or to species/study groups?</w:t>
      </w:r>
    </w:p>
  </w:comment>
  <w:comment w:id="22" w:author="Jason Stockwell" w:date="2020-12-04T15:15:00Z" w:initials="">
    <w:p w14:paraId="000003B1"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worthwhile to frame what had larger impact on ES, LAH, ADD, </w:t>
      </w:r>
      <w:proofErr w:type="spellStart"/>
      <w:r>
        <w:rPr>
          <w:rFonts w:ascii="Arial" w:eastAsia="Arial" w:hAnsi="Arial" w:cs="Arial"/>
          <w:color w:val="000000"/>
          <w:sz w:val="22"/>
          <w:szCs w:val="22"/>
        </w:rPr>
        <w:t>etc</w:t>
      </w:r>
      <w:proofErr w:type="spellEnd"/>
      <w:r>
        <w:rPr>
          <w:rFonts w:ascii="Arial" w:eastAsia="Arial" w:hAnsi="Arial" w:cs="Arial"/>
          <w:color w:val="000000"/>
          <w:sz w:val="22"/>
          <w:szCs w:val="22"/>
        </w:rPr>
        <w:t xml:space="preserve"> in terms of species (groups) or temperature? in big picture, do we need to worry about temperature increases as more detrimental to coregonine conservation or should we be more worried about ensuring diversity in coregonines? is there more variability due to temperature change or to species/study groups?</w:t>
      </w:r>
    </w:p>
  </w:comment>
  <w:comment w:id="23" w:author="Taylor Stewart" w:date="2020-12-04T18:16:00Z" w:initials="">
    <w:p w14:paraId="000003CC"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think this to likely be a subset of the population spawning later (two spawning peaks), rather than a complete shift. Open to discussing this more.</w:t>
      </w:r>
    </w:p>
  </w:comment>
  <w:comment w:id="24" w:author="Juha Karjalainen" w:date="2020-11-23T17:14:00Z" w:initials="">
    <w:p w14:paraId="000003D1"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These differences come directly from the difference in the egg size. it is not affected by the incubation temperature</w:t>
      </w:r>
    </w:p>
  </w:comment>
  <w:comment w:id="25" w:author="Jason Stockwell" w:date="2020-12-04T15:44:00Z" w:initials="">
    <w:p w14:paraId="000003D2"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gets back to what explains more of the variation - the species (study groups) or temperature? look at figures 3 and 4 - is variability among study groups at similar temperatures greater or less than variability among temperatures within each study group?</w:t>
      </w:r>
    </w:p>
  </w:comment>
  <w:comment w:id="27" w:author="Taylor Stewart" w:date="2020-12-10T13:25:00Z" w:initials="">
    <w:p w14:paraId="000003CA"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Or is this because they both had longer incubations and more time to develop.</w:t>
      </w:r>
    </w:p>
  </w:comment>
  <w:comment w:id="26" w:author="Taylor Stewart" w:date="2020-12-10T13:24:00Z" w:initials="">
    <w:p w14:paraId="000003CB"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like this path, but it gets a little messy. There are a lot of moving pieces (egg size, incubation period, temperature, metabolic demand) and makes for complicated results to think through.</w:t>
      </w:r>
    </w:p>
  </w:comment>
  <w:comment w:id="28" w:author="Taylor Stewart" w:date="2020-11-04T19:37:00Z" w:initials="">
    <w:p w14:paraId="000003B3"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not reviewed any of these. Directly imported from Mendeley. Ignore format for now.</w:t>
      </w:r>
    </w:p>
  </w:comment>
  <w:comment w:id="29" w:author="Taylor Stewart" w:date="2020-12-08T18:51:00Z" w:initials="">
    <w:p w14:paraId="000003D0" w14:textId="77777777" w:rsidR="00F571E0" w:rsidRDefault="00F571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Tables are too large to look nice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3AB" w15:done="0"/>
  <w15:commentEx w15:paraId="000003B2" w15:done="0"/>
  <w15:commentEx w15:paraId="000003C5" w15:done="0"/>
  <w15:commentEx w15:paraId="000003AE" w15:done="0"/>
  <w15:commentEx w15:paraId="000003AF" w15:paraIdParent="000003AE" w15:done="0"/>
  <w15:commentEx w15:paraId="000003C1" w15:done="0"/>
  <w15:commentEx w15:paraId="000003C9" w15:done="0"/>
  <w15:commentEx w15:paraId="000003C6" w15:done="0"/>
  <w15:commentEx w15:paraId="000003B4" w15:done="0"/>
  <w15:commentEx w15:paraId="000003B9" w15:paraIdParent="000003B4" w15:done="0"/>
  <w15:commentEx w15:paraId="000003CD" w15:done="0"/>
  <w15:commentEx w15:paraId="000003CE" w15:paraIdParent="000003CD" w15:done="0"/>
  <w15:commentEx w15:paraId="000003CF" w15:paraIdParent="000003CD" w15:done="0"/>
  <w15:commentEx w15:paraId="000003C0" w15:done="0"/>
  <w15:commentEx w15:paraId="000003C2" w15:done="0"/>
  <w15:commentEx w15:paraId="000003BD" w15:done="0"/>
  <w15:commentEx w15:paraId="000003D3" w15:done="0"/>
  <w15:commentEx w15:paraId="000003C3" w15:done="0"/>
  <w15:commentEx w15:paraId="000003C4" w15:paraIdParent="000003C3" w15:done="0"/>
  <w15:commentEx w15:paraId="000003BC" w15:done="0"/>
  <w15:commentEx w15:paraId="000003B0" w15:done="0"/>
  <w15:commentEx w15:paraId="000003B1" w15:done="0"/>
  <w15:commentEx w15:paraId="000003CC" w15:done="0"/>
  <w15:commentEx w15:paraId="000003D1" w15:done="0"/>
  <w15:commentEx w15:paraId="000003D2" w15:paraIdParent="000003D1" w15:done="0"/>
  <w15:commentEx w15:paraId="000003CA" w15:done="0"/>
  <w15:commentEx w15:paraId="000003CB" w15:done="0"/>
  <w15:commentEx w15:paraId="000003B3" w15:done="0"/>
  <w15:commentEx w15:paraId="000003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3AB" w16cid:durableId="237C6109"/>
  <w16cid:commentId w16cid:paraId="000003B2" w16cid:durableId="237C6108"/>
  <w16cid:commentId w16cid:paraId="000003C5" w16cid:durableId="237C6107"/>
  <w16cid:commentId w16cid:paraId="000003AE" w16cid:durableId="237C6106"/>
  <w16cid:commentId w16cid:paraId="000003AF" w16cid:durableId="237C6105"/>
  <w16cid:commentId w16cid:paraId="000003C1" w16cid:durableId="237C6104"/>
  <w16cid:commentId w16cid:paraId="000003C9" w16cid:durableId="237C6103"/>
  <w16cid:commentId w16cid:paraId="000003C6" w16cid:durableId="237C6102"/>
  <w16cid:commentId w16cid:paraId="000003B4" w16cid:durableId="237C6101"/>
  <w16cid:commentId w16cid:paraId="000003B9" w16cid:durableId="237C6100"/>
  <w16cid:commentId w16cid:paraId="000003CD" w16cid:durableId="237C60FF"/>
  <w16cid:commentId w16cid:paraId="000003CE" w16cid:durableId="237C60FE"/>
  <w16cid:commentId w16cid:paraId="000003CF" w16cid:durableId="237C60FD"/>
  <w16cid:commentId w16cid:paraId="000003C0" w16cid:durableId="237C60FC"/>
  <w16cid:commentId w16cid:paraId="000003C2" w16cid:durableId="237C60FB"/>
  <w16cid:commentId w16cid:paraId="000003BD" w16cid:durableId="237C60FA"/>
  <w16cid:commentId w16cid:paraId="000003D3" w16cid:durableId="237C60F9"/>
  <w16cid:commentId w16cid:paraId="000003C3" w16cid:durableId="237C60F8"/>
  <w16cid:commentId w16cid:paraId="000003C4" w16cid:durableId="237C60F7"/>
  <w16cid:commentId w16cid:paraId="000003BC" w16cid:durableId="237C60F6"/>
  <w16cid:commentId w16cid:paraId="000003B0" w16cid:durableId="237C60F5"/>
  <w16cid:commentId w16cid:paraId="000003B1" w16cid:durableId="237C60F4"/>
  <w16cid:commentId w16cid:paraId="000003CC" w16cid:durableId="237C60F3"/>
  <w16cid:commentId w16cid:paraId="000003D1" w16cid:durableId="237C60F2"/>
  <w16cid:commentId w16cid:paraId="000003D2" w16cid:durableId="237C60F1"/>
  <w16cid:commentId w16cid:paraId="000003CA" w16cid:durableId="237C60F0"/>
  <w16cid:commentId w16cid:paraId="000003CB" w16cid:durableId="237C60EF"/>
  <w16cid:commentId w16cid:paraId="000003B3" w16cid:durableId="237C60EE"/>
  <w16cid:commentId w16cid:paraId="000003D0" w16cid:durableId="237C60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825FD" w14:textId="77777777" w:rsidR="006D73EF" w:rsidRDefault="006D73EF">
      <w:r>
        <w:separator/>
      </w:r>
    </w:p>
  </w:endnote>
  <w:endnote w:type="continuationSeparator" w:id="0">
    <w:p w14:paraId="210CA6E1" w14:textId="77777777" w:rsidR="006D73EF" w:rsidRDefault="006D7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A9" w14:textId="77777777" w:rsidR="00F571E0" w:rsidRDefault="00F571E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3AA" w14:textId="77777777" w:rsidR="00F571E0" w:rsidRDefault="00F571E0">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A7" w14:textId="1414508C" w:rsidR="00F571E0" w:rsidRDefault="00F571E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3A8" w14:textId="77777777" w:rsidR="00F571E0" w:rsidRDefault="00F571E0">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C24B7" w14:textId="77777777" w:rsidR="006D73EF" w:rsidRDefault="006D73EF">
      <w:r>
        <w:separator/>
      </w:r>
    </w:p>
  </w:footnote>
  <w:footnote w:type="continuationSeparator" w:id="0">
    <w:p w14:paraId="62A9161C" w14:textId="77777777" w:rsidR="006D73EF" w:rsidRDefault="006D73EF">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29F"/>
    <w:rsid w:val="000E1216"/>
    <w:rsid w:val="001758B4"/>
    <w:rsid w:val="001D1C42"/>
    <w:rsid w:val="006D73EF"/>
    <w:rsid w:val="0080229F"/>
    <w:rsid w:val="00D077C7"/>
    <w:rsid w:val="00D602E6"/>
    <w:rsid w:val="00D64832"/>
    <w:rsid w:val="00DF56E4"/>
    <w:rsid w:val="00E6623C"/>
    <w:rsid w:val="00F57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CABF5"/>
  <w15:docId w15:val="{570888BB-E8BD-B34F-B326-042DE502D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 w:type="table" w:customStyle="1" w:styleId="af8">
    <w:basedOn w:val="TableNormal"/>
    <w:rPr>
      <w:rFonts w:ascii="Times New Roman" w:eastAsia="Times New Roman" w:hAnsi="Times New Roman" w:cs="Times New Roman"/>
      <w:sz w:val="20"/>
      <w:szCs w:val="20"/>
    </w:rPr>
    <w:tblPr>
      <w:tblStyleRowBandSize w:val="1"/>
      <w:tblStyleColBandSize w:val="1"/>
    </w:tblPr>
  </w:style>
  <w:style w:type="table" w:customStyle="1" w:styleId="af9">
    <w:basedOn w:val="TableNormal"/>
    <w:rPr>
      <w:rFonts w:ascii="Times New Roman" w:eastAsia="Times New Roman" w:hAnsi="Times New Roman" w:cs="Times New Roman"/>
      <w:sz w:val="20"/>
      <w:szCs w:val="20"/>
    </w:rPr>
    <w:tblPr>
      <w:tblStyleRowBandSize w:val="1"/>
      <w:tblStyleColBandSize w:val="1"/>
    </w:tblPr>
  </w:style>
  <w:style w:type="table" w:customStyle="1" w:styleId="afa">
    <w:basedOn w:val="TableNormal"/>
    <w:rPr>
      <w:rFonts w:ascii="Times New Roman" w:eastAsia="Times New Roman" w:hAnsi="Times New Roman" w:cs="Times New Roman"/>
      <w:sz w:val="20"/>
      <w:szCs w:val="20"/>
    </w:rPr>
    <w:tblPr>
      <w:tblStyleRowBandSize w:val="1"/>
      <w:tblStyleColBandSize w:val="1"/>
    </w:tblPr>
  </w:style>
  <w:style w:type="table" w:customStyle="1" w:styleId="afb">
    <w:basedOn w:val="TableNormal"/>
    <w:rPr>
      <w:rFonts w:ascii="Times New Roman" w:eastAsia="Times New Roman" w:hAnsi="Times New Roman" w:cs="Times New Roman"/>
      <w:sz w:val="20"/>
      <w:szCs w:val="20"/>
    </w:rPr>
    <w:tblPr>
      <w:tblStyleRowBandSize w:val="1"/>
      <w:tblStyleColBandSize w:val="1"/>
    </w:tblPr>
  </w:style>
  <w:style w:type="table" w:customStyle="1" w:styleId="afc">
    <w:basedOn w:val="TableNormal"/>
    <w:rPr>
      <w:rFonts w:ascii="Times New Roman" w:eastAsia="Times New Roman" w:hAnsi="Times New Roman" w:cs="Times New Roman"/>
      <w:sz w:val="20"/>
      <w:szCs w:val="20"/>
    </w:rPr>
    <w:tblPr>
      <w:tblStyleRowBandSize w:val="1"/>
      <w:tblStyleColBandSize w:val="1"/>
    </w:tblPr>
  </w:style>
  <w:style w:type="table" w:customStyle="1" w:styleId="afd">
    <w:basedOn w:val="TableNormal"/>
    <w:rPr>
      <w:rFonts w:ascii="Times New Roman" w:eastAsia="Times New Roman" w:hAnsi="Times New Roman" w:cs="Times New Roman"/>
      <w:sz w:val="20"/>
      <w:szCs w:val="20"/>
    </w:rPr>
    <w:tblPr>
      <w:tblStyleRowBandSize w:val="1"/>
      <w:tblStyleColBandSize w:val="1"/>
    </w:tblPr>
  </w:style>
  <w:style w:type="table" w:customStyle="1" w:styleId="afe">
    <w:basedOn w:val="TableNormal"/>
    <w:rPr>
      <w:rFonts w:ascii="Times New Roman" w:eastAsia="Times New Roman" w:hAnsi="Times New Roman" w:cs="Times New Roman"/>
      <w:sz w:val="20"/>
      <w:szCs w:val="20"/>
    </w:rPr>
    <w:tblPr>
      <w:tblStyleRowBandSize w:val="1"/>
      <w:tblStyleColBandSize w:val="1"/>
    </w:tblPr>
  </w:style>
  <w:style w:type="table" w:customStyle="1" w:styleId="aff">
    <w:basedOn w:val="TableNormal"/>
    <w:rPr>
      <w:rFonts w:ascii="Times New Roman" w:eastAsia="Times New Roman" w:hAnsi="Times New Roman" w:cs="Times New Roman"/>
      <w:sz w:val="20"/>
      <w:szCs w:val="20"/>
    </w:rPr>
    <w:tblPr>
      <w:tblStyleRowBandSize w:val="1"/>
      <w:tblStyleColBandSize w:val="1"/>
    </w:tblPr>
  </w:style>
  <w:style w:type="table" w:customStyle="1" w:styleId="aff0">
    <w:basedOn w:val="TableNormal"/>
    <w:rPr>
      <w:rFonts w:ascii="Times New Roman" w:eastAsia="Times New Roman" w:hAnsi="Times New Roman" w:cs="Times New Roman"/>
      <w:sz w:val="20"/>
      <w:szCs w:val="20"/>
    </w:rPr>
    <w:tblPr>
      <w:tblStyleRowBandSize w:val="1"/>
      <w:tblStyleColBandSize w:val="1"/>
    </w:tblPr>
  </w:style>
  <w:style w:type="table" w:customStyle="1" w:styleId="aff1">
    <w:basedOn w:val="TableNormal"/>
    <w:rPr>
      <w:rFonts w:ascii="Times New Roman" w:eastAsia="Times New Roman" w:hAnsi="Times New Roman" w:cs="Times New Roman"/>
      <w:sz w:val="20"/>
      <w:szCs w:val="20"/>
    </w:rPr>
    <w:tblPr>
      <w:tblStyleRowBandSize w:val="1"/>
      <w:tblStyleColBandSize w:val="1"/>
    </w:tblPr>
  </w:style>
  <w:style w:type="table" w:customStyle="1" w:styleId="aff2">
    <w:basedOn w:val="TableNormal"/>
    <w:rPr>
      <w:rFonts w:ascii="Times New Roman" w:eastAsia="Times New Roman" w:hAnsi="Times New Roman" w:cs="Times New Roman"/>
      <w:sz w:val="20"/>
      <w:szCs w:val="20"/>
    </w:rPr>
    <w:tblPr>
      <w:tblStyleRowBandSize w:val="1"/>
      <w:tblStyleColBandSize w:val="1"/>
    </w:tblPr>
  </w:style>
  <w:style w:type="table" w:customStyle="1" w:styleId="aff3">
    <w:basedOn w:val="TableNormal"/>
    <w:rPr>
      <w:rFonts w:ascii="Times New Roman" w:eastAsia="Times New Roman" w:hAnsi="Times New Roman" w:cs="Times New Roman"/>
      <w:sz w:val="20"/>
      <w:szCs w:val="20"/>
    </w:rPr>
    <w:tblPr>
      <w:tblStyleRowBandSize w:val="1"/>
      <w:tblStyleColBandSize w:val="1"/>
    </w:tblPr>
  </w:style>
  <w:style w:type="character" w:styleId="LineNumber">
    <w:name w:val="line number"/>
    <w:basedOn w:val="DefaultParagraphFont"/>
    <w:uiPriority w:val="99"/>
    <w:semiHidden/>
    <w:unhideWhenUsed/>
    <w:rsid w:val="007A3013"/>
  </w:style>
  <w:style w:type="table" w:customStyle="1" w:styleId="aff4">
    <w:basedOn w:val="TableNormal"/>
    <w:rPr>
      <w:rFonts w:ascii="Times New Roman" w:eastAsia="Times New Roman" w:hAnsi="Times New Roman" w:cs="Times New Roman"/>
      <w:sz w:val="20"/>
      <w:szCs w:val="20"/>
    </w:rPr>
    <w:tblPr>
      <w:tblStyleRowBandSize w:val="1"/>
      <w:tblStyleColBandSize w:val="1"/>
    </w:tblPr>
  </w:style>
  <w:style w:type="table" w:customStyle="1" w:styleId="aff5">
    <w:basedOn w:val="TableNormal"/>
    <w:rPr>
      <w:rFonts w:ascii="Times New Roman" w:eastAsia="Times New Roman" w:hAnsi="Times New Roman" w:cs="Times New Roman"/>
      <w:sz w:val="20"/>
      <w:szCs w:val="20"/>
    </w:rPr>
    <w:tblPr>
      <w:tblStyleRowBandSize w:val="1"/>
      <w:tblStyleColBandSize w:val="1"/>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rPr>
      <w:rFonts w:ascii="Times New Roman" w:eastAsia="Times New Roman" w:hAnsi="Times New Roman" w:cs="Times New Roman"/>
      <w:sz w:val="20"/>
      <w:szCs w:val="20"/>
    </w:rPr>
    <w:tblPr>
      <w:tblStyleRowBandSize w:val="1"/>
      <w:tblStyleColBandSize w:val="1"/>
    </w:tblPr>
  </w:style>
  <w:style w:type="table" w:customStyle="1" w:styleId="aff8">
    <w:basedOn w:val="TableNormal"/>
    <w:rPr>
      <w:rFonts w:ascii="Times New Roman" w:eastAsia="Times New Roman" w:hAnsi="Times New Roman" w:cs="Times New Roman"/>
      <w:sz w:val="20"/>
      <w:szCs w:val="20"/>
    </w:rPr>
    <w:tblPr>
      <w:tblStyleRowBandSize w:val="1"/>
      <w:tblStyleColBandSize w:val="1"/>
    </w:tblPr>
  </w:style>
  <w:style w:type="table" w:customStyle="1" w:styleId="a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rive.google.com/file/d/1cfyAJjCw9IuF6fyL7nvYYmefiCJE8ioF/view?usp=sharin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drive.google.com/file/d/1EkgOcGoUUie4hpVH0SSJqvaVbEykUqhU/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sfgEcV6Q9tVqH9e3WKF3t2ByGkQ==">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</go:docsCustomData>
</go:gDocsCustomXmlDataStorage>
</file>

<file path=customXml/itemProps1.xml><?xml version="1.0" encoding="utf-8"?>
<ds:datastoreItem xmlns:ds="http://schemas.openxmlformats.org/officeDocument/2006/customXml" ds:itemID="{2CBEE1F7-27A6-2541-A133-0EA25E9C7FE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35</Pages>
  <Words>55100</Words>
  <Characters>314075</Characters>
  <Application>Microsoft Office Word</Application>
  <DocSecurity>0</DocSecurity>
  <Lines>2617</Lines>
  <Paragraphs>736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7</cp:revision>
  <dcterms:created xsi:type="dcterms:W3CDTF">2020-09-17T13:44:00Z</dcterms:created>
  <dcterms:modified xsi:type="dcterms:W3CDTF">2020-12-10T14:58:00Z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